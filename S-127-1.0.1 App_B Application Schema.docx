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95BE7" w14:textId="77777777" w:rsidR="00A42A00" w:rsidRPr="00A42A00" w:rsidRDefault="00A42A00" w:rsidP="00A42A00">
      <w:pPr>
        <w:suppressAutoHyphens/>
        <w:jc w:val="center"/>
        <w:rPr>
          <w:rFonts w:eastAsia="Times New Roman"/>
          <w:b/>
          <w:bCs/>
          <w:smallCaps/>
          <w:color w:val="000000"/>
          <w:spacing w:val="5"/>
          <w:lang w:eastAsia="ar-SA"/>
        </w:rPr>
      </w:pPr>
      <w:r w:rsidRPr="00A42A00">
        <w:rPr>
          <w:rFonts w:eastAsia="Times New Roman"/>
          <w:b/>
          <w:bCs/>
          <w:smallCaps/>
          <w:color w:val="000000"/>
          <w:spacing w:val="5"/>
          <w:lang w:eastAsia="ar-SA"/>
        </w:rPr>
        <w:t>INTERNATIONAL HYDROGRAPHIC ORGANIZATION</w:t>
      </w:r>
    </w:p>
    <w:p w14:paraId="0CB78051" w14:textId="77777777" w:rsidR="00A42A00" w:rsidRPr="00A42A00" w:rsidRDefault="00A42A00" w:rsidP="00A42A00">
      <w:pPr>
        <w:suppressAutoHyphens/>
        <w:jc w:val="center"/>
        <w:rPr>
          <w:rFonts w:eastAsia="Times New Roman"/>
          <w:color w:val="000000"/>
          <w:lang w:eastAsia="ar-SA"/>
        </w:rPr>
      </w:pPr>
    </w:p>
    <w:p w14:paraId="76C25D44" w14:textId="77777777" w:rsidR="00A42A00" w:rsidRPr="00A42A00" w:rsidRDefault="00A42A00" w:rsidP="00A42A00">
      <w:pPr>
        <w:suppressAutoHyphens/>
        <w:jc w:val="center"/>
        <w:rPr>
          <w:rFonts w:eastAsia="Times New Roman"/>
          <w:color w:val="000000"/>
          <w:lang w:eastAsia="ar-SA"/>
        </w:rPr>
      </w:pPr>
    </w:p>
    <w:p w14:paraId="1981029A" w14:textId="77777777" w:rsidR="00A42A00" w:rsidRPr="00A42A00" w:rsidRDefault="00A42A00" w:rsidP="00A42A00">
      <w:pPr>
        <w:suppressAutoHyphens/>
        <w:jc w:val="center"/>
        <w:rPr>
          <w:rFonts w:eastAsia="Times New Roman"/>
          <w:color w:val="000000"/>
          <w:lang w:eastAsia="ar-SA"/>
        </w:rPr>
      </w:pPr>
      <w:r w:rsidRPr="00A42A00">
        <w:rPr>
          <w:rFonts w:eastAsia="Times New Roman"/>
          <w:noProof/>
          <w:color w:val="000000"/>
        </w:rPr>
        <w:drawing>
          <wp:inline distT="0" distB="0" distL="0" distR="0" wp14:anchorId="00B2EE76" wp14:editId="6B72D2A5">
            <wp:extent cx="1684536" cy="2278380"/>
            <wp:effectExtent l="0" t="0" r="0" b="7620"/>
            <wp:docPr id="5" name="Bild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1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84536" cy="2278380"/>
                    </a:xfrm>
                    <a:prstGeom prst="rect">
                      <a:avLst/>
                    </a:prstGeom>
                    <a:noFill/>
                    <a:ln>
                      <a:noFill/>
                    </a:ln>
                  </pic:spPr>
                </pic:pic>
              </a:graphicData>
            </a:graphic>
          </wp:inline>
        </w:drawing>
      </w:r>
    </w:p>
    <w:p w14:paraId="054D7C08" w14:textId="77777777" w:rsidR="00A42A00" w:rsidRPr="00A42A00" w:rsidRDefault="00A42A00" w:rsidP="00A42A00">
      <w:pPr>
        <w:suppressAutoHyphens/>
        <w:jc w:val="center"/>
        <w:rPr>
          <w:rFonts w:eastAsia="Times New Roman"/>
          <w:color w:val="000000"/>
          <w:lang w:eastAsia="ar-SA"/>
        </w:rPr>
      </w:pPr>
    </w:p>
    <w:p w14:paraId="089BE739" w14:textId="77777777" w:rsidR="00A42A00" w:rsidRPr="00A42A00" w:rsidRDefault="00A42A00" w:rsidP="00A42A00">
      <w:pPr>
        <w:suppressAutoHyphens/>
        <w:jc w:val="center"/>
        <w:rPr>
          <w:rFonts w:eastAsia="Times New Roman"/>
          <w:color w:val="000000"/>
          <w:lang w:eastAsia="ar-SA"/>
        </w:rPr>
      </w:pPr>
    </w:p>
    <w:p w14:paraId="60021E8B" w14:textId="77777777" w:rsidR="00A42A00" w:rsidRPr="00A42A00" w:rsidRDefault="00A42A00" w:rsidP="00A42A00">
      <w:pPr>
        <w:suppressAutoHyphens/>
        <w:jc w:val="center"/>
        <w:rPr>
          <w:rFonts w:eastAsia="Times New Roman"/>
          <w:b/>
          <w:bCs/>
          <w:smallCaps/>
          <w:color w:val="000000"/>
          <w:spacing w:val="5"/>
          <w:lang w:eastAsia="ar-SA"/>
        </w:rPr>
      </w:pPr>
      <w:r w:rsidRPr="00A42A00">
        <w:rPr>
          <w:rFonts w:eastAsia="Times New Roman"/>
          <w:b/>
          <w:bCs/>
          <w:smallCaps/>
          <w:color w:val="000000"/>
          <w:spacing w:val="5"/>
          <w:lang w:eastAsia="ar-SA"/>
        </w:rPr>
        <w:t>IHO UNIVERSAL HYDROGRAPHIC DATA MODEL</w:t>
      </w:r>
    </w:p>
    <w:p w14:paraId="4C5A941C" w14:textId="77777777" w:rsidR="00A42A00" w:rsidRPr="00A42A00" w:rsidRDefault="00A42A00" w:rsidP="00A42A00">
      <w:pPr>
        <w:suppressAutoHyphens/>
        <w:jc w:val="center"/>
        <w:rPr>
          <w:rFonts w:eastAsia="Times New Roman"/>
          <w:color w:val="000000"/>
          <w:lang w:eastAsia="ar-SA"/>
        </w:rPr>
      </w:pPr>
    </w:p>
    <w:p w14:paraId="49F0D94D" w14:textId="77777777" w:rsidR="00A42A00" w:rsidRPr="00A42A00" w:rsidRDefault="00A42A00" w:rsidP="00A42A00">
      <w:pPr>
        <w:suppressAutoHyphens/>
        <w:rPr>
          <w:rFonts w:eastAsia="Times New Roman"/>
          <w:color w:val="000000"/>
          <w:lang w:eastAsia="ar-SA"/>
        </w:rPr>
      </w:pPr>
    </w:p>
    <w:p w14:paraId="37CD44BA" w14:textId="77777777" w:rsidR="00A42A00" w:rsidRPr="00A42A00" w:rsidRDefault="00A42A00" w:rsidP="00A42A00">
      <w:pPr>
        <w:suppressAutoHyphens/>
        <w:jc w:val="center"/>
        <w:rPr>
          <w:rFonts w:eastAsia="Times New Roman"/>
          <w:color w:val="000000"/>
          <w:lang w:eastAsia="ar-SA"/>
        </w:rPr>
      </w:pPr>
    </w:p>
    <w:p w14:paraId="58D260AC" w14:textId="77777777" w:rsidR="00A42A00" w:rsidRPr="00A42A00" w:rsidRDefault="00A42A00" w:rsidP="00A42A00">
      <w:pPr>
        <w:suppressAutoHyphens/>
        <w:jc w:val="center"/>
        <w:rPr>
          <w:rFonts w:eastAsia="Times New Roman"/>
          <w:color w:val="000000"/>
          <w:lang w:eastAsia="ar-SA"/>
        </w:rPr>
      </w:pPr>
    </w:p>
    <w:p w14:paraId="19D37CCE" w14:textId="77777777" w:rsidR="00A42A00" w:rsidRPr="00A42A00" w:rsidRDefault="00A42A00" w:rsidP="00A42A00">
      <w:pPr>
        <w:suppressAutoHyphens/>
        <w:jc w:val="center"/>
        <w:rPr>
          <w:rFonts w:eastAsia="Times New Roman"/>
          <w:b/>
          <w:bCs/>
          <w:color w:val="000000"/>
          <w:lang w:eastAsia="ar-SA"/>
        </w:rPr>
      </w:pPr>
      <w:r w:rsidRPr="00A42A00">
        <w:rPr>
          <w:rFonts w:eastAsia="Times New Roman"/>
          <w:b/>
          <w:bCs/>
          <w:color w:val="000000"/>
          <w:lang w:eastAsia="ar-SA"/>
        </w:rPr>
        <w:t>Special Publication No. 127</w:t>
      </w:r>
    </w:p>
    <w:p w14:paraId="6167A7E7" w14:textId="77777777" w:rsidR="00A42A00" w:rsidRPr="00A42A00" w:rsidRDefault="00A42A00" w:rsidP="00A42A00">
      <w:pPr>
        <w:suppressAutoHyphens/>
        <w:jc w:val="center"/>
        <w:rPr>
          <w:rFonts w:eastAsia="Times New Roman"/>
          <w:b/>
          <w:bCs/>
          <w:color w:val="000000"/>
          <w:lang w:eastAsia="ar-SA"/>
        </w:rPr>
      </w:pPr>
      <w:r w:rsidRPr="00A42A00">
        <w:rPr>
          <w:rFonts w:eastAsia="Times New Roman"/>
          <w:b/>
          <w:bCs/>
          <w:color w:val="000000"/>
          <w:lang w:eastAsia="ar-SA"/>
        </w:rPr>
        <w:t>Marine Traffic Management Product Specification</w:t>
      </w:r>
    </w:p>
    <w:p w14:paraId="60A1242E" w14:textId="77777777" w:rsidR="00A42A00" w:rsidRPr="00A42A00" w:rsidRDefault="00A42A00" w:rsidP="00A42A00">
      <w:pPr>
        <w:suppressAutoHyphens/>
        <w:jc w:val="center"/>
        <w:rPr>
          <w:rFonts w:eastAsia="Times New Roman"/>
          <w:b/>
          <w:bCs/>
          <w:color w:val="000000"/>
          <w:lang w:eastAsia="ar-SA"/>
        </w:rPr>
      </w:pPr>
      <w:r w:rsidRPr="00A42A00">
        <w:rPr>
          <w:rFonts w:eastAsia="Times New Roman"/>
          <w:b/>
          <w:bCs/>
          <w:color w:val="000000"/>
          <w:lang w:eastAsia="ar-SA"/>
        </w:rPr>
        <w:t>Version 1.0.</w:t>
      </w:r>
      <w:del w:id="0" w:author="Raphael Malyankar" w:date="2019-11-18T18:50:00Z">
        <w:r w:rsidRPr="00A42A00" w:rsidDel="0086721A">
          <w:rPr>
            <w:rFonts w:eastAsia="Times New Roman"/>
            <w:b/>
            <w:bCs/>
            <w:color w:val="000000"/>
            <w:lang w:eastAsia="ar-SA"/>
          </w:rPr>
          <w:delText>0</w:delText>
        </w:r>
      </w:del>
      <w:ins w:id="1" w:author="Raphael Malyankar" w:date="2019-11-18T18:50:00Z">
        <w:r w:rsidR="0086721A">
          <w:rPr>
            <w:rFonts w:eastAsia="Times New Roman"/>
            <w:b/>
            <w:bCs/>
            <w:color w:val="000000"/>
            <w:lang w:eastAsia="ar-SA"/>
          </w:rPr>
          <w:t>1</w:t>
        </w:r>
      </w:ins>
    </w:p>
    <w:p w14:paraId="20F5DBB2" w14:textId="77777777" w:rsidR="00A42A00" w:rsidRPr="00A42A00" w:rsidRDefault="00A42A00" w:rsidP="00A42A00">
      <w:pPr>
        <w:suppressAutoHyphens/>
        <w:jc w:val="center"/>
        <w:rPr>
          <w:rFonts w:eastAsia="Times New Roman"/>
          <w:b/>
          <w:bCs/>
          <w:color w:val="000000"/>
          <w:lang w:eastAsia="ar-SA"/>
        </w:rPr>
      </w:pPr>
    </w:p>
    <w:p w14:paraId="12F9ED1F" w14:textId="77777777" w:rsidR="00A42A00" w:rsidRPr="00A42A00" w:rsidRDefault="00A42A00" w:rsidP="00A42A00">
      <w:pPr>
        <w:suppressAutoHyphens/>
        <w:jc w:val="center"/>
        <w:rPr>
          <w:rFonts w:eastAsia="Times New Roman"/>
          <w:color w:val="000000"/>
          <w:lang w:eastAsia="ar-SA"/>
        </w:rPr>
      </w:pPr>
    </w:p>
    <w:p w14:paraId="190A6D3F" w14:textId="77777777" w:rsidR="00A42A00" w:rsidRPr="00A42A00" w:rsidRDefault="00A42A00" w:rsidP="00A42A00">
      <w:pPr>
        <w:suppressAutoHyphens/>
        <w:jc w:val="center"/>
        <w:rPr>
          <w:rFonts w:eastAsia="Times New Roman"/>
          <w:color w:val="000000"/>
          <w:lang w:eastAsia="ar-SA"/>
        </w:rPr>
      </w:pPr>
    </w:p>
    <w:p w14:paraId="400DB918" w14:textId="77777777" w:rsidR="00A42A00" w:rsidRPr="00A42A00" w:rsidRDefault="00A42A00" w:rsidP="00A42A00">
      <w:pPr>
        <w:suppressAutoHyphens/>
        <w:jc w:val="center"/>
        <w:rPr>
          <w:rFonts w:eastAsia="Times New Roman"/>
          <w:b/>
          <w:bCs/>
          <w:color w:val="000000"/>
          <w:lang w:eastAsia="ar-SA"/>
        </w:rPr>
      </w:pPr>
      <w:r w:rsidRPr="00A42A00">
        <w:rPr>
          <w:rFonts w:eastAsia="Times New Roman"/>
          <w:b/>
          <w:bCs/>
          <w:color w:val="000000"/>
          <w:lang w:eastAsia="ar-SA"/>
        </w:rPr>
        <w:t xml:space="preserve">Appendix </w:t>
      </w:r>
      <w:r>
        <w:rPr>
          <w:rFonts w:eastAsia="Times New Roman"/>
          <w:b/>
          <w:bCs/>
          <w:color w:val="000000"/>
          <w:lang w:eastAsia="ar-SA"/>
        </w:rPr>
        <w:t>B</w:t>
      </w:r>
    </w:p>
    <w:p w14:paraId="698291D4" w14:textId="77777777" w:rsidR="00A42A00" w:rsidRPr="00A42A00" w:rsidRDefault="00745EBC" w:rsidP="00A42A00">
      <w:pPr>
        <w:suppressAutoHyphens/>
        <w:jc w:val="center"/>
        <w:rPr>
          <w:rFonts w:eastAsia="Times New Roman"/>
          <w:b/>
          <w:bCs/>
          <w:color w:val="000000"/>
          <w:lang w:eastAsia="ar-SA"/>
        </w:rPr>
      </w:pPr>
      <w:r>
        <w:rPr>
          <w:rFonts w:eastAsia="Times New Roman"/>
          <w:b/>
          <w:bCs/>
          <w:color w:val="000000"/>
          <w:lang w:eastAsia="ar-SA"/>
        </w:rPr>
        <w:t>Application Schema</w:t>
      </w:r>
    </w:p>
    <w:p w14:paraId="51215020" w14:textId="77777777" w:rsidR="00A42A00" w:rsidRPr="00A42A00" w:rsidRDefault="00A42A00" w:rsidP="00A42A00">
      <w:pPr>
        <w:suppressAutoHyphens/>
        <w:jc w:val="center"/>
        <w:rPr>
          <w:rFonts w:eastAsia="Times New Roman"/>
          <w:color w:val="000000"/>
          <w:lang w:eastAsia="ar-SA"/>
        </w:rPr>
      </w:pPr>
    </w:p>
    <w:p w14:paraId="060BBADD" w14:textId="77777777" w:rsidR="00A42A00" w:rsidRPr="00A42A00" w:rsidRDefault="00A42A00" w:rsidP="00A42A00">
      <w:pPr>
        <w:suppressAutoHyphens/>
        <w:jc w:val="center"/>
        <w:rPr>
          <w:rFonts w:eastAsia="Times New Roman"/>
          <w:color w:val="000000"/>
          <w:lang w:eastAsia="ar-SA"/>
        </w:rPr>
      </w:pPr>
    </w:p>
    <w:p w14:paraId="0B0C5E98" w14:textId="77777777" w:rsidR="00A42A00" w:rsidRPr="00A42A00" w:rsidRDefault="00A42A00" w:rsidP="00A42A00">
      <w:pPr>
        <w:suppressAutoHyphens/>
        <w:jc w:val="center"/>
        <w:rPr>
          <w:rFonts w:eastAsia="Times New Roman"/>
          <w:color w:val="000000"/>
          <w:lang w:eastAsia="ar-SA"/>
        </w:rPr>
      </w:pPr>
    </w:p>
    <w:p w14:paraId="7495AA6F" w14:textId="77777777" w:rsidR="00A42A00" w:rsidRPr="00A42A00" w:rsidRDefault="00A42A00" w:rsidP="00A42A00">
      <w:pPr>
        <w:suppressAutoHyphens/>
        <w:jc w:val="center"/>
        <w:rPr>
          <w:rFonts w:eastAsia="Times New Roman"/>
          <w:color w:val="000000"/>
          <w:lang w:eastAsia="ar-SA"/>
        </w:rPr>
      </w:pPr>
    </w:p>
    <w:p w14:paraId="2CB84D86" w14:textId="77777777" w:rsidR="00A42A00" w:rsidRPr="00A42A00" w:rsidRDefault="00A42A00" w:rsidP="00A42A00">
      <w:pPr>
        <w:suppressAutoHyphens/>
        <w:jc w:val="center"/>
        <w:rPr>
          <w:rFonts w:eastAsia="Times New Roman"/>
          <w:color w:val="000000"/>
          <w:lang w:eastAsia="ar-SA"/>
        </w:rPr>
      </w:pPr>
      <w:r w:rsidRPr="00A42A00">
        <w:rPr>
          <w:rFonts w:eastAsia="Times New Roman"/>
          <w:color w:val="000000"/>
          <w:lang w:eastAsia="ar-SA"/>
        </w:rPr>
        <w:t>Published by the</w:t>
      </w:r>
    </w:p>
    <w:p w14:paraId="3582E86B" w14:textId="77777777" w:rsidR="00A42A00" w:rsidRPr="00A42A00" w:rsidRDefault="00A42A00" w:rsidP="00A42A00">
      <w:pPr>
        <w:suppressAutoHyphens/>
        <w:jc w:val="center"/>
        <w:rPr>
          <w:rFonts w:eastAsia="Times New Roman"/>
          <w:color w:val="000000"/>
          <w:lang w:eastAsia="ar-SA"/>
        </w:rPr>
      </w:pPr>
      <w:r w:rsidRPr="00A42A00">
        <w:rPr>
          <w:rFonts w:eastAsia="Times New Roman"/>
          <w:color w:val="000000"/>
          <w:lang w:eastAsia="ar-SA"/>
        </w:rPr>
        <w:t>International Hydrographic Bureau</w:t>
      </w:r>
    </w:p>
    <w:p w14:paraId="7A1B296F" w14:textId="77777777" w:rsidR="00A42A00" w:rsidRPr="00A42A00" w:rsidRDefault="00A42A00" w:rsidP="00A42A00">
      <w:pPr>
        <w:suppressAutoHyphens/>
        <w:jc w:val="center"/>
        <w:rPr>
          <w:rFonts w:eastAsia="Times New Roman"/>
          <w:b/>
          <w:bCs/>
          <w:color w:val="000000"/>
          <w:lang w:eastAsia="ar-SA"/>
        </w:rPr>
      </w:pPr>
      <w:r w:rsidRPr="00A42A00">
        <w:rPr>
          <w:rFonts w:eastAsia="Times New Roman"/>
          <w:b/>
          <w:bCs/>
          <w:color w:val="000000"/>
          <w:lang w:eastAsia="ar-SA"/>
        </w:rPr>
        <w:t>MONACO</w:t>
      </w:r>
    </w:p>
    <w:p w14:paraId="7F117BFC" w14:textId="77777777" w:rsidR="00A42A00" w:rsidRPr="00A42A00" w:rsidRDefault="00A42A00" w:rsidP="00A42A00">
      <w:pPr>
        <w:suppressAutoHyphens/>
        <w:jc w:val="center"/>
        <w:rPr>
          <w:rFonts w:eastAsia="Times New Roman"/>
          <w:color w:val="000000"/>
          <w:lang w:eastAsia="ar-SA"/>
        </w:rPr>
      </w:pPr>
    </w:p>
    <w:p w14:paraId="5CCE6BB4" w14:textId="77777777" w:rsidR="00A42A00" w:rsidRPr="00A42A00" w:rsidRDefault="00A42A00" w:rsidP="00A42A00">
      <w:pPr>
        <w:suppressAutoHyphens/>
        <w:rPr>
          <w:rFonts w:eastAsia="Times New Roman"/>
          <w:color w:val="000000"/>
          <w:lang w:eastAsia="ar-SA"/>
        </w:rPr>
      </w:pPr>
    </w:p>
    <w:p w14:paraId="7606CDA7" w14:textId="77777777" w:rsidR="00A42A00" w:rsidRPr="00A42A00" w:rsidRDefault="00A42A00" w:rsidP="00A42A00">
      <w:pPr>
        <w:suppressAutoHyphens/>
        <w:rPr>
          <w:rFonts w:eastAsia="Times New Roman"/>
          <w:color w:val="000000"/>
          <w:lang w:eastAsia="ar-SA"/>
        </w:rPr>
      </w:pPr>
    </w:p>
    <w:p w14:paraId="7E0C63C5" w14:textId="77777777" w:rsidR="00E265A4" w:rsidRDefault="00E265A4" w:rsidP="00A42A00">
      <w:pPr>
        <w:suppressAutoHyphens/>
        <w:rPr>
          <w:rFonts w:eastAsia="Times New Roman"/>
          <w:color w:val="000000"/>
          <w:lang w:eastAsia="ar-SA"/>
        </w:rPr>
      </w:pPr>
    </w:p>
    <w:p w14:paraId="3C5C702E" w14:textId="77777777" w:rsidR="00E265A4" w:rsidRDefault="00E265A4" w:rsidP="00A42A00">
      <w:pPr>
        <w:suppressAutoHyphens/>
        <w:rPr>
          <w:rFonts w:eastAsia="Times New Roman"/>
          <w:color w:val="000000"/>
          <w:lang w:eastAsia="ar-SA"/>
        </w:rPr>
      </w:pPr>
    </w:p>
    <w:p w14:paraId="4148790A" w14:textId="77777777" w:rsidR="00E265A4" w:rsidRDefault="00E265A4" w:rsidP="00A42A00">
      <w:pPr>
        <w:suppressAutoHyphens/>
        <w:rPr>
          <w:rFonts w:eastAsia="Times New Roman"/>
          <w:color w:val="000000"/>
          <w:lang w:eastAsia="ar-SA"/>
        </w:rPr>
      </w:pPr>
    </w:p>
    <w:p w14:paraId="145856CB" w14:textId="77777777" w:rsidR="00E265A4" w:rsidRDefault="00E265A4" w:rsidP="00A42A00">
      <w:pPr>
        <w:suppressAutoHyphens/>
        <w:rPr>
          <w:rFonts w:eastAsia="Times New Roman"/>
          <w:color w:val="000000"/>
          <w:lang w:eastAsia="ar-SA"/>
        </w:rPr>
      </w:pPr>
    </w:p>
    <w:p w14:paraId="1C065B47" w14:textId="77777777" w:rsidR="00E265A4" w:rsidRDefault="00E265A4" w:rsidP="00A42A00">
      <w:pPr>
        <w:suppressAutoHyphens/>
        <w:rPr>
          <w:rFonts w:eastAsia="Times New Roman"/>
          <w:color w:val="000000"/>
          <w:lang w:eastAsia="ar-SA"/>
        </w:rPr>
      </w:pPr>
    </w:p>
    <w:p w14:paraId="3AE868BE" w14:textId="77777777" w:rsidR="00E265A4" w:rsidRDefault="00E265A4" w:rsidP="00A42A00">
      <w:pPr>
        <w:suppressAutoHyphens/>
        <w:rPr>
          <w:rFonts w:eastAsia="Times New Roman"/>
          <w:color w:val="000000"/>
          <w:lang w:eastAsia="ar-SA"/>
        </w:rPr>
      </w:pPr>
    </w:p>
    <w:p w14:paraId="0107127A" w14:textId="77777777" w:rsidR="00E265A4" w:rsidRDefault="00E265A4" w:rsidP="00A42A00">
      <w:pPr>
        <w:suppressAutoHyphens/>
        <w:rPr>
          <w:rFonts w:eastAsia="Times New Roman"/>
          <w:color w:val="000000"/>
          <w:lang w:eastAsia="ar-SA"/>
        </w:rPr>
      </w:pPr>
    </w:p>
    <w:p w14:paraId="075C7072" w14:textId="77777777" w:rsidR="00E265A4" w:rsidRDefault="00E265A4" w:rsidP="00A42A00">
      <w:pPr>
        <w:suppressAutoHyphens/>
        <w:rPr>
          <w:rFonts w:eastAsia="Times New Roman"/>
          <w:color w:val="000000"/>
          <w:lang w:eastAsia="ar-SA"/>
        </w:rPr>
      </w:pPr>
    </w:p>
    <w:p w14:paraId="005279A5" w14:textId="77777777" w:rsidR="00E265A4" w:rsidRDefault="00E265A4" w:rsidP="00A42A00">
      <w:pPr>
        <w:suppressAutoHyphens/>
        <w:rPr>
          <w:rFonts w:eastAsia="Times New Roman"/>
          <w:color w:val="000000"/>
          <w:lang w:eastAsia="ar-SA"/>
        </w:rPr>
      </w:pPr>
    </w:p>
    <w:p w14:paraId="77115EB5" w14:textId="77777777" w:rsidR="00E265A4" w:rsidRDefault="00E265A4" w:rsidP="00A42A00">
      <w:pPr>
        <w:suppressAutoHyphens/>
        <w:rPr>
          <w:rFonts w:eastAsia="Times New Roman"/>
          <w:color w:val="000000"/>
          <w:lang w:eastAsia="ar-SA"/>
        </w:rPr>
      </w:pPr>
      <w:r>
        <w:rPr>
          <w:rFonts w:eastAsia="Times New Roman"/>
          <w:color w:val="000000"/>
          <w:lang w:eastAsia="ar-SA"/>
        </w:rPr>
        <w:br w:type="page"/>
      </w:r>
    </w:p>
    <w:p w14:paraId="706B2AF2" w14:textId="77777777" w:rsidR="00A42A00" w:rsidRPr="00A42A00" w:rsidRDefault="00A42A00" w:rsidP="00A42A00">
      <w:pPr>
        <w:suppressAutoHyphens/>
        <w:rPr>
          <w:rFonts w:eastAsia="Times New Roman"/>
          <w:color w:val="000000"/>
          <w:lang w:eastAsia="ar-SA"/>
        </w:rPr>
      </w:pPr>
      <w:r w:rsidRPr="00A42A00">
        <w:rPr>
          <w:rFonts w:eastAsia="Times New Roman"/>
          <w:color w:val="000000"/>
          <w:lang w:eastAsia="ar-SA"/>
        </w:rPr>
        <w:lastRenderedPageBreak/>
        <w:br w:type="page"/>
      </w:r>
    </w:p>
    <w:p w14:paraId="5A5B66CC" w14:textId="77777777" w:rsidR="00A42A00" w:rsidRPr="00A42A00" w:rsidRDefault="00A42A00" w:rsidP="00A42A00">
      <w:pPr>
        <w:suppressAutoHyphens/>
        <w:rPr>
          <w:rFonts w:eastAsia="Times New Roman"/>
          <w:color w:val="000000"/>
          <w:lang w:eastAsia="ar-SA"/>
        </w:rPr>
      </w:pPr>
    </w:p>
    <w:p w14:paraId="7F8374B3" w14:textId="77777777" w:rsidR="00A42A00" w:rsidRPr="00A42A00" w:rsidRDefault="00A42A00" w:rsidP="00A42A00">
      <w:pPr>
        <w:suppressAutoHyphens/>
        <w:rPr>
          <w:rFonts w:eastAsia="Times New Roman"/>
          <w:color w:val="000000"/>
          <w:lang w:eastAsia="ar-S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079"/>
      </w:tblGrid>
      <w:tr w:rsidR="00A42A00" w:rsidRPr="00A42A00" w14:paraId="1923BF53" w14:textId="77777777" w:rsidTr="00A42A00">
        <w:tc>
          <w:tcPr>
            <w:tcW w:w="8079" w:type="dxa"/>
            <w:tcBorders>
              <w:top w:val="single" w:sz="4" w:space="0" w:color="000000"/>
              <w:left w:val="single" w:sz="4" w:space="0" w:color="000000"/>
              <w:bottom w:val="single" w:sz="4" w:space="0" w:color="FFFFFF"/>
              <w:right w:val="single" w:sz="4" w:space="0" w:color="000000"/>
            </w:tcBorders>
            <w:hideMark/>
          </w:tcPr>
          <w:p w14:paraId="7120FA00" w14:textId="5887A2DA" w:rsidR="00A42A00" w:rsidRPr="00A42A00" w:rsidRDefault="00A42A00" w:rsidP="00A42A0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spacing w:before="360" w:after="120"/>
              <w:jc w:val="center"/>
              <w:rPr>
                <w:rFonts w:ascii="Helvetica" w:eastAsia="Times New Roman" w:hAnsi="Helvetica"/>
                <w:color w:val="000000"/>
                <w:szCs w:val="22"/>
                <w:lang w:val="en-AU" w:eastAsia="ar-SA"/>
              </w:rPr>
            </w:pPr>
            <w:r w:rsidRPr="00A42A00">
              <w:rPr>
                <w:rFonts w:ascii="Helvetica" w:eastAsia="Times New Roman" w:hAnsi="Helvetica" w:cs="Helvetica"/>
                <w:color w:val="000000"/>
                <w:szCs w:val="22"/>
                <w:lang w:val="en-AU" w:eastAsia="ar-SA"/>
              </w:rPr>
              <w:t xml:space="preserve">© </w:t>
            </w:r>
            <w:r w:rsidRPr="00A42A00">
              <w:rPr>
                <w:rFonts w:ascii="Helvetica" w:eastAsia="Times New Roman" w:hAnsi="Helvetica"/>
                <w:color w:val="000000"/>
                <w:szCs w:val="22"/>
                <w:lang w:val="en-AU" w:eastAsia="ar-SA"/>
              </w:rPr>
              <w:t xml:space="preserve">Copyright International Hydrographic Organization </w:t>
            </w:r>
            <w:r w:rsidRPr="00A42A00">
              <w:rPr>
                <w:rFonts w:ascii="Helvetica" w:eastAsia="Times New Roman" w:hAnsi="Helvetica"/>
                <w:color w:val="000000"/>
                <w:szCs w:val="22"/>
                <w:lang w:val="en-AU" w:eastAsia="ar-SA"/>
              </w:rPr>
              <w:fldChar w:fldCharType="begin"/>
            </w:r>
            <w:r w:rsidRPr="00A42A00">
              <w:rPr>
                <w:rFonts w:ascii="Helvetica" w:eastAsia="Times New Roman" w:hAnsi="Helvetica"/>
                <w:color w:val="000000"/>
                <w:szCs w:val="22"/>
                <w:lang w:val="en-AU" w:eastAsia="ar-SA"/>
              </w:rPr>
              <w:instrText xml:space="preserve"> DATE  \@ "MMMM yyyy" </w:instrText>
            </w:r>
            <w:r w:rsidRPr="00A42A00">
              <w:rPr>
                <w:rFonts w:ascii="Helvetica" w:eastAsia="Times New Roman" w:hAnsi="Helvetica"/>
                <w:color w:val="000000"/>
                <w:szCs w:val="22"/>
                <w:lang w:val="en-AU" w:eastAsia="ar-SA"/>
              </w:rPr>
              <w:fldChar w:fldCharType="separate"/>
            </w:r>
            <w:r w:rsidR="00177458">
              <w:rPr>
                <w:rFonts w:ascii="Helvetica" w:eastAsia="Times New Roman" w:hAnsi="Helvetica"/>
                <w:noProof/>
                <w:color w:val="000000"/>
                <w:szCs w:val="22"/>
                <w:lang w:val="en-AU" w:eastAsia="ar-SA"/>
              </w:rPr>
              <w:t>November 2019</w:t>
            </w:r>
            <w:r w:rsidRPr="00A42A00">
              <w:rPr>
                <w:rFonts w:ascii="Helvetica" w:eastAsia="Times New Roman" w:hAnsi="Helvetica"/>
                <w:color w:val="000000"/>
                <w:szCs w:val="22"/>
                <w:lang w:val="en-AU" w:eastAsia="ar-SA"/>
              </w:rPr>
              <w:fldChar w:fldCharType="end"/>
            </w:r>
          </w:p>
        </w:tc>
      </w:tr>
      <w:tr w:rsidR="00A42A00" w:rsidRPr="00A42A00" w14:paraId="50A39F20" w14:textId="77777777" w:rsidTr="00A42A00">
        <w:tc>
          <w:tcPr>
            <w:tcW w:w="8079" w:type="dxa"/>
            <w:tcBorders>
              <w:top w:val="single" w:sz="4" w:space="0" w:color="FFFFFF"/>
              <w:left w:val="single" w:sz="4" w:space="0" w:color="000000"/>
              <w:bottom w:val="single" w:sz="4" w:space="0" w:color="FFFFFF"/>
              <w:right w:val="single" w:sz="4" w:space="0" w:color="000000"/>
            </w:tcBorders>
            <w:hideMark/>
          </w:tcPr>
          <w:p w14:paraId="0B6F873B" w14:textId="77777777" w:rsidR="00A42A00" w:rsidRPr="00A42A00" w:rsidRDefault="00A42A00" w:rsidP="00A42A00">
            <w:pPr>
              <w:suppressAutoHyphens/>
              <w:rPr>
                <w:rFonts w:eastAsia="Times New Roman"/>
                <w:color w:val="000000"/>
                <w:lang w:val="en-CA" w:eastAsia="ar-SA"/>
              </w:rPr>
            </w:pPr>
            <w:r w:rsidRPr="00A42A00">
              <w:rPr>
                <w:rFonts w:eastAsia="Times New Roman"/>
                <w:color w:val="000000"/>
                <w:lang w:val="en-CA" w:eastAsia="ar-SA"/>
              </w:rPr>
              <w:t xml:space="preserve">This work is copyright. Apart from any use permitted in accordance with the </w:t>
            </w:r>
            <w:hyperlink r:id="rId9" w:history="1">
              <w:r w:rsidRPr="00A42A00">
                <w:rPr>
                  <w:rFonts w:eastAsia="Times New Roman"/>
                  <w:color w:val="0000FF"/>
                  <w:u w:val="single"/>
                  <w:lang w:val="en-CA" w:eastAsia="ar-SA"/>
                </w:rPr>
                <w:t>Berne Convention for the Protection of Literary and Artistic Works</w:t>
              </w:r>
            </w:hyperlink>
            <w:r w:rsidRPr="00A42A00">
              <w:rPr>
                <w:rFonts w:eastAsia="Times New Roman"/>
                <w:color w:val="000000"/>
                <w:lang w:val="en-CA" w:eastAsia="ar-SA"/>
              </w:rPr>
              <w:t xml:space="preserve"> (1886), and except in the circumstances described below, no part may be translated, reproduced by any process, adapted, communicated or commercially exploited without prior written permission from the International Hydrographic Bureau (IHB). Copyright in some of the material in this publication may be owned by another party and permission for the translation and/or reproduction of that material must be obtained from the owner.</w:t>
            </w:r>
          </w:p>
        </w:tc>
      </w:tr>
      <w:tr w:rsidR="00A42A00" w:rsidRPr="00A42A00" w14:paraId="4D9E265E" w14:textId="77777777" w:rsidTr="00A42A00">
        <w:tc>
          <w:tcPr>
            <w:tcW w:w="8079" w:type="dxa"/>
            <w:tcBorders>
              <w:top w:val="single" w:sz="4" w:space="0" w:color="FFFFFF"/>
              <w:left w:val="single" w:sz="4" w:space="0" w:color="000000"/>
              <w:bottom w:val="single" w:sz="4" w:space="0" w:color="FFFFFF"/>
              <w:right w:val="single" w:sz="4" w:space="0" w:color="000000"/>
            </w:tcBorders>
            <w:hideMark/>
          </w:tcPr>
          <w:p w14:paraId="301C6D69" w14:textId="77777777" w:rsidR="00A42A00" w:rsidRPr="00A42A00" w:rsidRDefault="00A42A00" w:rsidP="00A42A00">
            <w:pPr>
              <w:suppressAutoHyphens/>
              <w:rPr>
                <w:rFonts w:eastAsia="Times New Roman"/>
                <w:color w:val="000000"/>
                <w:lang w:val="en-CA" w:eastAsia="ar-SA"/>
              </w:rPr>
            </w:pPr>
            <w:r w:rsidRPr="00A42A00">
              <w:rPr>
                <w:rFonts w:eastAsia="Times New Roman"/>
                <w:color w:val="000000"/>
                <w:lang w:val="en-CA" w:eastAsia="ar-SA"/>
              </w:rPr>
              <w:t>This document or partial material from this document may be translated, reproduced or distributed for general information, on no more than a cost recovery basis. Copies may not be sold or distributed for profit or gain without prior written agreement of the IHB and any other copyright holders.</w:t>
            </w:r>
          </w:p>
        </w:tc>
      </w:tr>
      <w:tr w:rsidR="00A42A00" w:rsidRPr="00A42A00" w14:paraId="0019EB50" w14:textId="77777777" w:rsidTr="00A42A00">
        <w:tc>
          <w:tcPr>
            <w:tcW w:w="8079" w:type="dxa"/>
            <w:tcBorders>
              <w:top w:val="single" w:sz="4" w:space="0" w:color="FFFFFF"/>
              <w:left w:val="single" w:sz="4" w:space="0" w:color="000000"/>
              <w:bottom w:val="single" w:sz="4" w:space="0" w:color="FFFFFF"/>
              <w:right w:val="single" w:sz="4" w:space="0" w:color="000000"/>
            </w:tcBorders>
            <w:hideMark/>
          </w:tcPr>
          <w:p w14:paraId="4732BA17" w14:textId="77777777" w:rsidR="00A42A00" w:rsidRPr="00A42A00" w:rsidRDefault="00A42A00" w:rsidP="00A42A00">
            <w:pPr>
              <w:suppressAutoHyphens/>
              <w:autoSpaceDE w:val="0"/>
              <w:autoSpaceDN w:val="0"/>
              <w:adjustRightInd w:val="0"/>
              <w:spacing w:after="120"/>
              <w:ind w:left="317" w:right="390"/>
              <w:rPr>
                <w:rFonts w:eastAsia="Times New Roman"/>
                <w:color w:val="000000"/>
                <w:sz w:val="20"/>
                <w:lang w:val="en-AU" w:eastAsia="ar-SA"/>
              </w:rPr>
            </w:pPr>
            <w:r w:rsidRPr="00A42A00">
              <w:rPr>
                <w:rFonts w:eastAsia="Times New Roman"/>
                <w:color w:val="000000"/>
                <w:sz w:val="20"/>
                <w:lang w:val="en-AU" w:eastAsia="ar-SA"/>
              </w:rPr>
              <w:t>In the event that this document or partial material from this document is reproduced, translated or distributed under the terms described above, the following statements are to be included:</w:t>
            </w:r>
          </w:p>
        </w:tc>
      </w:tr>
      <w:tr w:rsidR="00A42A00" w:rsidRPr="00A42A00" w14:paraId="269F4F00" w14:textId="77777777" w:rsidTr="00A42A00">
        <w:tc>
          <w:tcPr>
            <w:tcW w:w="8079" w:type="dxa"/>
            <w:tcBorders>
              <w:top w:val="single" w:sz="4" w:space="0" w:color="FFFFFF"/>
              <w:left w:val="single" w:sz="4" w:space="0" w:color="000000"/>
              <w:bottom w:val="single" w:sz="4" w:space="0" w:color="FFFFFF"/>
              <w:right w:val="single" w:sz="4" w:space="0" w:color="000000"/>
            </w:tcBorders>
            <w:hideMark/>
          </w:tcPr>
          <w:p w14:paraId="7D64FF33" w14:textId="77777777" w:rsidR="00A42A00" w:rsidRPr="00A42A00" w:rsidRDefault="00A42A00" w:rsidP="00A42A00">
            <w:pPr>
              <w:suppressAutoHyphens/>
              <w:autoSpaceDE w:val="0"/>
              <w:autoSpaceDN w:val="0"/>
              <w:adjustRightInd w:val="0"/>
              <w:spacing w:after="120"/>
              <w:ind w:left="600" w:right="924"/>
              <w:jc w:val="center"/>
              <w:rPr>
                <w:rFonts w:ascii="Calibri" w:eastAsia="Times New Roman" w:hAnsi="Calibri"/>
                <w:i/>
                <w:color w:val="000000"/>
                <w:sz w:val="20"/>
                <w:lang w:val="en-AU" w:eastAsia="ar-SA"/>
              </w:rPr>
            </w:pPr>
            <w:r w:rsidRPr="00A42A00">
              <w:rPr>
                <w:rFonts w:ascii="Calibri" w:eastAsia="Times New Roman" w:hAnsi="Calibri"/>
                <w:i/>
                <w:color w:val="000000"/>
                <w:sz w:val="20"/>
                <w:lang w:val="en-AU" w:eastAsia="ar-SA"/>
              </w:rPr>
              <w:t>“Material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tc>
      </w:tr>
      <w:tr w:rsidR="00A42A00" w:rsidRPr="00A42A00" w14:paraId="7CE55B77" w14:textId="77777777" w:rsidTr="00A42A00">
        <w:trPr>
          <w:trHeight w:val="2312"/>
        </w:trPr>
        <w:tc>
          <w:tcPr>
            <w:tcW w:w="8079" w:type="dxa"/>
            <w:tcBorders>
              <w:top w:val="single" w:sz="4" w:space="0" w:color="FFFFFF"/>
              <w:left w:val="single" w:sz="4" w:space="0" w:color="000000"/>
              <w:bottom w:val="single" w:sz="4" w:space="0" w:color="000000"/>
              <w:right w:val="single" w:sz="4" w:space="0" w:color="000000"/>
            </w:tcBorders>
          </w:tcPr>
          <w:p w14:paraId="48A683D9" w14:textId="77777777" w:rsidR="00A42A00" w:rsidRPr="00A42A00" w:rsidRDefault="00A42A00" w:rsidP="00A42A00">
            <w:pPr>
              <w:suppressAutoHyphens/>
              <w:autoSpaceDE w:val="0"/>
              <w:autoSpaceDN w:val="0"/>
              <w:adjustRightInd w:val="0"/>
              <w:spacing w:after="120"/>
              <w:ind w:left="600" w:right="924"/>
              <w:rPr>
                <w:rFonts w:ascii="Calibri" w:eastAsia="Times New Roman" w:hAnsi="Calibri"/>
                <w:i/>
                <w:color w:val="000000"/>
                <w:sz w:val="20"/>
                <w:lang w:val="en-AU" w:eastAsia="ar-SA"/>
              </w:rPr>
            </w:pPr>
            <w:r w:rsidRPr="00A42A00">
              <w:rPr>
                <w:rFonts w:ascii="Calibri" w:eastAsia="Times New Roman" w:hAnsi="Calibri"/>
                <w:i/>
                <w:color w:val="000000"/>
                <w:sz w:val="20"/>
                <w:lang w:val="en-AU" w:eastAsia="ar-SA"/>
              </w:rPr>
              <w:t>“This [document/publication] is a translation of IHO [document/publication] [name]. The IHO has not checked this translation and therefore takes no responsibility for its accuracy. In case of doubt the source version of [name] in [language] should be consulted.”</w:t>
            </w:r>
          </w:p>
          <w:p w14:paraId="371CF54C" w14:textId="77777777" w:rsidR="00A42A00" w:rsidRPr="00A42A00" w:rsidRDefault="00A42A00" w:rsidP="00A42A00">
            <w:pPr>
              <w:suppressAutoHyphens/>
              <w:autoSpaceDE w:val="0"/>
              <w:autoSpaceDN w:val="0"/>
              <w:adjustRightInd w:val="0"/>
              <w:spacing w:after="120"/>
              <w:ind w:left="366" w:right="924"/>
              <w:rPr>
                <w:rFonts w:eastAsia="Times New Roman"/>
                <w:color w:val="000000"/>
                <w:sz w:val="20"/>
                <w:lang w:val="en-AU" w:eastAsia="ar-SA"/>
              </w:rPr>
            </w:pPr>
            <w:r w:rsidRPr="00A42A00">
              <w:rPr>
                <w:rFonts w:eastAsia="Times New Roman"/>
                <w:color w:val="000000"/>
                <w:sz w:val="20"/>
                <w:lang w:val="en-AU" w:eastAsia="ar-SA"/>
              </w:rPr>
              <w:t>The IHO Logo or other identifiers shall not be used in any derived product without prior written permission from the IHB.</w:t>
            </w:r>
          </w:p>
          <w:p w14:paraId="6CFB39CD" w14:textId="77777777" w:rsidR="00A42A00" w:rsidRPr="00A42A00" w:rsidRDefault="00A42A00" w:rsidP="00A42A00">
            <w:pPr>
              <w:suppressAutoHyphens/>
              <w:autoSpaceDE w:val="0"/>
              <w:autoSpaceDN w:val="0"/>
              <w:adjustRightInd w:val="0"/>
              <w:spacing w:after="120"/>
              <w:ind w:left="600" w:right="924"/>
              <w:rPr>
                <w:rFonts w:eastAsia="Times New Roman"/>
                <w:color w:val="000000"/>
                <w:lang w:val="en-AU" w:eastAsia="ar-SA"/>
              </w:rPr>
            </w:pPr>
          </w:p>
        </w:tc>
      </w:tr>
    </w:tbl>
    <w:p w14:paraId="05F2D6F3" w14:textId="77777777" w:rsidR="00A42A00" w:rsidRPr="00A42A00" w:rsidRDefault="00A42A00" w:rsidP="00A42A00">
      <w:pPr>
        <w:suppressAutoHyphens/>
        <w:rPr>
          <w:rFonts w:eastAsia="Times New Roman"/>
          <w:color w:val="000000"/>
          <w:lang w:eastAsia="ar-SA"/>
        </w:rPr>
      </w:pPr>
    </w:p>
    <w:p w14:paraId="502CDF59" w14:textId="77777777" w:rsidR="00A42A00" w:rsidRDefault="00A42A00" w:rsidP="00A42A00">
      <w:pPr>
        <w:suppressAutoHyphens/>
        <w:rPr>
          <w:rFonts w:eastAsia="Times New Roman"/>
          <w:color w:val="000000"/>
          <w:lang w:eastAsia="ar-SA"/>
        </w:rPr>
      </w:pPr>
    </w:p>
    <w:p w14:paraId="64814693" w14:textId="77777777" w:rsidR="00E265A4" w:rsidRDefault="00E265A4" w:rsidP="00A42A00">
      <w:pPr>
        <w:suppressAutoHyphens/>
        <w:rPr>
          <w:rFonts w:eastAsia="Times New Roman"/>
          <w:color w:val="000000"/>
          <w:lang w:eastAsia="ar-SA"/>
        </w:rPr>
      </w:pPr>
    </w:p>
    <w:p w14:paraId="4E7D6F29" w14:textId="77777777" w:rsidR="00E265A4" w:rsidRDefault="00E265A4" w:rsidP="00A42A00">
      <w:pPr>
        <w:suppressAutoHyphens/>
        <w:rPr>
          <w:rFonts w:eastAsia="Times New Roman"/>
          <w:color w:val="000000"/>
          <w:lang w:eastAsia="ar-SA"/>
        </w:rPr>
      </w:pPr>
    </w:p>
    <w:p w14:paraId="3D1E581A" w14:textId="77777777" w:rsidR="00E265A4" w:rsidRDefault="00E265A4" w:rsidP="00A42A00">
      <w:pPr>
        <w:suppressAutoHyphens/>
        <w:rPr>
          <w:rFonts w:eastAsia="Times New Roman"/>
          <w:color w:val="000000"/>
          <w:lang w:eastAsia="ar-SA"/>
        </w:rPr>
      </w:pPr>
    </w:p>
    <w:p w14:paraId="5026BFFA" w14:textId="77777777" w:rsidR="00E265A4" w:rsidRDefault="00E265A4" w:rsidP="00A42A00">
      <w:pPr>
        <w:suppressAutoHyphens/>
        <w:rPr>
          <w:rFonts w:eastAsia="Times New Roman"/>
          <w:color w:val="000000"/>
          <w:lang w:eastAsia="ar-SA"/>
        </w:rPr>
      </w:pPr>
    </w:p>
    <w:p w14:paraId="799FAE30" w14:textId="77777777" w:rsidR="00E265A4" w:rsidRDefault="00E265A4" w:rsidP="00A42A00">
      <w:pPr>
        <w:suppressAutoHyphens/>
        <w:rPr>
          <w:rFonts w:eastAsia="Times New Roman"/>
          <w:color w:val="000000"/>
          <w:lang w:eastAsia="ar-SA"/>
        </w:rPr>
      </w:pPr>
    </w:p>
    <w:p w14:paraId="7DEA5581" w14:textId="77777777" w:rsidR="00E265A4" w:rsidRDefault="00E265A4" w:rsidP="00A42A00">
      <w:pPr>
        <w:suppressAutoHyphens/>
        <w:rPr>
          <w:rFonts w:eastAsia="Times New Roman"/>
          <w:color w:val="000000"/>
          <w:lang w:eastAsia="ar-SA"/>
        </w:rPr>
      </w:pPr>
    </w:p>
    <w:p w14:paraId="21DF2FA0" w14:textId="77777777" w:rsidR="00E265A4" w:rsidRDefault="00E265A4" w:rsidP="00A42A00">
      <w:pPr>
        <w:suppressAutoHyphens/>
        <w:rPr>
          <w:rFonts w:eastAsia="Times New Roman"/>
          <w:color w:val="000000"/>
          <w:lang w:eastAsia="ar-SA"/>
        </w:rPr>
      </w:pPr>
    </w:p>
    <w:p w14:paraId="0A32C70C" w14:textId="77777777" w:rsidR="00E265A4" w:rsidRDefault="00E265A4" w:rsidP="00A42A00">
      <w:pPr>
        <w:suppressAutoHyphens/>
        <w:rPr>
          <w:rFonts w:eastAsia="Times New Roman"/>
          <w:color w:val="000000"/>
          <w:lang w:eastAsia="ar-SA"/>
        </w:rPr>
      </w:pPr>
    </w:p>
    <w:p w14:paraId="590ADA7E" w14:textId="77777777" w:rsidR="00E265A4" w:rsidRDefault="00E265A4" w:rsidP="00A42A00">
      <w:pPr>
        <w:suppressAutoHyphens/>
        <w:rPr>
          <w:rFonts w:eastAsia="Times New Roman"/>
          <w:color w:val="000000"/>
          <w:lang w:eastAsia="ar-SA"/>
        </w:rPr>
      </w:pPr>
    </w:p>
    <w:p w14:paraId="106D0A63" w14:textId="77777777" w:rsidR="00E265A4" w:rsidRDefault="00E265A4" w:rsidP="00A42A00">
      <w:pPr>
        <w:suppressAutoHyphens/>
        <w:rPr>
          <w:rFonts w:eastAsia="Times New Roman"/>
          <w:color w:val="000000"/>
          <w:lang w:eastAsia="ar-SA"/>
        </w:rPr>
      </w:pPr>
    </w:p>
    <w:p w14:paraId="4234400C" w14:textId="77777777" w:rsidR="00E265A4" w:rsidRDefault="00E265A4" w:rsidP="00A42A00">
      <w:pPr>
        <w:suppressAutoHyphens/>
        <w:rPr>
          <w:rFonts w:eastAsia="Times New Roman"/>
          <w:color w:val="000000"/>
          <w:lang w:eastAsia="ar-SA"/>
        </w:rPr>
      </w:pPr>
    </w:p>
    <w:p w14:paraId="6989DC28" w14:textId="77777777" w:rsidR="00E265A4" w:rsidRDefault="00E265A4" w:rsidP="00A42A00">
      <w:pPr>
        <w:suppressAutoHyphens/>
        <w:rPr>
          <w:rFonts w:eastAsia="Times New Roman"/>
          <w:color w:val="000000"/>
          <w:lang w:eastAsia="ar-SA"/>
        </w:rPr>
      </w:pPr>
    </w:p>
    <w:p w14:paraId="68CFD587" w14:textId="77777777" w:rsidR="00E265A4" w:rsidRPr="00A42A00" w:rsidRDefault="00E265A4" w:rsidP="00A42A00">
      <w:pPr>
        <w:suppressAutoHyphens/>
        <w:rPr>
          <w:rFonts w:eastAsia="Times New Roman"/>
          <w:color w:val="000000"/>
          <w:lang w:eastAsia="ar-SA"/>
        </w:rPr>
      </w:pPr>
    </w:p>
    <w:p w14:paraId="083F8492" w14:textId="77777777" w:rsidR="00A42A00" w:rsidRDefault="00A42A00">
      <w:pPr>
        <w:pStyle w:val="TOCHeading"/>
      </w:pPr>
    </w:p>
    <w:p w14:paraId="07CD976E" w14:textId="77777777" w:rsidR="00E265A4" w:rsidRDefault="00E265A4" w:rsidP="00E265A4"/>
    <w:p w14:paraId="753707E3" w14:textId="77777777" w:rsidR="00E265A4" w:rsidRDefault="00E265A4" w:rsidP="00E265A4"/>
    <w:p w14:paraId="5B3680C1" w14:textId="77777777" w:rsidR="00E265A4" w:rsidRDefault="00E265A4" w:rsidP="00E265A4"/>
    <w:p w14:paraId="54F65E87" w14:textId="77777777" w:rsidR="00E265A4" w:rsidRDefault="00E265A4" w:rsidP="00E265A4"/>
    <w:p w14:paraId="0A9548E6" w14:textId="77777777" w:rsidR="00E265A4" w:rsidRDefault="00E265A4" w:rsidP="00E265A4"/>
    <w:p w14:paraId="1C1A4998" w14:textId="77777777" w:rsidR="00E265A4" w:rsidRDefault="00E265A4" w:rsidP="00E265A4"/>
    <w:p w14:paraId="3785FBE0" w14:textId="77777777" w:rsidR="00E265A4" w:rsidRDefault="00E265A4" w:rsidP="00E265A4"/>
    <w:p w14:paraId="2A1C87EF" w14:textId="77777777" w:rsidR="00E265A4" w:rsidRDefault="00E265A4" w:rsidP="00E265A4"/>
    <w:p w14:paraId="2397A136" w14:textId="77777777" w:rsidR="00E265A4" w:rsidRDefault="00E265A4" w:rsidP="00E265A4"/>
    <w:p w14:paraId="0B104FBD" w14:textId="77777777" w:rsidR="00E265A4" w:rsidRDefault="00E265A4" w:rsidP="00E265A4"/>
    <w:p w14:paraId="0BCFC534" w14:textId="77777777" w:rsidR="00E265A4" w:rsidRDefault="00E265A4" w:rsidP="00E265A4"/>
    <w:p w14:paraId="3CCD1091" w14:textId="77777777" w:rsidR="00E265A4" w:rsidRDefault="00E265A4" w:rsidP="00E265A4"/>
    <w:p w14:paraId="220158C1" w14:textId="77777777" w:rsidR="00E265A4" w:rsidRDefault="00E265A4" w:rsidP="00E265A4"/>
    <w:p w14:paraId="28B6A1EE" w14:textId="77777777" w:rsidR="00E265A4" w:rsidRDefault="00E265A4" w:rsidP="00E265A4"/>
    <w:p w14:paraId="016EFBAF" w14:textId="77777777" w:rsidR="00E265A4" w:rsidRDefault="00E265A4" w:rsidP="00E265A4"/>
    <w:p w14:paraId="19BA2259" w14:textId="77777777" w:rsidR="00E265A4" w:rsidRDefault="00E265A4" w:rsidP="00E265A4"/>
    <w:p w14:paraId="14C46589" w14:textId="77777777" w:rsidR="00E265A4" w:rsidRPr="00E265A4" w:rsidRDefault="00E265A4" w:rsidP="00E265A4">
      <w:pPr>
        <w:widowControl w:val="0"/>
        <w:pBdr>
          <w:top w:val="single" w:sz="4" w:space="6" w:color="auto"/>
          <w:left w:val="single" w:sz="4" w:space="4" w:color="auto"/>
          <w:bottom w:val="single" w:sz="4" w:space="6" w:color="auto"/>
          <w:right w:val="single" w:sz="4" w:space="4" w:color="auto"/>
        </w:pBdr>
        <w:suppressAutoHyphens/>
        <w:autoSpaceDE w:val="0"/>
        <w:autoSpaceDN w:val="0"/>
        <w:adjustRightInd w:val="0"/>
        <w:ind w:left="1440" w:right="1440"/>
        <w:jc w:val="center"/>
        <w:rPr>
          <w:rFonts w:eastAsia="Times New Roman"/>
          <w:color w:val="000000"/>
          <w:lang w:eastAsia="ar-SA"/>
        </w:rPr>
        <w:sectPr w:rsidR="00E265A4" w:rsidRPr="00E265A4" w:rsidSect="00E265A4">
          <w:headerReference w:type="even" r:id="rId10"/>
          <w:headerReference w:type="default" r:id="rId11"/>
          <w:footerReference w:type="even" r:id="rId12"/>
          <w:footerReference w:type="default" r:id="rId13"/>
          <w:pgSz w:w="11906" w:h="16838" w:code="9"/>
          <w:pgMar w:top="1080" w:right="720" w:bottom="1440" w:left="720" w:header="420" w:footer="420" w:gutter="0"/>
          <w:cols w:space="720"/>
          <w:noEndnote/>
          <w:docGrid w:linePitch="326"/>
        </w:sectPr>
      </w:pPr>
      <w:r w:rsidRPr="00E265A4">
        <w:rPr>
          <w:rFonts w:eastAsia="Times New Roman"/>
          <w:color w:val="000000"/>
          <w:lang w:eastAsia="ar-SA"/>
        </w:rPr>
        <w:t xml:space="preserve">This page intentionally left blank. </w:t>
      </w:r>
    </w:p>
    <w:p w14:paraId="4D77F666" w14:textId="77777777" w:rsidR="00E265A4" w:rsidRDefault="00E265A4" w:rsidP="00E265A4"/>
    <w:p w14:paraId="0E347D0A" w14:textId="77777777" w:rsidR="00E265A4" w:rsidRDefault="00E265A4" w:rsidP="00E265A4"/>
    <w:p w14:paraId="0EAD997D" w14:textId="77777777" w:rsidR="00E265A4" w:rsidRDefault="00E265A4" w:rsidP="00E265A4"/>
    <w:p w14:paraId="34E6145F" w14:textId="77777777" w:rsidR="00E265A4" w:rsidRDefault="00E265A4" w:rsidP="00E265A4"/>
    <w:p w14:paraId="79A850AF" w14:textId="77777777" w:rsidR="00E265A4" w:rsidRPr="00E265A4" w:rsidRDefault="00E265A4" w:rsidP="00E265A4"/>
    <w:p w14:paraId="492C310D" w14:textId="77777777" w:rsidR="00E265A4" w:rsidRPr="00E265A4" w:rsidRDefault="00E265A4" w:rsidP="00E265A4">
      <w:pPr>
        <w:sectPr w:rsidR="00E265A4" w:rsidRPr="00E265A4">
          <w:pgSz w:w="11902" w:h="16835"/>
          <w:pgMar w:top="1080" w:right="1080" w:bottom="1080" w:left="1080" w:header="720" w:footer="720" w:gutter="0"/>
          <w:cols w:space="720"/>
        </w:sectPr>
      </w:pPr>
    </w:p>
    <w:p w14:paraId="3F6293B8" w14:textId="77777777" w:rsidR="00562F87" w:rsidRDefault="00A42A00">
      <w:pPr>
        <w:pStyle w:val="TOCHeading"/>
      </w:pPr>
      <w:r>
        <w:lastRenderedPageBreak/>
        <w:t>Table of Contents</w:t>
      </w:r>
    </w:p>
    <w:p w14:paraId="43C9C512" w14:textId="77777777" w:rsidR="00562F87" w:rsidRDefault="00562F87">
      <w:pPr>
        <w:rPr>
          <w:sz w:val="20"/>
          <w:szCs w:val="20"/>
        </w:rPr>
      </w:pPr>
    </w:p>
    <w:p w14:paraId="2E9A2B77" w14:textId="77777777" w:rsidR="00562F87" w:rsidRDefault="00562F87">
      <w:pPr>
        <w:rPr>
          <w:sz w:val="20"/>
          <w:szCs w:val="20"/>
        </w:rPr>
      </w:pPr>
    </w:p>
    <w:p w14:paraId="0F22F958" w14:textId="7E971246" w:rsidR="00177458" w:rsidRDefault="00A42A00">
      <w:pPr>
        <w:pStyle w:val="TOC1"/>
        <w:tabs>
          <w:tab w:val="left" w:pos="320"/>
          <w:tab w:val="right" w:leader="dot" w:pos="9732"/>
        </w:tabs>
        <w:rPr>
          <w:rFonts w:asciiTheme="minorHAnsi" w:eastAsiaTheme="minorEastAsia" w:hAnsiTheme="minorHAnsi" w:cstheme="minorBidi"/>
          <w:b w:val="0"/>
          <w:noProof/>
          <w:sz w:val="22"/>
          <w:szCs w:val="22"/>
        </w:rPr>
      </w:pPr>
      <w:r>
        <w:fldChar w:fldCharType="begin"/>
      </w:r>
      <w:r>
        <w:instrText>TOC \o "1-9"</w:instrText>
      </w:r>
      <w:r>
        <w:fldChar w:fldCharType="separate"/>
      </w:r>
      <w:bookmarkStart w:id="6" w:name="_GoBack"/>
      <w:bookmarkEnd w:id="6"/>
      <w:r w:rsidR="00177458">
        <w:rPr>
          <w:noProof/>
        </w:rPr>
        <w:t>1</w:t>
      </w:r>
      <w:r w:rsidR="00177458">
        <w:rPr>
          <w:rFonts w:asciiTheme="minorHAnsi" w:eastAsiaTheme="minorEastAsia" w:hAnsiTheme="minorHAnsi" w:cstheme="minorBidi"/>
          <w:b w:val="0"/>
          <w:noProof/>
          <w:sz w:val="22"/>
          <w:szCs w:val="22"/>
        </w:rPr>
        <w:tab/>
      </w:r>
      <w:r w:rsidR="00177458">
        <w:rPr>
          <w:noProof/>
        </w:rPr>
        <w:t>S-127 V1.0</w:t>
      </w:r>
      <w:r w:rsidR="00177458">
        <w:rPr>
          <w:noProof/>
        </w:rPr>
        <w:tab/>
      </w:r>
      <w:r w:rsidR="00177458">
        <w:rPr>
          <w:noProof/>
        </w:rPr>
        <w:fldChar w:fldCharType="begin"/>
      </w:r>
      <w:r w:rsidR="00177458">
        <w:rPr>
          <w:noProof/>
        </w:rPr>
        <w:instrText xml:space="preserve"> PAGEREF _Toc25000067 \h </w:instrText>
      </w:r>
      <w:r w:rsidR="00177458">
        <w:rPr>
          <w:noProof/>
        </w:rPr>
      </w:r>
      <w:r w:rsidR="00177458">
        <w:rPr>
          <w:noProof/>
        </w:rPr>
        <w:fldChar w:fldCharType="separate"/>
      </w:r>
      <w:r w:rsidR="00177458">
        <w:rPr>
          <w:noProof/>
        </w:rPr>
        <w:t>1</w:t>
      </w:r>
      <w:r w:rsidR="00177458">
        <w:rPr>
          <w:noProof/>
        </w:rPr>
        <w:fldChar w:fldCharType="end"/>
      </w:r>
    </w:p>
    <w:p w14:paraId="4BC44B1B" w14:textId="7D279C45" w:rsidR="00177458" w:rsidRDefault="00177458">
      <w:pPr>
        <w:pStyle w:val="TOC2"/>
        <w:tabs>
          <w:tab w:val="left" w:pos="470"/>
          <w:tab w:val="right" w:leader="dot" w:pos="973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Domain Model Without Contents diagram</w:t>
      </w:r>
      <w:r>
        <w:rPr>
          <w:noProof/>
        </w:rPr>
        <w:tab/>
      </w:r>
      <w:r>
        <w:rPr>
          <w:noProof/>
        </w:rPr>
        <w:fldChar w:fldCharType="begin"/>
      </w:r>
      <w:r>
        <w:rPr>
          <w:noProof/>
        </w:rPr>
        <w:instrText xml:space="preserve"> PAGEREF _Toc25000068 \h </w:instrText>
      </w:r>
      <w:r>
        <w:rPr>
          <w:noProof/>
        </w:rPr>
      </w:r>
      <w:r>
        <w:rPr>
          <w:noProof/>
        </w:rPr>
        <w:fldChar w:fldCharType="separate"/>
      </w:r>
      <w:r>
        <w:rPr>
          <w:noProof/>
        </w:rPr>
        <w:t>1</w:t>
      </w:r>
      <w:r>
        <w:rPr>
          <w:noProof/>
        </w:rPr>
        <w:fldChar w:fldCharType="end"/>
      </w:r>
    </w:p>
    <w:p w14:paraId="4482361B" w14:textId="00A15EB1" w:rsidR="00177458" w:rsidRDefault="00177458">
      <w:pPr>
        <w:pStyle w:val="TOC2"/>
        <w:tabs>
          <w:tab w:val="left" w:pos="470"/>
          <w:tab w:val="right" w:leader="dot" w:pos="973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S-127 Realizations of S-100 GFM diagram</w:t>
      </w:r>
      <w:r>
        <w:rPr>
          <w:noProof/>
        </w:rPr>
        <w:tab/>
      </w:r>
      <w:r>
        <w:rPr>
          <w:noProof/>
        </w:rPr>
        <w:fldChar w:fldCharType="begin"/>
      </w:r>
      <w:r>
        <w:rPr>
          <w:noProof/>
        </w:rPr>
        <w:instrText xml:space="preserve"> PAGEREF _Toc25000069 \h </w:instrText>
      </w:r>
      <w:r>
        <w:rPr>
          <w:noProof/>
        </w:rPr>
      </w:r>
      <w:r>
        <w:rPr>
          <w:noProof/>
        </w:rPr>
        <w:fldChar w:fldCharType="separate"/>
      </w:r>
      <w:r>
        <w:rPr>
          <w:noProof/>
        </w:rPr>
        <w:t>1</w:t>
      </w:r>
      <w:r>
        <w:rPr>
          <w:noProof/>
        </w:rPr>
        <w:fldChar w:fldCharType="end"/>
      </w:r>
    </w:p>
    <w:p w14:paraId="526287D8" w14:textId="67DBB7CF" w:rsidR="00177458" w:rsidRDefault="00177458">
      <w:pPr>
        <w:pStyle w:val="TOC2"/>
        <w:tabs>
          <w:tab w:val="left" w:pos="470"/>
          <w:tab w:val="right" w:leader="dot" w:pos="973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S-127 Domain Model</w:t>
      </w:r>
      <w:r>
        <w:rPr>
          <w:noProof/>
        </w:rPr>
        <w:tab/>
      </w:r>
      <w:r>
        <w:rPr>
          <w:noProof/>
        </w:rPr>
        <w:fldChar w:fldCharType="begin"/>
      </w:r>
      <w:r>
        <w:rPr>
          <w:noProof/>
        </w:rPr>
        <w:instrText xml:space="preserve"> PAGEREF _Toc25000070 \h </w:instrText>
      </w:r>
      <w:r>
        <w:rPr>
          <w:noProof/>
        </w:rPr>
      </w:r>
      <w:r>
        <w:rPr>
          <w:noProof/>
        </w:rPr>
        <w:fldChar w:fldCharType="separate"/>
      </w:r>
      <w:r>
        <w:rPr>
          <w:noProof/>
        </w:rPr>
        <w:t>2</w:t>
      </w:r>
      <w:r>
        <w:rPr>
          <w:noProof/>
        </w:rPr>
        <w:fldChar w:fldCharType="end"/>
      </w:r>
    </w:p>
    <w:p w14:paraId="290241BC" w14:textId="2AA39FA2"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S-127 Base Classes diagram</w:t>
      </w:r>
      <w:r>
        <w:rPr>
          <w:noProof/>
        </w:rPr>
        <w:tab/>
      </w:r>
      <w:r>
        <w:rPr>
          <w:noProof/>
        </w:rPr>
        <w:fldChar w:fldCharType="begin"/>
      </w:r>
      <w:r>
        <w:rPr>
          <w:noProof/>
        </w:rPr>
        <w:instrText xml:space="preserve"> PAGEREF _Toc25000071 \h </w:instrText>
      </w:r>
      <w:r>
        <w:rPr>
          <w:noProof/>
        </w:rPr>
      </w:r>
      <w:r>
        <w:rPr>
          <w:noProof/>
        </w:rPr>
        <w:fldChar w:fldCharType="separate"/>
      </w:r>
      <w:r>
        <w:rPr>
          <w:noProof/>
        </w:rPr>
        <w:t>2</w:t>
      </w:r>
      <w:r>
        <w:rPr>
          <w:noProof/>
        </w:rPr>
        <w:fldChar w:fldCharType="end"/>
      </w:r>
    </w:p>
    <w:p w14:paraId="56A0A216" w14:textId="52978CC0"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FeatureTypes diagram</w:t>
      </w:r>
      <w:r>
        <w:rPr>
          <w:noProof/>
        </w:rPr>
        <w:tab/>
      </w:r>
      <w:r>
        <w:rPr>
          <w:noProof/>
        </w:rPr>
        <w:fldChar w:fldCharType="begin"/>
      </w:r>
      <w:r>
        <w:rPr>
          <w:noProof/>
        </w:rPr>
        <w:instrText xml:space="preserve"> PAGEREF _Toc25000072 \h </w:instrText>
      </w:r>
      <w:r>
        <w:rPr>
          <w:noProof/>
        </w:rPr>
      </w:r>
      <w:r>
        <w:rPr>
          <w:noProof/>
        </w:rPr>
        <w:fldChar w:fldCharType="separate"/>
      </w:r>
      <w:r>
        <w:rPr>
          <w:noProof/>
        </w:rPr>
        <w:t>3</w:t>
      </w:r>
      <w:r>
        <w:rPr>
          <w:noProof/>
        </w:rPr>
        <w:fldChar w:fldCharType="end"/>
      </w:r>
    </w:p>
    <w:p w14:paraId="6B770932" w14:textId="4ED79D01"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1.3.3</w:t>
      </w:r>
      <w:r>
        <w:rPr>
          <w:rFonts w:asciiTheme="minorHAnsi" w:eastAsiaTheme="minorEastAsia" w:hAnsiTheme="minorHAnsi" w:cstheme="minorBidi"/>
          <w:noProof/>
          <w:sz w:val="22"/>
          <w:szCs w:val="22"/>
        </w:rPr>
        <w:tab/>
      </w:r>
      <w:r>
        <w:rPr>
          <w:noProof/>
        </w:rPr>
        <w:t>InfoTypesShowingAttributes diagram</w:t>
      </w:r>
      <w:r>
        <w:rPr>
          <w:noProof/>
        </w:rPr>
        <w:tab/>
      </w:r>
      <w:r>
        <w:rPr>
          <w:noProof/>
        </w:rPr>
        <w:fldChar w:fldCharType="begin"/>
      </w:r>
      <w:r>
        <w:rPr>
          <w:noProof/>
        </w:rPr>
        <w:instrText xml:space="preserve"> PAGEREF _Toc25000073 \h </w:instrText>
      </w:r>
      <w:r>
        <w:rPr>
          <w:noProof/>
        </w:rPr>
      </w:r>
      <w:r>
        <w:rPr>
          <w:noProof/>
        </w:rPr>
        <w:fldChar w:fldCharType="separate"/>
      </w:r>
      <w:r>
        <w:rPr>
          <w:noProof/>
        </w:rPr>
        <w:t>4</w:t>
      </w:r>
      <w:r>
        <w:rPr>
          <w:noProof/>
        </w:rPr>
        <w:fldChar w:fldCharType="end"/>
      </w:r>
    </w:p>
    <w:p w14:paraId="50A8AFE2" w14:textId="5A223779"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1.3.4</w:t>
      </w:r>
      <w:r>
        <w:rPr>
          <w:rFonts w:asciiTheme="minorHAnsi" w:eastAsiaTheme="minorEastAsia" w:hAnsiTheme="minorHAnsi" w:cstheme="minorBidi"/>
          <w:noProof/>
          <w:sz w:val="22"/>
          <w:szCs w:val="22"/>
        </w:rPr>
        <w:tab/>
      </w:r>
      <w:r>
        <w:rPr>
          <w:noProof/>
        </w:rPr>
        <w:t>FeatureTypes - Compact diagram</w:t>
      </w:r>
      <w:r>
        <w:rPr>
          <w:noProof/>
        </w:rPr>
        <w:tab/>
      </w:r>
      <w:r>
        <w:rPr>
          <w:noProof/>
        </w:rPr>
        <w:fldChar w:fldCharType="begin"/>
      </w:r>
      <w:r>
        <w:rPr>
          <w:noProof/>
        </w:rPr>
        <w:instrText xml:space="preserve"> PAGEREF _Toc25000074 \h </w:instrText>
      </w:r>
      <w:r>
        <w:rPr>
          <w:noProof/>
        </w:rPr>
      </w:r>
      <w:r>
        <w:rPr>
          <w:noProof/>
        </w:rPr>
        <w:fldChar w:fldCharType="separate"/>
      </w:r>
      <w:r>
        <w:rPr>
          <w:noProof/>
        </w:rPr>
        <w:t>5</w:t>
      </w:r>
      <w:r>
        <w:rPr>
          <w:noProof/>
        </w:rPr>
        <w:fldChar w:fldCharType="end"/>
      </w:r>
    </w:p>
    <w:p w14:paraId="72706084" w14:textId="77D749D2"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1.3.5</w:t>
      </w:r>
      <w:r>
        <w:rPr>
          <w:rFonts w:asciiTheme="minorHAnsi" w:eastAsiaTheme="minorEastAsia" w:hAnsiTheme="minorHAnsi" w:cstheme="minorBidi"/>
          <w:noProof/>
          <w:sz w:val="22"/>
          <w:szCs w:val="22"/>
        </w:rPr>
        <w:tab/>
      </w:r>
      <w:r>
        <w:rPr>
          <w:noProof/>
        </w:rPr>
        <w:t>InfoTypesAbbreviated diagram</w:t>
      </w:r>
      <w:r>
        <w:rPr>
          <w:noProof/>
        </w:rPr>
        <w:tab/>
      </w:r>
      <w:r>
        <w:rPr>
          <w:noProof/>
        </w:rPr>
        <w:fldChar w:fldCharType="begin"/>
      </w:r>
      <w:r>
        <w:rPr>
          <w:noProof/>
        </w:rPr>
        <w:instrText xml:space="preserve"> PAGEREF _Toc25000075 \h </w:instrText>
      </w:r>
      <w:r>
        <w:rPr>
          <w:noProof/>
        </w:rPr>
      </w:r>
      <w:r>
        <w:rPr>
          <w:noProof/>
        </w:rPr>
        <w:fldChar w:fldCharType="separate"/>
      </w:r>
      <w:r>
        <w:rPr>
          <w:noProof/>
        </w:rPr>
        <w:t>6</w:t>
      </w:r>
      <w:r>
        <w:rPr>
          <w:noProof/>
        </w:rPr>
        <w:fldChar w:fldCharType="end"/>
      </w:r>
    </w:p>
    <w:p w14:paraId="5C33ABFA" w14:textId="4EE5CB68"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1.3.6</w:t>
      </w:r>
      <w:r>
        <w:rPr>
          <w:rFonts w:asciiTheme="minorHAnsi" w:eastAsiaTheme="minorEastAsia" w:hAnsiTheme="minorHAnsi" w:cstheme="minorBidi"/>
          <w:noProof/>
          <w:sz w:val="22"/>
          <w:szCs w:val="22"/>
        </w:rPr>
        <w:tab/>
      </w:r>
      <w:r>
        <w:rPr>
          <w:noProof/>
        </w:rPr>
        <w:t>Routeing measures diagram</w:t>
      </w:r>
      <w:r>
        <w:rPr>
          <w:noProof/>
        </w:rPr>
        <w:tab/>
      </w:r>
      <w:r>
        <w:rPr>
          <w:noProof/>
        </w:rPr>
        <w:fldChar w:fldCharType="begin"/>
      </w:r>
      <w:r>
        <w:rPr>
          <w:noProof/>
        </w:rPr>
        <w:instrText xml:space="preserve"> PAGEREF _Toc25000076 \h </w:instrText>
      </w:r>
      <w:r>
        <w:rPr>
          <w:noProof/>
        </w:rPr>
      </w:r>
      <w:r>
        <w:rPr>
          <w:noProof/>
        </w:rPr>
        <w:fldChar w:fldCharType="separate"/>
      </w:r>
      <w:r>
        <w:rPr>
          <w:noProof/>
        </w:rPr>
        <w:t>7</w:t>
      </w:r>
      <w:r>
        <w:rPr>
          <w:noProof/>
        </w:rPr>
        <w:fldChar w:fldCharType="end"/>
      </w:r>
    </w:p>
    <w:p w14:paraId="455971C2" w14:textId="760621FE"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1.3.7</w:t>
      </w:r>
      <w:r>
        <w:rPr>
          <w:rFonts w:asciiTheme="minorHAnsi" w:eastAsiaTheme="minorEastAsia" w:hAnsiTheme="minorHAnsi" w:cstheme="minorBidi"/>
          <w:noProof/>
          <w:sz w:val="22"/>
          <w:szCs w:val="22"/>
        </w:rPr>
        <w:tab/>
      </w:r>
      <w:r>
        <w:rPr>
          <w:noProof/>
        </w:rPr>
        <w:t>Pilotage diagram</w:t>
      </w:r>
      <w:r>
        <w:rPr>
          <w:noProof/>
        </w:rPr>
        <w:tab/>
      </w:r>
      <w:r>
        <w:rPr>
          <w:noProof/>
        </w:rPr>
        <w:fldChar w:fldCharType="begin"/>
      </w:r>
      <w:r>
        <w:rPr>
          <w:noProof/>
        </w:rPr>
        <w:instrText xml:space="preserve"> PAGEREF _Toc25000077 \h </w:instrText>
      </w:r>
      <w:r>
        <w:rPr>
          <w:noProof/>
        </w:rPr>
      </w:r>
      <w:r>
        <w:rPr>
          <w:noProof/>
        </w:rPr>
        <w:fldChar w:fldCharType="separate"/>
      </w:r>
      <w:r>
        <w:rPr>
          <w:noProof/>
        </w:rPr>
        <w:t>7</w:t>
      </w:r>
      <w:r>
        <w:rPr>
          <w:noProof/>
        </w:rPr>
        <w:fldChar w:fldCharType="end"/>
      </w:r>
    </w:p>
    <w:p w14:paraId="136DF473" w14:textId="7A24CAC0"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1.3.8</w:t>
      </w:r>
      <w:r>
        <w:rPr>
          <w:rFonts w:asciiTheme="minorHAnsi" w:eastAsiaTheme="minorEastAsia" w:hAnsiTheme="minorHAnsi" w:cstheme="minorBidi"/>
          <w:noProof/>
          <w:sz w:val="22"/>
          <w:szCs w:val="22"/>
        </w:rPr>
        <w:tab/>
      </w:r>
      <w:r>
        <w:rPr>
          <w:noProof/>
        </w:rPr>
        <w:t>UKC-Waterlevels diagram</w:t>
      </w:r>
      <w:r>
        <w:rPr>
          <w:noProof/>
        </w:rPr>
        <w:tab/>
      </w:r>
      <w:r>
        <w:rPr>
          <w:noProof/>
        </w:rPr>
        <w:fldChar w:fldCharType="begin"/>
      </w:r>
      <w:r>
        <w:rPr>
          <w:noProof/>
        </w:rPr>
        <w:instrText xml:space="preserve"> PAGEREF _Toc25000078 \h </w:instrText>
      </w:r>
      <w:r>
        <w:rPr>
          <w:noProof/>
        </w:rPr>
      </w:r>
      <w:r>
        <w:rPr>
          <w:noProof/>
        </w:rPr>
        <w:fldChar w:fldCharType="separate"/>
      </w:r>
      <w:r>
        <w:rPr>
          <w:noProof/>
        </w:rPr>
        <w:t>8</w:t>
      </w:r>
      <w:r>
        <w:rPr>
          <w:noProof/>
        </w:rPr>
        <w:fldChar w:fldCharType="end"/>
      </w:r>
    </w:p>
    <w:p w14:paraId="7C479280" w14:textId="2A7FDF2C"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1.3.9</w:t>
      </w:r>
      <w:r>
        <w:rPr>
          <w:rFonts w:asciiTheme="minorHAnsi" w:eastAsiaTheme="minorEastAsia" w:hAnsiTheme="minorHAnsi" w:cstheme="minorBidi"/>
          <w:noProof/>
          <w:sz w:val="22"/>
          <w:szCs w:val="22"/>
        </w:rPr>
        <w:tab/>
      </w:r>
      <w:r>
        <w:rPr>
          <w:noProof/>
        </w:rPr>
        <w:t>UKC-Waterlevels-Expanded diagram</w:t>
      </w:r>
      <w:r>
        <w:rPr>
          <w:noProof/>
        </w:rPr>
        <w:tab/>
      </w:r>
      <w:r>
        <w:rPr>
          <w:noProof/>
        </w:rPr>
        <w:fldChar w:fldCharType="begin"/>
      </w:r>
      <w:r>
        <w:rPr>
          <w:noProof/>
        </w:rPr>
        <w:instrText xml:space="preserve"> PAGEREF _Toc25000079 \h </w:instrText>
      </w:r>
      <w:r>
        <w:rPr>
          <w:noProof/>
        </w:rPr>
      </w:r>
      <w:r>
        <w:rPr>
          <w:noProof/>
        </w:rPr>
        <w:fldChar w:fldCharType="separate"/>
      </w:r>
      <w:r>
        <w:rPr>
          <w:noProof/>
        </w:rPr>
        <w:t>9</w:t>
      </w:r>
      <w:r>
        <w:rPr>
          <w:noProof/>
        </w:rPr>
        <w:fldChar w:fldCharType="end"/>
      </w:r>
    </w:p>
    <w:p w14:paraId="60CC3794" w14:textId="16B4512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1.3.10</w:t>
      </w:r>
      <w:r>
        <w:rPr>
          <w:rFonts w:asciiTheme="minorHAnsi" w:eastAsiaTheme="minorEastAsia" w:hAnsiTheme="minorHAnsi" w:cstheme="minorBidi"/>
          <w:noProof/>
          <w:sz w:val="22"/>
          <w:szCs w:val="22"/>
        </w:rPr>
        <w:tab/>
      </w:r>
      <w:r>
        <w:rPr>
          <w:noProof/>
        </w:rPr>
        <w:t>VTS diagram</w:t>
      </w:r>
      <w:r>
        <w:rPr>
          <w:noProof/>
        </w:rPr>
        <w:tab/>
      </w:r>
      <w:r>
        <w:rPr>
          <w:noProof/>
        </w:rPr>
        <w:fldChar w:fldCharType="begin"/>
      </w:r>
      <w:r>
        <w:rPr>
          <w:noProof/>
        </w:rPr>
        <w:instrText xml:space="preserve"> PAGEREF _Toc25000080 \h </w:instrText>
      </w:r>
      <w:r>
        <w:rPr>
          <w:noProof/>
        </w:rPr>
      </w:r>
      <w:r>
        <w:rPr>
          <w:noProof/>
        </w:rPr>
        <w:fldChar w:fldCharType="separate"/>
      </w:r>
      <w:r>
        <w:rPr>
          <w:noProof/>
        </w:rPr>
        <w:t>10</w:t>
      </w:r>
      <w:r>
        <w:rPr>
          <w:noProof/>
        </w:rPr>
        <w:fldChar w:fldCharType="end"/>
      </w:r>
    </w:p>
    <w:p w14:paraId="157D0501" w14:textId="1AB5DE1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1.3.11</w:t>
      </w:r>
      <w:r>
        <w:rPr>
          <w:rFonts w:asciiTheme="minorHAnsi" w:eastAsiaTheme="minorEastAsia" w:hAnsiTheme="minorHAnsi" w:cstheme="minorBidi"/>
          <w:noProof/>
          <w:sz w:val="22"/>
          <w:szCs w:val="22"/>
        </w:rPr>
        <w:tab/>
      </w:r>
      <w:r>
        <w:rPr>
          <w:noProof/>
        </w:rPr>
        <w:t>Other Areas diagram</w:t>
      </w:r>
      <w:r>
        <w:rPr>
          <w:noProof/>
        </w:rPr>
        <w:tab/>
      </w:r>
      <w:r>
        <w:rPr>
          <w:noProof/>
        </w:rPr>
        <w:fldChar w:fldCharType="begin"/>
      </w:r>
      <w:r>
        <w:rPr>
          <w:noProof/>
        </w:rPr>
        <w:instrText xml:space="preserve"> PAGEREF _Toc25000081 \h </w:instrText>
      </w:r>
      <w:r>
        <w:rPr>
          <w:noProof/>
        </w:rPr>
      </w:r>
      <w:r>
        <w:rPr>
          <w:noProof/>
        </w:rPr>
        <w:fldChar w:fldCharType="separate"/>
      </w:r>
      <w:r>
        <w:rPr>
          <w:noProof/>
        </w:rPr>
        <w:t>11</w:t>
      </w:r>
      <w:r>
        <w:rPr>
          <w:noProof/>
        </w:rPr>
        <w:fldChar w:fldCharType="end"/>
      </w:r>
    </w:p>
    <w:p w14:paraId="7835C1D7" w14:textId="41D1FF1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1.3.12</w:t>
      </w:r>
      <w:r>
        <w:rPr>
          <w:rFonts w:asciiTheme="minorHAnsi" w:eastAsiaTheme="minorEastAsia" w:hAnsiTheme="minorHAnsi" w:cstheme="minorBidi"/>
          <w:noProof/>
          <w:sz w:val="22"/>
          <w:szCs w:val="22"/>
        </w:rPr>
        <w:tab/>
      </w:r>
      <w:r>
        <w:rPr>
          <w:noProof/>
        </w:rPr>
        <w:t>ServiceInfoAssociations - Ext - II diagram</w:t>
      </w:r>
      <w:r>
        <w:rPr>
          <w:noProof/>
        </w:rPr>
        <w:tab/>
      </w:r>
      <w:r>
        <w:rPr>
          <w:noProof/>
        </w:rPr>
        <w:fldChar w:fldCharType="begin"/>
      </w:r>
      <w:r>
        <w:rPr>
          <w:noProof/>
        </w:rPr>
        <w:instrText xml:space="preserve"> PAGEREF _Toc25000082 \h </w:instrText>
      </w:r>
      <w:r>
        <w:rPr>
          <w:noProof/>
        </w:rPr>
      </w:r>
      <w:r>
        <w:rPr>
          <w:noProof/>
        </w:rPr>
        <w:fldChar w:fldCharType="separate"/>
      </w:r>
      <w:r>
        <w:rPr>
          <w:noProof/>
        </w:rPr>
        <w:t>12</w:t>
      </w:r>
      <w:r>
        <w:rPr>
          <w:noProof/>
        </w:rPr>
        <w:fldChar w:fldCharType="end"/>
      </w:r>
    </w:p>
    <w:p w14:paraId="415A4413" w14:textId="3558DAB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1.3.13</w:t>
      </w:r>
      <w:r>
        <w:rPr>
          <w:rFonts w:asciiTheme="minorHAnsi" w:eastAsiaTheme="minorEastAsia" w:hAnsiTheme="minorHAnsi" w:cstheme="minorBidi"/>
          <w:noProof/>
          <w:sz w:val="22"/>
          <w:szCs w:val="22"/>
        </w:rPr>
        <w:tab/>
      </w:r>
      <w:r>
        <w:rPr>
          <w:noProof/>
        </w:rPr>
        <w:t>ServiceInfoAssociations - Extended diagram</w:t>
      </w:r>
      <w:r>
        <w:rPr>
          <w:noProof/>
        </w:rPr>
        <w:tab/>
      </w:r>
      <w:r>
        <w:rPr>
          <w:noProof/>
        </w:rPr>
        <w:fldChar w:fldCharType="begin"/>
      </w:r>
      <w:r>
        <w:rPr>
          <w:noProof/>
        </w:rPr>
        <w:instrText xml:space="preserve"> PAGEREF _Toc25000083 \h </w:instrText>
      </w:r>
      <w:r>
        <w:rPr>
          <w:noProof/>
        </w:rPr>
      </w:r>
      <w:r>
        <w:rPr>
          <w:noProof/>
        </w:rPr>
        <w:fldChar w:fldCharType="separate"/>
      </w:r>
      <w:r>
        <w:rPr>
          <w:noProof/>
        </w:rPr>
        <w:t>13</w:t>
      </w:r>
      <w:r>
        <w:rPr>
          <w:noProof/>
        </w:rPr>
        <w:fldChar w:fldCharType="end"/>
      </w:r>
    </w:p>
    <w:p w14:paraId="3EF26731" w14:textId="4D7DD58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1.3.14</w:t>
      </w:r>
      <w:r>
        <w:rPr>
          <w:rFonts w:asciiTheme="minorHAnsi" w:eastAsiaTheme="minorEastAsia" w:hAnsiTheme="minorHAnsi" w:cstheme="minorBidi"/>
          <w:noProof/>
          <w:sz w:val="22"/>
          <w:szCs w:val="22"/>
        </w:rPr>
        <w:tab/>
      </w:r>
      <w:r>
        <w:rPr>
          <w:noProof/>
        </w:rPr>
        <w:t>ContactDetails diagram</w:t>
      </w:r>
      <w:r>
        <w:rPr>
          <w:noProof/>
        </w:rPr>
        <w:tab/>
      </w:r>
      <w:r>
        <w:rPr>
          <w:noProof/>
        </w:rPr>
        <w:fldChar w:fldCharType="begin"/>
      </w:r>
      <w:r>
        <w:rPr>
          <w:noProof/>
        </w:rPr>
        <w:instrText xml:space="preserve"> PAGEREF _Toc25000084 \h </w:instrText>
      </w:r>
      <w:r>
        <w:rPr>
          <w:noProof/>
        </w:rPr>
      </w:r>
      <w:r>
        <w:rPr>
          <w:noProof/>
        </w:rPr>
        <w:fldChar w:fldCharType="separate"/>
      </w:r>
      <w:r>
        <w:rPr>
          <w:noProof/>
        </w:rPr>
        <w:t>14</w:t>
      </w:r>
      <w:r>
        <w:rPr>
          <w:noProof/>
        </w:rPr>
        <w:fldChar w:fldCharType="end"/>
      </w:r>
    </w:p>
    <w:p w14:paraId="746D97EB" w14:textId="7B28BA2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1.3.15</w:t>
      </w:r>
      <w:r>
        <w:rPr>
          <w:rFonts w:asciiTheme="minorHAnsi" w:eastAsiaTheme="minorEastAsia" w:hAnsiTheme="minorHAnsi" w:cstheme="minorBidi"/>
          <w:noProof/>
          <w:sz w:val="22"/>
          <w:szCs w:val="22"/>
        </w:rPr>
        <w:tab/>
      </w:r>
      <w:r>
        <w:rPr>
          <w:noProof/>
        </w:rPr>
        <w:t>ApplicabilityAssociations diagram</w:t>
      </w:r>
      <w:r>
        <w:rPr>
          <w:noProof/>
        </w:rPr>
        <w:tab/>
      </w:r>
      <w:r>
        <w:rPr>
          <w:noProof/>
        </w:rPr>
        <w:fldChar w:fldCharType="begin"/>
      </w:r>
      <w:r>
        <w:rPr>
          <w:noProof/>
        </w:rPr>
        <w:instrText xml:space="preserve"> PAGEREF _Toc25000085 \h </w:instrText>
      </w:r>
      <w:r>
        <w:rPr>
          <w:noProof/>
        </w:rPr>
      </w:r>
      <w:r>
        <w:rPr>
          <w:noProof/>
        </w:rPr>
        <w:fldChar w:fldCharType="separate"/>
      </w:r>
      <w:r>
        <w:rPr>
          <w:noProof/>
        </w:rPr>
        <w:t>15</w:t>
      </w:r>
      <w:r>
        <w:rPr>
          <w:noProof/>
        </w:rPr>
        <w:fldChar w:fldCharType="end"/>
      </w:r>
    </w:p>
    <w:p w14:paraId="2B69F966" w14:textId="4B353EE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1.3.16</w:t>
      </w:r>
      <w:r>
        <w:rPr>
          <w:rFonts w:asciiTheme="minorHAnsi" w:eastAsiaTheme="minorEastAsia" w:hAnsiTheme="minorHAnsi" w:cstheme="minorBidi"/>
          <w:noProof/>
          <w:sz w:val="22"/>
          <w:szCs w:val="22"/>
        </w:rPr>
        <w:tab/>
      </w:r>
      <w:r>
        <w:rPr>
          <w:noProof/>
        </w:rPr>
        <w:t>SupplementaryInformation diagram</w:t>
      </w:r>
      <w:r>
        <w:rPr>
          <w:noProof/>
        </w:rPr>
        <w:tab/>
      </w:r>
      <w:r>
        <w:rPr>
          <w:noProof/>
        </w:rPr>
        <w:fldChar w:fldCharType="begin"/>
      </w:r>
      <w:r>
        <w:rPr>
          <w:noProof/>
        </w:rPr>
        <w:instrText xml:space="preserve"> PAGEREF _Toc25000086 \h </w:instrText>
      </w:r>
      <w:r>
        <w:rPr>
          <w:noProof/>
        </w:rPr>
      </w:r>
      <w:r>
        <w:rPr>
          <w:noProof/>
        </w:rPr>
        <w:fldChar w:fldCharType="separate"/>
      </w:r>
      <w:r>
        <w:rPr>
          <w:noProof/>
        </w:rPr>
        <w:t>16</w:t>
      </w:r>
      <w:r>
        <w:rPr>
          <w:noProof/>
        </w:rPr>
        <w:fldChar w:fldCharType="end"/>
      </w:r>
    </w:p>
    <w:p w14:paraId="1B918E9B" w14:textId="321AFFA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1.3.17</w:t>
      </w:r>
      <w:r>
        <w:rPr>
          <w:rFonts w:asciiTheme="minorHAnsi" w:eastAsiaTheme="minorEastAsia" w:hAnsiTheme="minorHAnsi" w:cstheme="minorBidi"/>
          <w:noProof/>
          <w:sz w:val="22"/>
          <w:szCs w:val="22"/>
        </w:rPr>
        <w:tab/>
      </w:r>
      <w:r>
        <w:rPr>
          <w:noProof/>
        </w:rPr>
        <w:t>CategoryEnumsAndCodelists diagram</w:t>
      </w:r>
      <w:r>
        <w:rPr>
          <w:noProof/>
        </w:rPr>
        <w:tab/>
      </w:r>
      <w:r>
        <w:rPr>
          <w:noProof/>
        </w:rPr>
        <w:fldChar w:fldCharType="begin"/>
      </w:r>
      <w:r>
        <w:rPr>
          <w:noProof/>
        </w:rPr>
        <w:instrText xml:space="preserve"> PAGEREF _Toc25000087 \h </w:instrText>
      </w:r>
      <w:r>
        <w:rPr>
          <w:noProof/>
        </w:rPr>
      </w:r>
      <w:r>
        <w:rPr>
          <w:noProof/>
        </w:rPr>
        <w:fldChar w:fldCharType="separate"/>
      </w:r>
      <w:r>
        <w:rPr>
          <w:noProof/>
        </w:rPr>
        <w:t>17</w:t>
      </w:r>
      <w:r>
        <w:rPr>
          <w:noProof/>
        </w:rPr>
        <w:fldChar w:fldCharType="end"/>
      </w:r>
    </w:p>
    <w:p w14:paraId="3A188DE6" w14:textId="03612C82"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1.3.18</w:t>
      </w:r>
      <w:r>
        <w:rPr>
          <w:rFonts w:asciiTheme="minorHAnsi" w:eastAsiaTheme="minorEastAsia" w:hAnsiTheme="minorHAnsi" w:cstheme="minorBidi"/>
          <w:noProof/>
          <w:sz w:val="22"/>
          <w:szCs w:val="22"/>
        </w:rPr>
        <w:tab/>
      </w:r>
      <w:r>
        <w:rPr>
          <w:noProof/>
        </w:rPr>
        <w:t>OtherEnumsAndCodelists diagram</w:t>
      </w:r>
      <w:r>
        <w:rPr>
          <w:noProof/>
        </w:rPr>
        <w:tab/>
      </w:r>
      <w:r>
        <w:rPr>
          <w:noProof/>
        </w:rPr>
        <w:fldChar w:fldCharType="begin"/>
      </w:r>
      <w:r>
        <w:rPr>
          <w:noProof/>
        </w:rPr>
        <w:instrText xml:space="preserve"> PAGEREF _Toc25000088 \h </w:instrText>
      </w:r>
      <w:r>
        <w:rPr>
          <w:noProof/>
        </w:rPr>
      </w:r>
      <w:r>
        <w:rPr>
          <w:noProof/>
        </w:rPr>
        <w:fldChar w:fldCharType="separate"/>
      </w:r>
      <w:r>
        <w:rPr>
          <w:noProof/>
        </w:rPr>
        <w:t>18</w:t>
      </w:r>
      <w:r>
        <w:rPr>
          <w:noProof/>
        </w:rPr>
        <w:fldChar w:fldCharType="end"/>
      </w:r>
    </w:p>
    <w:p w14:paraId="5B08963B" w14:textId="6EC9B969"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1.3.19</w:t>
      </w:r>
      <w:r>
        <w:rPr>
          <w:rFonts w:asciiTheme="minorHAnsi" w:eastAsiaTheme="minorEastAsia" w:hAnsiTheme="minorHAnsi" w:cstheme="minorBidi"/>
          <w:noProof/>
          <w:sz w:val="22"/>
          <w:szCs w:val="22"/>
        </w:rPr>
        <w:tab/>
      </w:r>
      <w:r>
        <w:rPr>
          <w:noProof/>
        </w:rPr>
        <w:t>AuthoritiesAndContacts diagram</w:t>
      </w:r>
      <w:r>
        <w:rPr>
          <w:noProof/>
        </w:rPr>
        <w:tab/>
      </w:r>
      <w:r>
        <w:rPr>
          <w:noProof/>
        </w:rPr>
        <w:fldChar w:fldCharType="begin"/>
      </w:r>
      <w:r>
        <w:rPr>
          <w:noProof/>
        </w:rPr>
        <w:instrText xml:space="preserve"> PAGEREF _Toc25000089 \h </w:instrText>
      </w:r>
      <w:r>
        <w:rPr>
          <w:noProof/>
        </w:rPr>
      </w:r>
      <w:r>
        <w:rPr>
          <w:noProof/>
        </w:rPr>
        <w:fldChar w:fldCharType="separate"/>
      </w:r>
      <w:r>
        <w:rPr>
          <w:noProof/>
        </w:rPr>
        <w:t>19</w:t>
      </w:r>
      <w:r>
        <w:rPr>
          <w:noProof/>
        </w:rPr>
        <w:fldChar w:fldCharType="end"/>
      </w:r>
    </w:p>
    <w:p w14:paraId="737841ED" w14:textId="43D3438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1.3.20</w:t>
      </w:r>
      <w:r>
        <w:rPr>
          <w:rFonts w:asciiTheme="minorHAnsi" w:eastAsiaTheme="minorEastAsia" w:hAnsiTheme="minorHAnsi" w:cstheme="minorBidi"/>
          <w:noProof/>
          <w:sz w:val="22"/>
          <w:szCs w:val="22"/>
        </w:rPr>
        <w:tab/>
      </w:r>
      <w:r>
        <w:rPr>
          <w:noProof/>
        </w:rPr>
        <w:t>RXNTypes diagram</w:t>
      </w:r>
      <w:r>
        <w:rPr>
          <w:noProof/>
        </w:rPr>
        <w:tab/>
      </w:r>
      <w:r>
        <w:rPr>
          <w:noProof/>
        </w:rPr>
        <w:fldChar w:fldCharType="begin"/>
      </w:r>
      <w:r>
        <w:rPr>
          <w:noProof/>
        </w:rPr>
        <w:instrText xml:space="preserve"> PAGEREF _Toc25000090 \h </w:instrText>
      </w:r>
      <w:r>
        <w:rPr>
          <w:noProof/>
        </w:rPr>
      </w:r>
      <w:r>
        <w:rPr>
          <w:noProof/>
        </w:rPr>
        <w:fldChar w:fldCharType="separate"/>
      </w:r>
      <w:r>
        <w:rPr>
          <w:noProof/>
        </w:rPr>
        <w:t>20</w:t>
      </w:r>
      <w:r>
        <w:rPr>
          <w:noProof/>
        </w:rPr>
        <w:fldChar w:fldCharType="end"/>
      </w:r>
    </w:p>
    <w:p w14:paraId="678621E6" w14:textId="4277752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1.3.21</w:t>
      </w:r>
      <w:r>
        <w:rPr>
          <w:rFonts w:asciiTheme="minorHAnsi" w:eastAsiaTheme="minorEastAsia" w:hAnsiTheme="minorHAnsi" w:cstheme="minorBidi"/>
          <w:noProof/>
          <w:sz w:val="22"/>
          <w:szCs w:val="22"/>
        </w:rPr>
        <w:tab/>
      </w:r>
      <w:r>
        <w:rPr>
          <w:noProof/>
        </w:rPr>
        <w:t>Reporting diagram</w:t>
      </w:r>
      <w:r>
        <w:rPr>
          <w:noProof/>
        </w:rPr>
        <w:tab/>
      </w:r>
      <w:r>
        <w:rPr>
          <w:noProof/>
        </w:rPr>
        <w:fldChar w:fldCharType="begin"/>
      </w:r>
      <w:r>
        <w:rPr>
          <w:noProof/>
        </w:rPr>
        <w:instrText xml:space="preserve"> PAGEREF _Toc25000091 \h </w:instrText>
      </w:r>
      <w:r>
        <w:rPr>
          <w:noProof/>
        </w:rPr>
      </w:r>
      <w:r>
        <w:rPr>
          <w:noProof/>
        </w:rPr>
        <w:fldChar w:fldCharType="separate"/>
      </w:r>
      <w:r>
        <w:rPr>
          <w:noProof/>
        </w:rPr>
        <w:t>21</w:t>
      </w:r>
      <w:r>
        <w:rPr>
          <w:noProof/>
        </w:rPr>
        <w:fldChar w:fldCharType="end"/>
      </w:r>
    </w:p>
    <w:p w14:paraId="1FCF57B0" w14:textId="54168E9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1.3.22</w:t>
      </w:r>
      <w:r>
        <w:rPr>
          <w:rFonts w:asciiTheme="minorHAnsi" w:eastAsiaTheme="minorEastAsia" w:hAnsiTheme="minorHAnsi" w:cstheme="minorBidi"/>
          <w:noProof/>
          <w:sz w:val="22"/>
          <w:szCs w:val="22"/>
        </w:rPr>
        <w:tab/>
      </w:r>
      <w:r>
        <w:rPr>
          <w:noProof/>
        </w:rPr>
        <w:t>RulesForFeatures diagram</w:t>
      </w:r>
      <w:r>
        <w:rPr>
          <w:noProof/>
        </w:rPr>
        <w:tab/>
      </w:r>
      <w:r>
        <w:rPr>
          <w:noProof/>
        </w:rPr>
        <w:fldChar w:fldCharType="begin"/>
      </w:r>
      <w:r>
        <w:rPr>
          <w:noProof/>
        </w:rPr>
        <w:instrText xml:space="preserve"> PAGEREF _Toc25000092 \h </w:instrText>
      </w:r>
      <w:r>
        <w:rPr>
          <w:noProof/>
        </w:rPr>
      </w:r>
      <w:r>
        <w:rPr>
          <w:noProof/>
        </w:rPr>
        <w:fldChar w:fldCharType="separate"/>
      </w:r>
      <w:r>
        <w:rPr>
          <w:noProof/>
        </w:rPr>
        <w:t>22</w:t>
      </w:r>
      <w:r>
        <w:rPr>
          <w:noProof/>
        </w:rPr>
        <w:fldChar w:fldCharType="end"/>
      </w:r>
    </w:p>
    <w:p w14:paraId="7063BA53" w14:textId="30C8A5B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1.3.23</w:t>
      </w:r>
      <w:r>
        <w:rPr>
          <w:rFonts w:asciiTheme="minorHAnsi" w:eastAsiaTheme="minorEastAsia" w:hAnsiTheme="minorHAnsi" w:cstheme="minorBidi"/>
          <w:noProof/>
          <w:sz w:val="22"/>
          <w:szCs w:val="22"/>
        </w:rPr>
        <w:tab/>
      </w:r>
      <w:r>
        <w:rPr>
          <w:noProof/>
        </w:rPr>
        <w:t>ShipCharacteristicSubsets diagram</w:t>
      </w:r>
      <w:r>
        <w:rPr>
          <w:noProof/>
        </w:rPr>
        <w:tab/>
      </w:r>
      <w:r>
        <w:rPr>
          <w:noProof/>
        </w:rPr>
        <w:fldChar w:fldCharType="begin"/>
      </w:r>
      <w:r>
        <w:rPr>
          <w:noProof/>
        </w:rPr>
        <w:instrText xml:space="preserve"> PAGEREF _Toc25000093 \h </w:instrText>
      </w:r>
      <w:r>
        <w:rPr>
          <w:noProof/>
        </w:rPr>
      </w:r>
      <w:r>
        <w:rPr>
          <w:noProof/>
        </w:rPr>
        <w:fldChar w:fldCharType="separate"/>
      </w:r>
      <w:r>
        <w:rPr>
          <w:noProof/>
        </w:rPr>
        <w:t>23</w:t>
      </w:r>
      <w:r>
        <w:rPr>
          <w:noProof/>
        </w:rPr>
        <w:fldChar w:fldCharType="end"/>
      </w:r>
    </w:p>
    <w:p w14:paraId="3CEFF59E" w14:textId="1BE6EAE4"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1.3.24</w:t>
      </w:r>
      <w:r>
        <w:rPr>
          <w:rFonts w:asciiTheme="minorHAnsi" w:eastAsiaTheme="minorEastAsia" w:hAnsiTheme="minorHAnsi" w:cstheme="minorBidi"/>
          <w:noProof/>
          <w:sz w:val="22"/>
          <w:szCs w:val="22"/>
        </w:rPr>
        <w:tab/>
      </w:r>
      <w:r>
        <w:rPr>
          <w:noProof/>
        </w:rPr>
        <w:t>WorkingTimes diagram</w:t>
      </w:r>
      <w:r>
        <w:rPr>
          <w:noProof/>
        </w:rPr>
        <w:tab/>
      </w:r>
      <w:r>
        <w:rPr>
          <w:noProof/>
        </w:rPr>
        <w:fldChar w:fldCharType="begin"/>
      </w:r>
      <w:r>
        <w:rPr>
          <w:noProof/>
        </w:rPr>
        <w:instrText xml:space="preserve"> PAGEREF _Toc25000094 \h </w:instrText>
      </w:r>
      <w:r>
        <w:rPr>
          <w:noProof/>
        </w:rPr>
      </w:r>
      <w:r>
        <w:rPr>
          <w:noProof/>
        </w:rPr>
        <w:fldChar w:fldCharType="separate"/>
      </w:r>
      <w:r>
        <w:rPr>
          <w:noProof/>
        </w:rPr>
        <w:t>24</w:t>
      </w:r>
      <w:r>
        <w:rPr>
          <w:noProof/>
        </w:rPr>
        <w:fldChar w:fldCharType="end"/>
      </w:r>
    </w:p>
    <w:p w14:paraId="5CAE84CA" w14:textId="194F12A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1.3.25</w:t>
      </w:r>
      <w:r>
        <w:rPr>
          <w:rFonts w:asciiTheme="minorHAnsi" w:eastAsiaTheme="minorEastAsia" w:hAnsiTheme="minorHAnsi" w:cstheme="minorBidi"/>
          <w:noProof/>
          <w:sz w:val="22"/>
          <w:szCs w:val="22"/>
        </w:rPr>
        <w:tab/>
      </w:r>
      <w:r>
        <w:rPr>
          <w:noProof/>
        </w:rPr>
        <w:t>FeatureType</w:t>
      </w:r>
      <w:r>
        <w:rPr>
          <w:noProof/>
        </w:rPr>
        <w:tab/>
      </w:r>
      <w:r>
        <w:rPr>
          <w:noProof/>
        </w:rPr>
        <w:fldChar w:fldCharType="begin"/>
      </w:r>
      <w:r>
        <w:rPr>
          <w:noProof/>
        </w:rPr>
        <w:instrText xml:space="preserve"> PAGEREF _Toc25000095 \h </w:instrText>
      </w:r>
      <w:r>
        <w:rPr>
          <w:noProof/>
        </w:rPr>
      </w:r>
      <w:r>
        <w:rPr>
          <w:noProof/>
        </w:rPr>
        <w:fldChar w:fldCharType="separate"/>
      </w:r>
      <w:r>
        <w:rPr>
          <w:noProof/>
        </w:rPr>
        <w:t>25</w:t>
      </w:r>
      <w:r>
        <w:rPr>
          <w:noProof/>
        </w:rPr>
        <w:fldChar w:fldCharType="end"/>
      </w:r>
    </w:p>
    <w:p w14:paraId="2E2923C8" w14:textId="3FF57EB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1.3.26</w:t>
      </w:r>
      <w:r>
        <w:rPr>
          <w:rFonts w:asciiTheme="minorHAnsi" w:eastAsiaTheme="minorEastAsia" w:hAnsiTheme="minorHAnsi" w:cstheme="minorBidi"/>
          <w:noProof/>
          <w:sz w:val="22"/>
          <w:szCs w:val="22"/>
        </w:rPr>
        <w:tab/>
      </w:r>
      <w:r>
        <w:rPr>
          <w:noProof/>
        </w:rPr>
        <w:t>OrganisationContactArea</w:t>
      </w:r>
      <w:r>
        <w:rPr>
          <w:noProof/>
        </w:rPr>
        <w:tab/>
      </w:r>
      <w:r>
        <w:rPr>
          <w:noProof/>
        </w:rPr>
        <w:fldChar w:fldCharType="begin"/>
      </w:r>
      <w:r>
        <w:rPr>
          <w:noProof/>
        </w:rPr>
        <w:instrText xml:space="preserve"> PAGEREF _Toc25000096 \h </w:instrText>
      </w:r>
      <w:r>
        <w:rPr>
          <w:noProof/>
        </w:rPr>
      </w:r>
      <w:r>
        <w:rPr>
          <w:noProof/>
        </w:rPr>
        <w:fldChar w:fldCharType="separate"/>
      </w:r>
      <w:r>
        <w:rPr>
          <w:noProof/>
        </w:rPr>
        <w:t>27</w:t>
      </w:r>
      <w:r>
        <w:rPr>
          <w:noProof/>
        </w:rPr>
        <w:fldChar w:fldCharType="end"/>
      </w:r>
    </w:p>
    <w:p w14:paraId="7B4E86CB" w14:textId="78F9F4B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1.3.27</w:t>
      </w:r>
      <w:r>
        <w:rPr>
          <w:rFonts w:asciiTheme="minorHAnsi" w:eastAsiaTheme="minorEastAsia" w:hAnsiTheme="minorHAnsi" w:cstheme="minorBidi"/>
          <w:noProof/>
          <w:sz w:val="22"/>
          <w:szCs w:val="22"/>
        </w:rPr>
        <w:tab/>
      </w:r>
      <w:r>
        <w:rPr>
          <w:noProof/>
        </w:rPr>
        <w:t>ReportableServiceArea</w:t>
      </w:r>
      <w:r>
        <w:rPr>
          <w:noProof/>
        </w:rPr>
        <w:tab/>
      </w:r>
      <w:r>
        <w:rPr>
          <w:noProof/>
        </w:rPr>
        <w:fldChar w:fldCharType="begin"/>
      </w:r>
      <w:r>
        <w:rPr>
          <w:noProof/>
        </w:rPr>
        <w:instrText xml:space="preserve"> PAGEREF _Toc25000097 \h </w:instrText>
      </w:r>
      <w:r>
        <w:rPr>
          <w:noProof/>
        </w:rPr>
      </w:r>
      <w:r>
        <w:rPr>
          <w:noProof/>
        </w:rPr>
        <w:fldChar w:fldCharType="separate"/>
      </w:r>
      <w:r>
        <w:rPr>
          <w:noProof/>
        </w:rPr>
        <w:t>28</w:t>
      </w:r>
      <w:r>
        <w:rPr>
          <w:noProof/>
        </w:rPr>
        <w:fldChar w:fldCharType="end"/>
      </w:r>
    </w:p>
    <w:p w14:paraId="0E962378" w14:textId="32598321"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1.3.28</w:t>
      </w:r>
      <w:r>
        <w:rPr>
          <w:rFonts w:asciiTheme="minorHAnsi" w:eastAsiaTheme="minorEastAsia" w:hAnsiTheme="minorHAnsi" w:cstheme="minorBidi"/>
          <w:noProof/>
          <w:sz w:val="22"/>
          <w:szCs w:val="22"/>
        </w:rPr>
        <w:tab/>
      </w:r>
      <w:r>
        <w:rPr>
          <w:noProof/>
        </w:rPr>
        <w:t>SupervisedArea</w:t>
      </w:r>
      <w:r>
        <w:rPr>
          <w:noProof/>
        </w:rPr>
        <w:tab/>
      </w:r>
      <w:r>
        <w:rPr>
          <w:noProof/>
        </w:rPr>
        <w:fldChar w:fldCharType="begin"/>
      </w:r>
      <w:r>
        <w:rPr>
          <w:noProof/>
        </w:rPr>
        <w:instrText xml:space="preserve"> PAGEREF _Toc25000098 \h </w:instrText>
      </w:r>
      <w:r>
        <w:rPr>
          <w:noProof/>
        </w:rPr>
      </w:r>
      <w:r>
        <w:rPr>
          <w:noProof/>
        </w:rPr>
        <w:fldChar w:fldCharType="separate"/>
      </w:r>
      <w:r>
        <w:rPr>
          <w:noProof/>
        </w:rPr>
        <w:t>29</w:t>
      </w:r>
      <w:r>
        <w:rPr>
          <w:noProof/>
        </w:rPr>
        <w:fldChar w:fldCharType="end"/>
      </w:r>
    </w:p>
    <w:p w14:paraId="30DB60AD" w14:textId="1D59E5D5"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1.3.29</w:t>
      </w:r>
      <w:r>
        <w:rPr>
          <w:rFonts w:asciiTheme="minorHAnsi" w:eastAsiaTheme="minorEastAsia" w:hAnsiTheme="minorHAnsi" w:cstheme="minorBidi"/>
          <w:noProof/>
          <w:sz w:val="22"/>
          <w:szCs w:val="22"/>
        </w:rPr>
        <w:tab/>
      </w:r>
      <w:r>
        <w:rPr>
          <w:noProof/>
        </w:rPr>
        <w:t>CautionArea</w:t>
      </w:r>
      <w:r>
        <w:rPr>
          <w:noProof/>
        </w:rPr>
        <w:tab/>
      </w:r>
      <w:r>
        <w:rPr>
          <w:noProof/>
        </w:rPr>
        <w:fldChar w:fldCharType="begin"/>
      </w:r>
      <w:r>
        <w:rPr>
          <w:noProof/>
        </w:rPr>
        <w:instrText xml:space="preserve"> PAGEREF _Toc25000099 \h </w:instrText>
      </w:r>
      <w:r>
        <w:rPr>
          <w:noProof/>
        </w:rPr>
      </w:r>
      <w:r>
        <w:rPr>
          <w:noProof/>
        </w:rPr>
        <w:fldChar w:fldCharType="separate"/>
      </w:r>
      <w:r>
        <w:rPr>
          <w:noProof/>
        </w:rPr>
        <w:t>30</w:t>
      </w:r>
      <w:r>
        <w:rPr>
          <w:noProof/>
        </w:rPr>
        <w:fldChar w:fldCharType="end"/>
      </w:r>
    </w:p>
    <w:p w14:paraId="6B189B85" w14:textId="0BD9EA2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1.3.30</w:t>
      </w:r>
      <w:r>
        <w:rPr>
          <w:rFonts w:asciiTheme="minorHAnsi" w:eastAsiaTheme="minorEastAsia" w:hAnsiTheme="minorHAnsi" w:cstheme="minorBidi"/>
          <w:noProof/>
          <w:sz w:val="22"/>
          <w:szCs w:val="22"/>
        </w:rPr>
        <w:tab/>
      </w:r>
      <w:r>
        <w:rPr>
          <w:noProof/>
        </w:rPr>
        <w:t>ConcentrationOfShippingHazardArea</w:t>
      </w:r>
      <w:r>
        <w:rPr>
          <w:noProof/>
        </w:rPr>
        <w:tab/>
      </w:r>
      <w:r>
        <w:rPr>
          <w:noProof/>
        </w:rPr>
        <w:fldChar w:fldCharType="begin"/>
      </w:r>
      <w:r>
        <w:rPr>
          <w:noProof/>
        </w:rPr>
        <w:instrText xml:space="preserve"> PAGEREF _Toc25000100 \h </w:instrText>
      </w:r>
      <w:r>
        <w:rPr>
          <w:noProof/>
        </w:rPr>
      </w:r>
      <w:r>
        <w:rPr>
          <w:noProof/>
        </w:rPr>
        <w:fldChar w:fldCharType="separate"/>
      </w:r>
      <w:r>
        <w:rPr>
          <w:noProof/>
        </w:rPr>
        <w:t>31</w:t>
      </w:r>
      <w:r>
        <w:rPr>
          <w:noProof/>
        </w:rPr>
        <w:fldChar w:fldCharType="end"/>
      </w:r>
    </w:p>
    <w:p w14:paraId="2A1332E1" w14:textId="716AC83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1.3.31</w:t>
      </w:r>
      <w:r>
        <w:rPr>
          <w:rFonts w:asciiTheme="minorHAnsi" w:eastAsiaTheme="minorEastAsia" w:hAnsiTheme="minorHAnsi" w:cstheme="minorBidi"/>
          <w:noProof/>
          <w:sz w:val="22"/>
          <w:szCs w:val="22"/>
        </w:rPr>
        <w:tab/>
      </w:r>
      <w:r>
        <w:rPr>
          <w:noProof/>
        </w:rPr>
        <w:t>IspsCodeSecurityLevel</w:t>
      </w:r>
      <w:r>
        <w:rPr>
          <w:noProof/>
        </w:rPr>
        <w:tab/>
      </w:r>
      <w:r>
        <w:rPr>
          <w:noProof/>
        </w:rPr>
        <w:fldChar w:fldCharType="begin"/>
      </w:r>
      <w:r>
        <w:rPr>
          <w:noProof/>
        </w:rPr>
        <w:instrText xml:space="preserve"> PAGEREF _Toc25000101 \h </w:instrText>
      </w:r>
      <w:r>
        <w:rPr>
          <w:noProof/>
        </w:rPr>
      </w:r>
      <w:r>
        <w:rPr>
          <w:noProof/>
        </w:rPr>
        <w:fldChar w:fldCharType="separate"/>
      </w:r>
      <w:r>
        <w:rPr>
          <w:noProof/>
        </w:rPr>
        <w:t>31</w:t>
      </w:r>
      <w:r>
        <w:rPr>
          <w:noProof/>
        </w:rPr>
        <w:fldChar w:fldCharType="end"/>
      </w:r>
    </w:p>
    <w:p w14:paraId="3D93BB6E" w14:textId="485387D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1.3.32</w:t>
      </w:r>
      <w:r>
        <w:rPr>
          <w:rFonts w:asciiTheme="minorHAnsi" w:eastAsiaTheme="minorEastAsia" w:hAnsiTheme="minorHAnsi" w:cstheme="minorBidi"/>
          <w:noProof/>
          <w:sz w:val="22"/>
          <w:szCs w:val="22"/>
        </w:rPr>
        <w:tab/>
      </w:r>
      <w:r>
        <w:rPr>
          <w:noProof/>
        </w:rPr>
        <w:t>LocalPortServiceArea</w:t>
      </w:r>
      <w:r>
        <w:rPr>
          <w:noProof/>
        </w:rPr>
        <w:tab/>
      </w:r>
      <w:r>
        <w:rPr>
          <w:noProof/>
        </w:rPr>
        <w:fldChar w:fldCharType="begin"/>
      </w:r>
      <w:r>
        <w:rPr>
          <w:noProof/>
        </w:rPr>
        <w:instrText xml:space="preserve"> PAGEREF _Toc25000102 \h </w:instrText>
      </w:r>
      <w:r>
        <w:rPr>
          <w:noProof/>
        </w:rPr>
      </w:r>
      <w:r>
        <w:rPr>
          <w:noProof/>
        </w:rPr>
        <w:fldChar w:fldCharType="separate"/>
      </w:r>
      <w:r>
        <w:rPr>
          <w:noProof/>
        </w:rPr>
        <w:t>32</w:t>
      </w:r>
      <w:r>
        <w:rPr>
          <w:noProof/>
        </w:rPr>
        <w:fldChar w:fldCharType="end"/>
      </w:r>
    </w:p>
    <w:p w14:paraId="678A2EB2" w14:textId="1E7AAE47"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1.3.33</w:t>
      </w:r>
      <w:r>
        <w:rPr>
          <w:rFonts w:asciiTheme="minorHAnsi" w:eastAsiaTheme="minorEastAsia" w:hAnsiTheme="minorHAnsi" w:cstheme="minorBidi"/>
          <w:noProof/>
          <w:sz w:val="22"/>
          <w:szCs w:val="22"/>
        </w:rPr>
        <w:tab/>
      </w:r>
      <w:r>
        <w:rPr>
          <w:noProof/>
        </w:rPr>
        <w:t>MilitaryPracticeArea</w:t>
      </w:r>
      <w:r>
        <w:rPr>
          <w:noProof/>
        </w:rPr>
        <w:tab/>
      </w:r>
      <w:r>
        <w:rPr>
          <w:noProof/>
        </w:rPr>
        <w:fldChar w:fldCharType="begin"/>
      </w:r>
      <w:r>
        <w:rPr>
          <w:noProof/>
        </w:rPr>
        <w:instrText xml:space="preserve"> PAGEREF _Toc25000103 \h </w:instrText>
      </w:r>
      <w:r>
        <w:rPr>
          <w:noProof/>
        </w:rPr>
      </w:r>
      <w:r>
        <w:rPr>
          <w:noProof/>
        </w:rPr>
        <w:fldChar w:fldCharType="separate"/>
      </w:r>
      <w:r>
        <w:rPr>
          <w:noProof/>
        </w:rPr>
        <w:t>33</w:t>
      </w:r>
      <w:r>
        <w:rPr>
          <w:noProof/>
        </w:rPr>
        <w:fldChar w:fldCharType="end"/>
      </w:r>
    </w:p>
    <w:p w14:paraId="3B2E444C" w14:textId="47571FA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1.3.34</w:t>
      </w:r>
      <w:r>
        <w:rPr>
          <w:rFonts w:asciiTheme="minorHAnsi" w:eastAsiaTheme="minorEastAsia" w:hAnsiTheme="minorHAnsi" w:cstheme="minorBidi"/>
          <w:noProof/>
          <w:sz w:val="22"/>
          <w:szCs w:val="22"/>
        </w:rPr>
        <w:tab/>
      </w:r>
      <w:r>
        <w:rPr>
          <w:noProof/>
        </w:rPr>
        <w:t>PilotageDistrict</w:t>
      </w:r>
      <w:r>
        <w:rPr>
          <w:noProof/>
        </w:rPr>
        <w:tab/>
      </w:r>
      <w:r>
        <w:rPr>
          <w:noProof/>
        </w:rPr>
        <w:fldChar w:fldCharType="begin"/>
      </w:r>
      <w:r>
        <w:rPr>
          <w:noProof/>
        </w:rPr>
        <w:instrText xml:space="preserve"> PAGEREF _Toc25000104 \h </w:instrText>
      </w:r>
      <w:r>
        <w:rPr>
          <w:noProof/>
        </w:rPr>
      </w:r>
      <w:r>
        <w:rPr>
          <w:noProof/>
        </w:rPr>
        <w:fldChar w:fldCharType="separate"/>
      </w:r>
      <w:r>
        <w:rPr>
          <w:noProof/>
        </w:rPr>
        <w:t>34</w:t>
      </w:r>
      <w:r>
        <w:rPr>
          <w:noProof/>
        </w:rPr>
        <w:fldChar w:fldCharType="end"/>
      </w:r>
    </w:p>
    <w:p w14:paraId="78FEE515" w14:textId="23F46C2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1.3.35</w:t>
      </w:r>
      <w:r>
        <w:rPr>
          <w:rFonts w:asciiTheme="minorHAnsi" w:eastAsiaTheme="minorEastAsia" w:hAnsiTheme="minorHAnsi" w:cstheme="minorBidi"/>
          <w:noProof/>
          <w:sz w:val="22"/>
          <w:szCs w:val="22"/>
        </w:rPr>
        <w:tab/>
      </w:r>
      <w:r>
        <w:rPr>
          <w:noProof/>
        </w:rPr>
        <w:t>PilotBoardingPlace</w:t>
      </w:r>
      <w:r>
        <w:rPr>
          <w:noProof/>
        </w:rPr>
        <w:tab/>
      </w:r>
      <w:r>
        <w:rPr>
          <w:noProof/>
        </w:rPr>
        <w:fldChar w:fldCharType="begin"/>
      </w:r>
      <w:r>
        <w:rPr>
          <w:noProof/>
        </w:rPr>
        <w:instrText xml:space="preserve"> PAGEREF _Toc25000105 \h </w:instrText>
      </w:r>
      <w:r>
        <w:rPr>
          <w:noProof/>
        </w:rPr>
      </w:r>
      <w:r>
        <w:rPr>
          <w:noProof/>
        </w:rPr>
        <w:fldChar w:fldCharType="separate"/>
      </w:r>
      <w:r>
        <w:rPr>
          <w:noProof/>
        </w:rPr>
        <w:t>35</w:t>
      </w:r>
      <w:r>
        <w:rPr>
          <w:noProof/>
        </w:rPr>
        <w:fldChar w:fldCharType="end"/>
      </w:r>
    </w:p>
    <w:p w14:paraId="65A74FC9" w14:textId="654D154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1.3.36</w:t>
      </w:r>
      <w:r>
        <w:rPr>
          <w:rFonts w:asciiTheme="minorHAnsi" w:eastAsiaTheme="minorEastAsia" w:hAnsiTheme="minorHAnsi" w:cstheme="minorBidi"/>
          <w:noProof/>
          <w:sz w:val="22"/>
          <w:szCs w:val="22"/>
        </w:rPr>
        <w:tab/>
      </w:r>
      <w:r>
        <w:rPr>
          <w:noProof/>
        </w:rPr>
        <w:t>PilotService</w:t>
      </w:r>
      <w:r>
        <w:rPr>
          <w:noProof/>
        </w:rPr>
        <w:tab/>
      </w:r>
      <w:r>
        <w:rPr>
          <w:noProof/>
        </w:rPr>
        <w:fldChar w:fldCharType="begin"/>
      </w:r>
      <w:r>
        <w:rPr>
          <w:noProof/>
        </w:rPr>
        <w:instrText xml:space="preserve"> PAGEREF _Toc25000106 \h </w:instrText>
      </w:r>
      <w:r>
        <w:rPr>
          <w:noProof/>
        </w:rPr>
      </w:r>
      <w:r>
        <w:rPr>
          <w:noProof/>
        </w:rPr>
        <w:fldChar w:fldCharType="separate"/>
      </w:r>
      <w:r>
        <w:rPr>
          <w:noProof/>
        </w:rPr>
        <w:t>37</w:t>
      </w:r>
      <w:r>
        <w:rPr>
          <w:noProof/>
        </w:rPr>
        <w:fldChar w:fldCharType="end"/>
      </w:r>
    </w:p>
    <w:p w14:paraId="5EACC748" w14:textId="23F8C7E5"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1.3.37</w:t>
      </w:r>
      <w:r>
        <w:rPr>
          <w:rFonts w:asciiTheme="minorHAnsi" w:eastAsiaTheme="minorEastAsia" w:hAnsiTheme="minorHAnsi" w:cstheme="minorBidi"/>
          <w:noProof/>
          <w:sz w:val="22"/>
          <w:szCs w:val="22"/>
        </w:rPr>
        <w:tab/>
      </w:r>
      <w:r>
        <w:rPr>
          <w:noProof/>
        </w:rPr>
        <w:t>PiracyRiskArea</w:t>
      </w:r>
      <w:r>
        <w:rPr>
          <w:noProof/>
        </w:rPr>
        <w:tab/>
      </w:r>
      <w:r>
        <w:rPr>
          <w:noProof/>
        </w:rPr>
        <w:fldChar w:fldCharType="begin"/>
      </w:r>
      <w:r>
        <w:rPr>
          <w:noProof/>
        </w:rPr>
        <w:instrText xml:space="preserve"> PAGEREF _Toc25000107 \h </w:instrText>
      </w:r>
      <w:r>
        <w:rPr>
          <w:noProof/>
        </w:rPr>
      </w:r>
      <w:r>
        <w:rPr>
          <w:noProof/>
        </w:rPr>
        <w:fldChar w:fldCharType="separate"/>
      </w:r>
      <w:r>
        <w:rPr>
          <w:noProof/>
        </w:rPr>
        <w:t>38</w:t>
      </w:r>
      <w:r>
        <w:rPr>
          <w:noProof/>
        </w:rPr>
        <w:fldChar w:fldCharType="end"/>
      </w:r>
    </w:p>
    <w:p w14:paraId="2565F943" w14:textId="0DF4AF3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1.3.38</w:t>
      </w:r>
      <w:r>
        <w:rPr>
          <w:rFonts w:asciiTheme="minorHAnsi" w:eastAsiaTheme="minorEastAsia" w:hAnsiTheme="minorHAnsi" w:cstheme="minorBidi"/>
          <w:noProof/>
          <w:sz w:val="22"/>
          <w:szCs w:val="22"/>
        </w:rPr>
        <w:tab/>
      </w:r>
      <w:r>
        <w:rPr>
          <w:noProof/>
        </w:rPr>
        <w:t>PlaceOfRefuge</w:t>
      </w:r>
      <w:r>
        <w:rPr>
          <w:noProof/>
        </w:rPr>
        <w:tab/>
      </w:r>
      <w:r>
        <w:rPr>
          <w:noProof/>
        </w:rPr>
        <w:fldChar w:fldCharType="begin"/>
      </w:r>
      <w:r>
        <w:rPr>
          <w:noProof/>
        </w:rPr>
        <w:instrText xml:space="preserve"> PAGEREF _Toc25000108 \h </w:instrText>
      </w:r>
      <w:r>
        <w:rPr>
          <w:noProof/>
        </w:rPr>
      </w:r>
      <w:r>
        <w:rPr>
          <w:noProof/>
        </w:rPr>
        <w:fldChar w:fldCharType="separate"/>
      </w:r>
      <w:r>
        <w:rPr>
          <w:noProof/>
        </w:rPr>
        <w:t>39</w:t>
      </w:r>
      <w:r>
        <w:rPr>
          <w:noProof/>
        </w:rPr>
        <w:fldChar w:fldCharType="end"/>
      </w:r>
    </w:p>
    <w:p w14:paraId="54184C97" w14:textId="74186755"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1.3.39</w:t>
      </w:r>
      <w:r>
        <w:rPr>
          <w:rFonts w:asciiTheme="minorHAnsi" w:eastAsiaTheme="minorEastAsia" w:hAnsiTheme="minorHAnsi" w:cstheme="minorBidi"/>
          <w:noProof/>
          <w:sz w:val="22"/>
          <w:szCs w:val="22"/>
        </w:rPr>
        <w:tab/>
      </w:r>
      <w:r>
        <w:rPr>
          <w:noProof/>
        </w:rPr>
        <w:t>RadarRange</w:t>
      </w:r>
      <w:r>
        <w:rPr>
          <w:noProof/>
        </w:rPr>
        <w:tab/>
      </w:r>
      <w:r>
        <w:rPr>
          <w:noProof/>
        </w:rPr>
        <w:fldChar w:fldCharType="begin"/>
      </w:r>
      <w:r>
        <w:rPr>
          <w:noProof/>
        </w:rPr>
        <w:instrText xml:space="preserve"> PAGEREF _Toc25000109 \h </w:instrText>
      </w:r>
      <w:r>
        <w:rPr>
          <w:noProof/>
        </w:rPr>
      </w:r>
      <w:r>
        <w:rPr>
          <w:noProof/>
        </w:rPr>
        <w:fldChar w:fldCharType="separate"/>
      </w:r>
      <w:r>
        <w:rPr>
          <w:noProof/>
        </w:rPr>
        <w:t>40</w:t>
      </w:r>
      <w:r>
        <w:rPr>
          <w:noProof/>
        </w:rPr>
        <w:fldChar w:fldCharType="end"/>
      </w:r>
    </w:p>
    <w:p w14:paraId="433F211C" w14:textId="4185F041"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1.3.40</w:t>
      </w:r>
      <w:r>
        <w:rPr>
          <w:rFonts w:asciiTheme="minorHAnsi" w:eastAsiaTheme="minorEastAsia" w:hAnsiTheme="minorHAnsi" w:cstheme="minorBidi"/>
          <w:noProof/>
          <w:sz w:val="22"/>
          <w:szCs w:val="22"/>
        </w:rPr>
        <w:tab/>
      </w:r>
      <w:r>
        <w:rPr>
          <w:noProof/>
        </w:rPr>
        <w:t>RadioCallingInPoint</w:t>
      </w:r>
      <w:r>
        <w:rPr>
          <w:noProof/>
        </w:rPr>
        <w:tab/>
      </w:r>
      <w:r>
        <w:rPr>
          <w:noProof/>
        </w:rPr>
        <w:fldChar w:fldCharType="begin"/>
      </w:r>
      <w:r>
        <w:rPr>
          <w:noProof/>
        </w:rPr>
        <w:instrText xml:space="preserve"> PAGEREF _Toc25000110 \h </w:instrText>
      </w:r>
      <w:r>
        <w:rPr>
          <w:noProof/>
        </w:rPr>
      </w:r>
      <w:r>
        <w:rPr>
          <w:noProof/>
        </w:rPr>
        <w:fldChar w:fldCharType="separate"/>
      </w:r>
      <w:r>
        <w:rPr>
          <w:noProof/>
        </w:rPr>
        <w:t>41</w:t>
      </w:r>
      <w:r>
        <w:rPr>
          <w:noProof/>
        </w:rPr>
        <w:fldChar w:fldCharType="end"/>
      </w:r>
    </w:p>
    <w:p w14:paraId="67E60A5C" w14:textId="29C9BF5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1.3.41</w:t>
      </w:r>
      <w:r>
        <w:rPr>
          <w:rFonts w:asciiTheme="minorHAnsi" w:eastAsiaTheme="minorEastAsia" w:hAnsiTheme="minorHAnsi" w:cstheme="minorBidi"/>
          <w:noProof/>
          <w:sz w:val="22"/>
          <w:szCs w:val="22"/>
        </w:rPr>
        <w:tab/>
      </w:r>
      <w:r>
        <w:rPr>
          <w:noProof/>
        </w:rPr>
        <w:t>RestrictedAreaNavigational</w:t>
      </w:r>
      <w:r>
        <w:rPr>
          <w:noProof/>
        </w:rPr>
        <w:tab/>
      </w:r>
      <w:r>
        <w:rPr>
          <w:noProof/>
        </w:rPr>
        <w:fldChar w:fldCharType="begin"/>
      </w:r>
      <w:r>
        <w:rPr>
          <w:noProof/>
        </w:rPr>
        <w:instrText xml:space="preserve"> PAGEREF _Toc25000111 \h </w:instrText>
      </w:r>
      <w:r>
        <w:rPr>
          <w:noProof/>
        </w:rPr>
      </w:r>
      <w:r>
        <w:rPr>
          <w:noProof/>
        </w:rPr>
        <w:fldChar w:fldCharType="separate"/>
      </w:r>
      <w:r>
        <w:rPr>
          <w:noProof/>
        </w:rPr>
        <w:t>42</w:t>
      </w:r>
      <w:r>
        <w:rPr>
          <w:noProof/>
        </w:rPr>
        <w:fldChar w:fldCharType="end"/>
      </w:r>
    </w:p>
    <w:p w14:paraId="7F28476E" w14:textId="6A80976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1.3.42</w:t>
      </w:r>
      <w:r>
        <w:rPr>
          <w:rFonts w:asciiTheme="minorHAnsi" w:eastAsiaTheme="minorEastAsia" w:hAnsiTheme="minorHAnsi" w:cstheme="minorBidi"/>
          <w:noProof/>
          <w:sz w:val="22"/>
          <w:szCs w:val="22"/>
        </w:rPr>
        <w:tab/>
      </w:r>
      <w:r>
        <w:rPr>
          <w:noProof/>
        </w:rPr>
        <w:t>RestrictedAreaRegulatory</w:t>
      </w:r>
      <w:r>
        <w:rPr>
          <w:noProof/>
        </w:rPr>
        <w:tab/>
      </w:r>
      <w:r>
        <w:rPr>
          <w:noProof/>
        </w:rPr>
        <w:fldChar w:fldCharType="begin"/>
      </w:r>
      <w:r>
        <w:rPr>
          <w:noProof/>
        </w:rPr>
        <w:instrText xml:space="preserve"> PAGEREF _Toc25000112 \h </w:instrText>
      </w:r>
      <w:r>
        <w:rPr>
          <w:noProof/>
        </w:rPr>
      </w:r>
      <w:r>
        <w:rPr>
          <w:noProof/>
        </w:rPr>
        <w:fldChar w:fldCharType="separate"/>
      </w:r>
      <w:r>
        <w:rPr>
          <w:noProof/>
        </w:rPr>
        <w:t>43</w:t>
      </w:r>
      <w:r>
        <w:rPr>
          <w:noProof/>
        </w:rPr>
        <w:fldChar w:fldCharType="end"/>
      </w:r>
    </w:p>
    <w:p w14:paraId="47494943" w14:textId="48D56EB4"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lastRenderedPageBreak/>
        <w:t>1.3.43</w:t>
      </w:r>
      <w:r>
        <w:rPr>
          <w:rFonts w:asciiTheme="minorHAnsi" w:eastAsiaTheme="minorEastAsia" w:hAnsiTheme="minorHAnsi" w:cstheme="minorBidi"/>
          <w:noProof/>
          <w:sz w:val="22"/>
          <w:szCs w:val="22"/>
        </w:rPr>
        <w:tab/>
      </w:r>
      <w:r>
        <w:rPr>
          <w:noProof/>
        </w:rPr>
        <w:t>RouteingMeasure</w:t>
      </w:r>
      <w:r>
        <w:rPr>
          <w:noProof/>
        </w:rPr>
        <w:tab/>
      </w:r>
      <w:r>
        <w:rPr>
          <w:noProof/>
        </w:rPr>
        <w:fldChar w:fldCharType="begin"/>
      </w:r>
      <w:r>
        <w:rPr>
          <w:noProof/>
        </w:rPr>
        <w:instrText xml:space="preserve"> PAGEREF _Toc25000113 \h </w:instrText>
      </w:r>
      <w:r>
        <w:rPr>
          <w:noProof/>
        </w:rPr>
      </w:r>
      <w:r>
        <w:rPr>
          <w:noProof/>
        </w:rPr>
        <w:fldChar w:fldCharType="separate"/>
      </w:r>
      <w:r>
        <w:rPr>
          <w:noProof/>
        </w:rPr>
        <w:t>44</w:t>
      </w:r>
      <w:r>
        <w:rPr>
          <w:noProof/>
        </w:rPr>
        <w:fldChar w:fldCharType="end"/>
      </w:r>
    </w:p>
    <w:p w14:paraId="618C6462" w14:textId="5858DD8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1.3.44</w:t>
      </w:r>
      <w:r>
        <w:rPr>
          <w:rFonts w:asciiTheme="minorHAnsi" w:eastAsiaTheme="minorEastAsia" w:hAnsiTheme="minorHAnsi" w:cstheme="minorBidi"/>
          <w:noProof/>
          <w:sz w:val="22"/>
          <w:szCs w:val="22"/>
        </w:rPr>
        <w:tab/>
      </w:r>
      <w:r>
        <w:rPr>
          <w:noProof/>
        </w:rPr>
        <w:t>ShipReportingServiceArea</w:t>
      </w:r>
      <w:r>
        <w:rPr>
          <w:noProof/>
        </w:rPr>
        <w:tab/>
      </w:r>
      <w:r>
        <w:rPr>
          <w:noProof/>
        </w:rPr>
        <w:fldChar w:fldCharType="begin"/>
      </w:r>
      <w:r>
        <w:rPr>
          <w:noProof/>
        </w:rPr>
        <w:instrText xml:space="preserve"> PAGEREF _Toc25000114 \h </w:instrText>
      </w:r>
      <w:r>
        <w:rPr>
          <w:noProof/>
        </w:rPr>
      </w:r>
      <w:r>
        <w:rPr>
          <w:noProof/>
        </w:rPr>
        <w:fldChar w:fldCharType="separate"/>
      </w:r>
      <w:r>
        <w:rPr>
          <w:noProof/>
        </w:rPr>
        <w:t>45</w:t>
      </w:r>
      <w:r>
        <w:rPr>
          <w:noProof/>
        </w:rPr>
        <w:fldChar w:fldCharType="end"/>
      </w:r>
    </w:p>
    <w:p w14:paraId="61F3E3A8" w14:textId="2078CBE9"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1.3.45</w:t>
      </w:r>
      <w:r>
        <w:rPr>
          <w:rFonts w:asciiTheme="minorHAnsi" w:eastAsiaTheme="minorEastAsia" w:hAnsiTheme="minorHAnsi" w:cstheme="minorBidi"/>
          <w:noProof/>
          <w:sz w:val="22"/>
          <w:szCs w:val="22"/>
        </w:rPr>
        <w:tab/>
      </w:r>
      <w:r>
        <w:rPr>
          <w:noProof/>
        </w:rPr>
        <w:t>SignalStationTraffic</w:t>
      </w:r>
      <w:r>
        <w:rPr>
          <w:noProof/>
        </w:rPr>
        <w:tab/>
      </w:r>
      <w:r>
        <w:rPr>
          <w:noProof/>
        </w:rPr>
        <w:fldChar w:fldCharType="begin"/>
      </w:r>
      <w:r>
        <w:rPr>
          <w:noProof/>
        </w:rPr>
        <w:instrText xml:space="preserve"> PAGEREF _Toc25000115 \h </w:instrText>
      </w:r>
      <w:r>
        <w:rPr>
          <w:noProof/>
        </w:rPr>
      </w:r>
      <w:r>
        <w:rPr>
          <w:noProof/>
        </w:rPr>
        <w:fldChar w:fldCharType="separate"/>
      </w:r>
      <w:r>
        <w:rPr>
          <w:noProof/>
        </w:rPr>
        <w:t>46</w:t>
      </w:r>
      <w:r>
        <w:rPr>
          <w:noProof/>
        </w:rPr>
        <w:fldChar w:fldCharType="end"/>
      </w:r>
    </w:p>
    <w:p w14:paraId="64719EFD" w14:textId="6B436922"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1.3.46</w:t>
      </w:r>
      <w:r>
        <w:rPr>
          <w:rFonts w:asciiTheme="minorHAnsi" w:eastAsiaTheme="minorEastAsia" w:hAnsiTheme="minorHAnsi" w:cstheme="minorBidi"/>
          <w:noProof/>
          <w:sz w:val="22"/>
          <w:szCs w:val="22"/>
        </w:rPr>
        <w:tab/>
      </w:r>
      <w:r>
        <w:rPr>
          <w:noProof/>
        </w:rPr>
        <w:t>SignalStationWarning</w:t>
      </w:r>
      <w:r>
        <w:rPr>
          <w:noProof/>
        </w:rPr>
        <w:tab/>
      </w:r>
      <w:r>
        <w:rPr>
          <w:noProof/>
        </w:rPr>
        <w:fldChar w:fldCharType="begin"/>
      </w:r>
      <w:r>
        <w:rPr>
          <w:noProof/>
        </w:rPr>
        <w:instrText xml:space="preserve"> PAGEREF _Toc25000116 \h </w:instrText>
      </w:r>
      <w:r>
        <w:rPr>
          <w:noProof/>
        </w:rPr>
      </w:r>
      <w:r>
        <w:rPr>
          <w:noProof/>
        </w:rPr>
        <w:fldChar w:fldCharType="separate"/>
      </w:r>
      <w:r>
        <w:rPr>
          <w:noProof/>
        </w:rPr>
        <w:t>47</w:t>
      </w:r>
      <w:r>
        <w:rPr>
          <w:noProof/>
        </w:rPr>
        <w:fldChar w:fldCharType="end"/>
      </w:r>
    </w:p>
    <w:p w14:paraId="75ED2C85" w14:textId="7FF7C5C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1.3.47</w:t>
      </w:r>
      <w:r>
        <w:rPr>
          <w:rFonts w:asciiTheme="minorHAnsi" w:eastAsiaTheme="minorEastAsia" w:hAnsiTheme="minorHAnsi" w:cstheme="minorBidi"/>
          <w:noProof/>
          <w:sz w:val="22"/>
          <w:szCs w:val="22"/>
        </w:rPr>
        <w:tab/>
      </w:r>
      <w:r>
        <w:rPr>
          <w:noProof/>
        </w:rPr>
        <w:t>UnderkeelClearanceAllowanceArea</w:t>
      </w:r>
      <w:r>
        <w:rPr>
          <w:noProof/>
        </w:rPr>
        <w:tab/>
      </w:r>
      <w:r>
        <w:rPr>
          <w:noProof/>
        </w:rPr>
        <w:fldChar w:fldCharType="begin"/>
      </w:r>
      <w:r>
        <w:rPr>
          <w:noProof/>
        </w:rPr>
        <w:instrText xml:space="preserve"> PAGEREF _Toc25000117 \h </w:instrText>
      </w:r>
      <w:r>
        <w:rPr>
          <w:noProof/>
        </w:rPr>
      </w:r>
      <w:r>
        <w:rPr>
          <w:noProof/>
        </w:rPr>
        <w:fldChar w:fldCharType="separate"/>
      </w:r>
      <w:r>
        <w:rPr>
          <w:noProof/>
        </w:rPr>
        <w:t>48</w:t>
      </w:r>
      <w:r>
        <w:rPr>
          <w:noProof/>
        </w:rPr>
        <w:fldChar w:fldCharType="end"/>
      </w:r>
    </w:p>
    <w:p w14:paraId="26D1D7A3" w14:textId="2CC7161A"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1.3.48</w:t>
      </w:r>
      <w:r>
        <w:rPr>
          <w:rFonts w:asciiTheme="minorHAnsi" w:eastAsiaTheme="minorEastAsia" w:hAnsiTheme="minorHAnsi" w:cstheme="minorBidi"/>
          <w:noProof/>
          <w:sz w:val="22"/>
          <w:szCs w:val="22"/>
        </w:rPr>
        <w:tab/>
      </w:r>
      <w:r>
        <w:rPr>
          <w:noProof/>
        </w:rPr>
        <w:t>UnderkeelClearanceManagementArea</w:t>
      </w:r>
      <w:r>
        <w:rPr>
          <w:noProof/>
        </w:rPr>
        <w:tab/>
      </w:r>
      <w:r>
        <w:rPr>
          <w:noProof/>
        </w:rPr>
        <w:fldChar w:fldCharType="begin"/>
      </w:r>
      <w:r>
        <w:rPr>
          <w:noProof/>
        </w:rPr>
        <w:instrText xml:space="preserve"> PAGEREF _Toc25000118 \h </w:instrText>
      </w:r>
      <w:r>
        <w:rPr>
          <w:noProof/>
        </w:rPr>
      </w:r>
      <w:r>
        <w:rPr>
          <w:noProof/>
        </w:rPr>
        <w:fldChar w:fldCharType="separate"/>
      </w:r>
      <w:r>
        <w:rPr>
          <w:noProof/>
        </w:rPr>
        <w:t>48</w:t>
      </w:r>
      <w:r>
        <w:rPr>
          <w:noProof/>
        </w:rPr>
        <w:fldChar w:fldCharType="end"/>
      </w:r>
    </w:p>
    <w:p w14:paraId="5B4A62A7" w14:textId="4A7B78F7"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1.3.49</w:t>
      </w:r>
      <w:r>
        <w:rPr>
          <w:rFonts w:asciiTheme="minorHAnsi" w:eastAsiaTheme="minorEastAsia" w:hAnsiTheme="minorHAnsi" w:cstheme="minorBidi"/>
          <w:noProof/>
          <w:sz w:val="22"/>
          <w:szCs w:val="22"/>
        </w:rPr>
        <w:tab/>
      </w:r>
      <w:r>
        <w:rPr>
          <w:noProof/>
        </w:rPr>
        <w:t>WaterwayArea</w:t>
      </w:r>
      <w:r>
        <w:rPr>
          <w:noProof/>
        </w:rPr>
        <w:tab/>
      </w:r>
      <w:r>
        <w:rPr>
          <w:noProof/>
        </w:rPr>
        <w:fldChar w:fldCharType="begin"/>
      </w:r>
      <w:r>
        <w:rPr>
          <w:noProof/>
        </w:rPr>
        <w:instrText xml:space="preserve"> PAGEREF _Toc25000119 \h </w:instrText>
      </w:r>
      <w:r>
        <w:rPr>
          <w:noProof/>
        </w:rPr>
      </w:r>
      <w:r>
        <w:rPr>
          <w:noProof/>
        </w:rPr>
        <w:fldChar w:fldCharType="separate"/>
      </w:r>
      <w:r>
        <w:rPr>
          <w:noProof/>
        </w:rPr>
        <w:t>49</w:t>
      </w:r>
      <w:r>
        <w:rPr>
          <w:noProof/>
        </w:rPr>
        <w:fldChar w:fldCharType="end"/>
      </w:r>
    </w:p>
    <w:p w14:paraId="4FB783B9" w14:textId="06A68F68"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1.3.50</w:t>
      </w:r>
      <w:r>
        <w:rPr>
          <w:rFonts w:asciiTheme="minorHAnsi" w:eastAsiaTheme="minorEastAsia" w:hAnsiTheme="minorHAnsi" w:cstheme="minorBidi"/>
          <w:noProof/>
          <w:sz w:val="22"/>
          <w:szCs w:val="22"/>
        </w:rPr>
        <w:tab/>
      </w:r>
      <w:r>
        <w:rPr>
          <w:noProof/>
        </w:rPr>
        <w:t>VesselTrafficServiceArea</w:t>
      </w:r>
      <w:r>
        <w:rPr>
          <w:noProof/>
        </w:rPr>
        <w:tab/>
      </w:r>
      <w:r>
        <w:rPr>
          <w:noProof/>
        </w:rPr>
        <w:fldChar w:fldCharType="begin"/>
      </w:r>
      <w:r>
        <w:rPr>
          <w:noProof/>
        </w:rPr>
        <w:instrText xml:space="preserve"> PAGEREF _Toc25000120 \h </w:instrText>
      </w:r>
      <w:r>
        <w:rPr>
          <w:noProof/>
        </w:rPr>
      </w:r>
      <w:r>
        <w:rPr>
          <w:noProof/>
        </w:rPr>
        <w:fldChar w:fldCharType="separate"/>
      </w:r>
      <w:r>
        <w:rPr>
          <w:noProof/>
        </w:rPr>
        <w:t>50</w:t>
      </w:r>
      <w:r>
        <w:rPr>
          <w:noProof/>
        </w:rPr>
        <w:fldChar w:fldCharType="end"/>
      </w:r>
    </w:p>
    <w:p w14:paraId="4E452EFE" w14:textId="2AABBD1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1.3.51</w:t>
      </w:r>
      <w:r>
        <w:rPr>
          <w:rFonts w:asciiTheme="minorHAnsi" w:eastAsiaTheme="minorEastAsia" w:hAnsiTheme="minorHAnsi" w:cstheme="minorBidi"/>
          <w:noProof/>
          <w:sz w:val="22"/>
          <w:szCs w:val="22"/>
        </w:rPr>
        <w:tab/>
      </w:r>
      <w:r>
        <w:rPr>
          <w:noProof/>
        </w:rPr>
        <w:t>AbstractRXN</w:t>
      </w:r>
      <w:r>
        <w:rPr>
          <w:noProof/>
        </w:rPr>
        <w:tab/>
      </w:r>
      <w:r>
        <w:rPr>
          <w:noProof/>
        </w:rPr>
        <w:fldChar w:fldCharType="begin"/>
      </w:r>
      <w:r>
        <w:rPr>
          <w:noProof/>
        </w:rPr>
        <w:instrText xml:space="preserve"> PAGEREF _Toc25000121 \h </w:instrText>
      </w:r>
      <w:r>
        <w:rPr>
          <w:noProof/>
        </w:rPr>
      </w:r>
      <w:r>
        <w:rPr>
          <w:noProof/>
        </w:rPr>
        <w:fldChar w:fldCharType="separate"/>
      </w:r>
      <w:r>
        <w:rPr>
          <w:noProof/>
        </w:rPr>
        <w:t>51</w:t>
      </w:r>
      <w:r>
        <w:rPr>
          <w:noProof/>
        </w:rPr>
        <w:fldChar w:fldCharType="end"/>
      </w:r>
    </w:p>
    <w:p w14:paraId="4F28977F" w14:textId="7FC795B9"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1.3.52</w:t>
      </w:r>
      <w:r>
        <w:rPr>
          <w:rFonts w:asciiTheme="minorHAnsi" w:eastAsiaTheme="minorEastAsia" w:hAnsiTheme="minorHAnsi" w:cstheme="minorBidi"/>
          <w:noProof/>
          <w:sz w:val="22"/>
          <w:szCs w:val="22"/>
        </w:rPr>
        <w:tab/>
      </w:r>
      <w:r>
        <w:rPr>
          <w:noProof/>
        </w:rPr>
        <w:t>InformationType</w:t>
      </w:r>
      <w:r>
        <w:rPr>
          <w:noProof/>
        </w:rPr>
        <w:tab/>
      </w:r>
      <w:r>
        <w:rPr>
          <w:noProof/>
        </w:rPr>
        <w:fldChar w:fldCharType="begin"/>
      </w:r>
      <w:r>
        <w:rPr>
          <w:noProof/>
        </w:rPr>
        <w:instrText xml:space="preserve"> PAGEREF _Toc25000122 \h </w:instrText>
      </w:r>
      <w:r>
        <w:rPr>
          <w:noProof/>
        </w:rPr>
      </w:r>
      <w:r>
        <w:rPr>
          <w:noProof/>
        </w:rPr>
        <w:fldChar w:fldCharType="separate"/>
      </w:r>
      <w:r>
        <w:rPr>
          <w:noProof/>
        </w:rPr>
        <w:t>52</w:t>
      </w:r>
      <w:r>
        <w:rPr>
          <w:noProof/>
        </w:rPr>
        <w:fldChar w:fldCharType="end"/>
      </w:r>
    </w:p>
    <w:p w14:paraId="6348B914" w14:textId="620000C8"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1.3.53</w:t>
      </w:r>
      <w:r>
        <w:rPr>
          <w:rFonts w:asciiTheme="minorHAnsi" w:eastAsiaTheme="minorEastAsia" w:hAnsiTheme="minorHAnsi" w:cstheme="minorBidi"/>
          <w:noProof/>
          <w:sz w:val="22"/>
          <w:szCs w:val="22"/>
        </w:rPr>
        <w:tab/>
      </w:r>
      <w:r>
        <w:rPr>
          <w:noProof/>
        </w:rPr>
        <w:t>Applicability</w:t>
      </w:r>
      <w:r>
        <w:rPr>
          <w:noProof/>
        </w:rPr>
        <w:tab/>
      </w:r>
      <w:r>
        <w:rPr>
          <w:noProof/>
        </w:rPr>
        <w:fldChar w:fldCharType="begin"/>
      </w:r>
      <w:r>
        <w:rPr>
          <w:noProof/>
        </w:rPr>
        <w:instrText xml:space="preserve"> PAGEREF _Toc25000123 \h </w:instrText>
      </w:r>
      <w:r>
        <w:rPr>
          <w:noProof/>
        </w:rPr>
      </w:r>
      <w:r>
        <w:rPr>
          <w:noProof/>
        </w:rPr>
        <w:fldChar w:fldCharType="separate"/>
      </w:r>
      <w:r>
        <w:rPr>
          <w:noProof/>
        </w:rPr>
        <w:t>54</w:t>
      </w:r>
      <w:r>
        <w:rPr>
          <w:noProof/>
        </w:rPr>
        <w:fldChar w:fldCharType="end"/>
      </w:r>
    </w:p>
    <w:p w14:paraId="77F11B37" w14:textId="7E1F9588"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1.3.54</w:t>
      </w:r>
      <w:r>
        <w:rPr>
          <w:rFonts w:asciiTheme="minorHAnsi" w:eastAsiaTheme="minorEastAsia" w:hAnsiTheme="minorHAnsi" w:cstheme="minorBidi"/>
          <w:noProof/>
          <w:sz w:val="22"/>
          <w:szCs w:val="22"/>
        </w:rPr>
        <w:tab/>
      </w:r>
      <w:r>
        <w:rPr>
          <w:noProof/>
        </w:rPr>
        <w:t>Authority</w:t>
      </w:r>
      <w:r>
        <w:rPr>
          <w:noProof/>
        </w:rPr>
        <w:tab/>
      </w:r>
      <w:r>
        <w:rPr>
          <w:noProof/>
        </w:rPr>
        <w:fldChar w:fldCharType="begin"/>
      </w:r>
      <w:r>
        <w:rPr>
          <w:noProof/>
        </w:rPr>
        <w:instrText xml:space="preserve"> PAGEREF _Toc25000124 \h </w:instrText>
      </w:r>
      <w:r>
        <w:rPr>
          <w:noProof/>
        </w:rPr>
      </w:r>
      <w:r>
        <w:rPr>
          <w:noProof/>
        </w:rPr>
        <w:fldChar w:fldCharType="separate"/>
      </w:r>
      <w:r>
        <w:rPr>
          <w:noProof/>
        </w:rPr>
        <w:t>56</w:t>
      </w:r>
      <w:r>
        <w:rPr>
          <w:noProof/>
        </w:rPr>
        <w:fldChar w:fldCharType="end"/>
      </w:r>
    </w:p>
    <w:p w14:paraId="77ADFCD8" w14:textId="11C9980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1.3.55</w:t>
      </w:r>
      <w:r>
        <w:rPr>
          <w:rFonts w:asciiTheme="minorHAnsi" w:eastAsiaTheme="minorEastAsia" w:hAnsiTheme="minorHAnsi" w:cstheme="minorBidi"/>
          <w:noProof/>
          <w:sz w:val="22"/>
          <w:szCs w:val="22"/>
        </w:rPr>
        <w:tab/>
      </w:r>
      <w:r>
        <w:rPr>
          <w:noProof/>
        </w:rPr>
        <w:t>ContactDetails</w:t>
      </w:r>
      <w:r>
        <w:rPr>
          <w:noProof/>
        </w:rPr>
        <w:tab/>
      </w:r>
      <w:r>
        <w:rPr>
          <w:noProof/>
        </w:rPr>
        <w:fldChar w:fldCharType="begin"/>
      </w:r>
      <w:r>
        <w:rPr>
          <w:noProof/>
        </w:rPr>
        <w:instrText xml:space="preserve"> PAGEREF _Toc25000125 \h </w:instrText>
      </w:r>
      <w:r>
        <w:rPr>
          <w:noProof/>
        </w:rPr>
      </w:r>
      <w:r>
        <w:rPr>
          <w:noProof/>
        </w:rPr>
        <w:fldChar w:fldCharType="separate"/>
      </w:r>
      <w:r>
        <w:rPr>
          <w:noProof/>
        </w:rPr>
        <w:t>57</w:t>
      </w:r>
      <w:r>
        <w:rPr>
          <w:noProof/>
        </w:rPr>
        <w:fldChar w:fldCharType="end"/>
      </w:r>
    </w:p>
    <w:p w14:paraId="68C9F203" w14:textId="5B1D9DB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1.3.56</w:t>
      </w:r>
      <w:r>
        <w:rPr>
          <w:rFonts w:asciiTheme="minorHAnsi" w:eastAsiaTheme="minorEastAsia" w:hAnsiTheme="minorHAnsi" w:cstheme="minorBidi"/>
          <w:noProof/>
          <w:sz w:val="22"/>
          <w:szCs w:val="22"/>
        </w:rPr>
        <w:tab/>
      </w:r>
      <w:r>
        <w:rPr>
          <w:noProof/>
        </w:rPr>
        <w:t>NauticalInformation</w:t>
      </w:r>
      <w:r>
        <w:rPr>
          <w:noProof/>
        </w:rPr>
        <w:tab/>
      </w:r>
      <w:r>
        <w:rPr>
          <w:noProof/>
        </w:rPr>
        <w:fldChar w:fldCharType="begin"/>
      </w:r>
      <w:r>
        <w:rPr>
          <w:noProof/>
        </w:rPr>
        <w:instrText xml:space="preserve"> PAGEREF _Toc25000126 \h </w:instrText>
      </w:r>
      <w:r>
        <w:rPr>
          <w:noProof/>
        </w:rPr>
      </w:r>
      <w:r>
        <w:rPr>
          <w:noProof/>
        </w:rPr>
        <w:fldChar w:fldCharType="separate"/>
      </w:r>
      <w:r>
        <w:rPr>
          <w:noProof/>
        </w:rPr>
        <w:t>59</w:t>
      </w:r>
      <w:r>
        <w:rPr>
          <w:noProof/>
        </w:rPr>
        <w:fldChar w:fldCharType="end"/>
      </w:r>
    </w:p>
    <w:p w14:paraId="26564D8F" w14:textId="0B3EC4BA"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1.3.57</w:t>
      </w:r>
      <w:r>
        <w:rPr>
          <w:rFonts w:asciiTheme="minorHAnsi" w:eastAsiaTheme="minorEastAsia" w:hAnsiTheme="minorHAnsi" w:cstheme="minorBidi"/>
          <w:noProof/>
          <w:sz w:val="22"/>
          <w:szCs w:val="22"/>
        </w:rPr>
        <w:tab/>
      </w:r>
      <w:r>
        <w:rPr>
          <w:noProof/>
        </w:rPr>
        <w:t>NonStandardWorkingDay</w:t>
      </w:r>
      <w:r>
        <w:rPr>
          <w:noProof/>
        </w:rPr>
        <w:tab/>
      </w:r>
      <w:r>
        <w:rPr>
          <w:noProof/>
        </w:rPr>
        <w:fldChar w:fldCharType="begin"/>
      </w:r>
      <w:r>
        <w:rPr>
          <w:noProof/>
        </w:rPr>
        <w:instrText xml:space="preserve"> PAGEREF _Toc25000127 \h </w:instrText>
      </w:r>
      <w:r>
        <w:rPr>
          <w:noProof/>
        </w:rPr>
      </w:r>
      <w:r>
        <w:rPr>
          <w:noProof/>
        </w:rPr>
        <w:fldChar w:fldCharType="separate"/>
      </w:r>
      <w:r>
        <w:rPr>
          <w:noProof/>
        </w:rPr>
        <w:t>60</w:t>
      </w:r>
      <w:r>
        <w:rPr>
          <w:noProof/>
        </w:rPr>
        <w:fldChar w:fldCharType="end"/>
      </w:r>
    </w:p>
    <w:p w14:paraId="57EA3313" w14:textId="46A8FBB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1.3.58</w:t>
      </w:r>
      <w:r>
        <w:rPr>
          <w:rFonts w:asciiTheme="minorHAnsi" w:eastAsiaTheme="minorEastAsia" w:hAnsiTheme="minorHAnsi" w:cstheme="minorBidi"/>
          <w:noProof/>
          <w:sz w:val="22"/>
          <w:szCs w:val="22"/>
        </w:rPr>
        <w:tab/>
      </w:r>
      <w:r>
        <w:rPr>
          <w:noProof/>
        </w:rPr>
        <w:t>Recommendations</w:t>
      </w:r>
      <w:r>
        <w:rPr>
          <w:noProof/>
        </w:rPr>
        <w:tab/>
      </w:r>
      <w:r>
        <w:rPr>
          <w:noProof/>
        </w:rPr>
        <w:fldChar w:fldCharType="begin"/>
      </w:r>
      <w:r>
        <w:rPr>
          <w:noProof/>
        </w:rPr>
        <w:instrText xml:space="preserve"> PAGEREF _Toc25000128 \h </w:instrText>
      </w:r>
      <w:r>
        <w:rPr>
          <w:noProof/>
        </w:rPr>
      </w:r>
      <w:r>
        <w:rPr>
          <w:noProof/>
        </w:rPr>
        <w:fldChar w:fldCharType="separate"/>
      </w:r>
      <w:r>
        <w:rPr>
          <w:noProof/>
        </w:rPr>
        <w:t>61</w:t>
      </w:r>
      <w:r>
        <w:rPr>
          <w:noProof/>
        </w:rPr>
        <w:fldChar w:fldCharType="end"/>
      </w:r>
    </w:p>
    <w:p w14:paraId="4EB64EB9" w14:textId="086B6FF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1.3.59</w:t>
      </w:r>
      <w:r>
        <w:rPr>
          <w:rFonts w:asciiTheme="minorHAnsi" w:eastAsiaTheme="minorEastAsia" w:hAnsiTheme="minorHAnsi" w:cstheme="minorBidi"/>
          <w:noProof/>
          <w:sz w:val="22"/>
          <w:szCs w:val="22"/>
        </w:rPr>
        <w:tab/>
      </w:r>
      <w:r>
        <w:rPr>
          <w:noProof/>
        </w:rPr>
        <w:t>Regulations</w:t>
      </w:r>
      <w:r>
        <w:rPr>
          <w:noProof/>
        </w:rPr>
        <w:tab/>
      </w:r>
      <w:r>
        <w:rPr>
          <w:noProof/>
        </w:rPr>
        <w:fldChar w:fldCharType="begin"/>
      </w:r>
      <w:r>
        <w:rPr>
          <w:noProof/>
        </w:rPr>
        <w:instrText xml:space="preserve"> PAGEREF _Toc25000129 \h </w:instrText>
      </w:r>
      <w:r>
        <w:rPr>
          <w:noProof/>
        </w:rPr>
      </w:r>
      <w:r>
        <w:rPr>
          <w:noProof/>
        </w:rPr>
        <w:fldChar w:fldCharType="separate"/>
      </w:r>
      <w:r>
        <w:rPr>
          <w:noProof/>
        </w:rPr>
        <w:t>61</w:t>
      </w:r>
      <w:r>
        <w:rPr>
          <w:noProof/>
        </w:rPr>
        <w:fldChar w:fldCharType="end"/>
      </w:r>
    </w:p>
    <w:p w14:paraId="42F6DB7C" w14:textId="1F749E2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1.3.60</w:t>
      </w:r>
      <w:r>
        <w:rPr>
          <w:rFonts w:asciiTheme="minorHAnsi" w:eastAsiaTheme="minorEastAsia" w:hAnsiTheme="minorHAnsi" w:cstheme="minorBidi"/>
          <w:noProof/>
          <w:sz w:val="22"/>
          <w:szCs w:val="22"/>
        </w:rPr>
        <w:tab/>
      </w:r>
      <w:r>
        <w:rPr>
          <w:noProof/>
        </w:rPr>
        <w:t>Restrictions</w:t>
      </w:r>
      <w:r>
        <w:rPr>
          <w:noProof/>
        </w:rPr>
        <w:tab/>
      </w:r>
      <w:r>
        <w:rPr>
          <w:noProof/>
        </w:rPr>
        <w:fldChar w:fldCharType="begin"/>
      </w:r>
      <w:r>
        <w:rPr>
          <w:noProof/>
        </w:rPr>
        <w:instrText xml:space="preserve"> PAGEREF _Toc25000130 \h </w:instrText>
      </w:r>
      <w:r>
        <w:rPr>
          <w:noProof/>
        </w:rPr>
      </w:r>
      <w:r>
        <w:rPr>
          <w:noProof/>
        </w:rPr>
        <w:fldChar w:fldCharType="separate"/>
      </w:r>
      <w:r>
        <w:rPr>
          <w:noProof/>
        </w:rPr>
        <w:t>62</w:t>
      </w:r>
      <w:r>
        <w:rPr>
          <w:noProof/>
        </w:rPr>
        <w:fldChar w:fldCharType="end"/>
      </w:r>
    </w:p>
    <w:p w14:paraId="134EFA71" w14:textId="55DFB35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1.3.61</w:t>
      </w:r>
      <w:r>
        <w:rPr>
          <w:rFonts w:asciiTheme="minorHAnsi" w:eastAsiaTheme="minorEastAsia" w:hAnsiTheme="minorHAnsi" w:cstheme="minorBidi"/>
          <w:noProof/>
          <w:sz w:val="22"/>
          <w:szCs w:val="22"/>
        </w:rPr>
        <w:tab/>
      </w:r>
      <w:r>
        <w:rPr>
          <w:noProof/>
        </w:rPr>
        <w:t>ServiceHours</w:t>
      </w:r>
      <w:r>
        <w:rPr>
          <w:noProof/>
        </w:rPr>
        <w:tab/>
      </w:r>
      <w:r>
        <w:rPr>
          <w:noProof/>
        </w:rPr>
        <w:fldChar w:fldCharType="begin"/>
      </w:r>
      <w:r>
        <w:rPr>
          <w:noProof/>
        </w:rPr>
        <w:instrText xml:space="preserve"> PAGEREF _Toc25000131 \h </w:instrText>
      </w:r>
      <w:r>
        <w:rPr>
          <w:noProof/>
        </w:rPr>
      </w:r>
      <w:r>
        <w:rPr>
          <w:noProof/>
        </w:rPr>
        <w:fldChar w:fldCharType="separate"/>
      </w:r>
      <w:r>
        <w:rPr>
          <w:noProof/>
        </w:rPr>
        <w:t>62</w:t>
      </w:r>
      <w:r>
        <w:rPr>
          <w:noProof/>
        </w:rPr>
        <w:fldChar w:fldCharType="end"/>
      </w:r>
    </w:p>
    <w:p w14:paraId="57EA8516" w14:textId="1F682358"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1.3.62</w:t>
      </w:r>
      <w:r>
        <w:rPr>
          <w:rFonts w:asciiTheme="minorHAnsi" w:eastAsiaTheme="minorEastAsia" w:hAnsiTheme="minorHAnsi" w:cstheme="minorBidi"/>
          <w:noProof/>
          <w:sz w:val="22"/>
          <w:szCs w:val="22"/>
        </w:rPr>
        <w:tab/>
      </w:r>
      <w:r>
        <w:rPr>
          <w:noProof/>
        </w:rPr>
        <w:t>ShipReport</w:t>
      </w:r>
      <w:r>
        <w:rPr>
          <w:noProof/>
        </w:rPr>
        <w:tab/>
      </w:r>
      <w:r>
        <w:rPr>
          <w:noProof/>
        </w:rPr>
        <w:fldChar w:fldCharType="begin"/>
      </w:r>
      <w:r>
        <w:rPr>
          <w:noProof/>
        </w:rPr>
        <w:instrText xml:space="preserve"> PAGEREF _Toc25000132 \h </w:instrText>
      </w:r>
      <w:r>
        <w:rPr>
          <w:noProof/>
        </w:rPr>
      </w:r>
      <w:r>
        <w:rPr>
          <w:noProof/>
        </w:rPr>
        <w:fldChar w:fldCharType="separate"/>
      </w:r>
      <w:r>
        <w:rPr>
          <w:noProof/>
        </w:rPr>
        <w:t>63</w:t>
      </w:r>
      <w:r>
        <w:rPr>
          <w:noProof/>
        </w:rPr>
        <w:fldChar w:fldCharType="end"/>
      </w:r>
    </w:p>
    <w:p w14:paraId="5B007422" w14:textId="1E2B9CD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1.3.63</w:t>
      </w:r>
      <w:r>
        <w:rPr>
          <w:rFonts w:asciiTheme="minorHAnsi" w:eastAsiaTheme="minorEastAsia" w:hAnsiTheme="minorHAnsi" w:cstheme="minorBidi"/>
          <w:noProof/>
          <w:sz w:val="22"/>
          <w:szCs w:val="22"/>
        </w:rPr>
        <w:tab/>
      </w:r>
      <w:r>
        <w:rPr>
          <w:noProof/>
        </w:rPr>
        <w:t>InclusionType</w:t>
      </w:r>
      <w:r>
        <w:rPr>
          <w:noProof/>
        </w:rPr>
        <w:tab/>
      </w:r>
      <w:r>
        <w:rPr>
          <w:noProof/>
        </w:rPr>
        <w:fldChar w:fldCharType="begin"/>
      </w:r>
      <w:r>
        <w:rPr>
          <w:noProof/>
        </w:rPr>
        <w:instrText xml:space="preserve"> PAGEREF _Toc25000133 \h </w:instrText>
      </w:r>
      <w:r>
        <w:rPr>
          <w:noProof/>
        </w:rPr>
      </w:r>
      <w:r>
        <w:rPr>
          <w:noProof/>
        </w:rPr>
        <w:fldChar w:fldCharType="separate"/>
      </w:r>
      <w:r>
        <w:rPr>
          <w:noProof/>
        </w:rPr>
        <w:t>65</w:t>
      </w:r>
      <w:r>
        <w:rPr>
          <w:noProof/>
        </w:rPr>
        <w:fldChar w:fldCharType="end"/>
      </w:r>
    </w:p>
    <w:p w14:paraId="3B741FB5" w14:textId="37BDB1E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1.3.64</w:t>
      </w:r>
      <w:r>
        <w:rPr>
          <w:rFonts w:asciiTheme="minorHAnsi" w:eastAsiaTheme="minorEastAsia" w:hAnsiTheme="minorHAnsi" w:cstheme="minorBidi"/>
          <w:noProof/>
          <w:sz w:val="22"/>
          <w:szCs w:val="22"/>
        </w:rPr>
        <w:tab/>
      </w:r>
      <w:r>
        <w:rPr>
          <w:noProof/>
        </w:rPr>
        <w:t>PermissionType</w:t>
      </w:r>
      <w:r>
        <w:rPr>
          <w:noProof/>
        </w:rPr>
        <w:tab/>
      </w:r>
      <w:r>
        <w:rPr>
          <w:noProof/>
        </w:rPr>
        <w:fldChar w:fldCharType="begin"/>
      </w:r>
      <w:r>
        <w:rPr>
          <w:noProof/>
        </w:rPr>
        <w:instrText xml:space="preserve"> PAGEREF _Toc25000134 \h </w:instrText>
      </w:r>
      <w:r>
        <w:rPr>
          <w:noProof/>
        </w:rPr>
      </w:r>
      <w:r>
        <w:rPr>
          <w:noProof/>
        </w:rPr>
        <w:fldChar w:fldCharType="separate"/>
      </w:r>
      <w:r>
        <w:rPr>
          <w:noProof/>
        </w:rPr>
        <w:t>65</w:t>
      </w:r>
      <w:r>
        <w:rPr>
          <w:noProof/>
        </w:rPr>
        <w:fldChar w:fldCharType="end"/>
      </w:r>
    </w:p>
    <w:p w14:paraId="70F1370C" w14:textId="4E3475C1"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1.3.65</w:t>
      </w:r>
      <w:r>
        <w:rPr>
          <w:rFonts w:asciiTheme="minorHAnsi" w:eastAsiaTheme="minorEastAsia" w:hAnsiTheme="minorHAnsi" w:cstheme="minorBidi"/>
          <w:noProof/>
          <w:sz w:val="22"/>
          <w:szCs w:val="22"/>
        </w:rPr>
        <w:tab/>
      </w:r>
      <w:r>
        <w:rPr>
          <w:noProof/>
        </w:rPr>
        <w:t>bearingInformation</w:t>
      </w:r>
      <w:r>
        <w:rPr>
          <w:noProof/>
        </w:rPr>
        <w:tab/>
      </w:r>
      <w:r>
        <w:rPr>
          <w:noProof/>
        </w:rPr>
        <w:fldChar w:fldCharType="begin"/>
      </w:r>
      <w:r>
        <w:rPr>
          <w:noProof/>
        </w:rPr>
        <w:instrText xml:space="preserve"> PAGEREF _Toc25000135 \h </w:instrText>
      </w:r>
      <w:r>
        <w:rPr>
          <w:noProof/>
        </w:rPr>
      </w:r>
      <w:r>
        <w:rPr>
          <w:noProof/>
        </w:rPr>
        <w:fldChar w:fldCharType="separate"/>
      </w:r>
      <w:r>
        <w:rPr>
          <w:noProof/>
        </w:rPr>
        <w:t>65</w:t>
      </w:r>
      <w:r>
        <w:rPr>
          <w:noProof/>
        </w:rPr>
        <w:fldChar w:fldCharType="end"/>
      </w:r>
    </w:p>
    <w:p w14:paraId="70D9AE75" w14:textId="08CCAE9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1.3.66</w:t>
      </w:r>
      <w:r>
        <w:rPr>
          <w:rFonts w:asciiTheme="minorHAnsi" w:eastAsiaTheme="minorEastAsia" w:hAnsiTheme="minorHAnsi" w:cstheme="minorBidi"/>
          <w:noProof/>
          <w:sz w:val="22"/>
          <w:szCs w:val="22"/>
        </w:rPr>
        <w:tab/>
      </w:r>
      <w:r>
        <w:rPr>
          <w:noProof/>
        </w:rPr>
        <w:t>contactAddress</w:t>
      </w:r>
      <w:r>
        <w:rPr>
          <w:noProof/>
        </w:rPr>
        <w:tab/>
      </w:r>
      <w:r>
        <w:rPr>
          <w:noProof/>
        </w:rPr>
        <w:fldChar w:fldCharType="begin"/>
      </w:r>
      <w:r>
        <w:rPr>
          <w:noProof/>
        </w:rPr>
        <w:instrText xml:space="preserve"> PAGEREF _Toc25000136 \h </w:instrText>
      </w:r>
      <w:r>
        <w:rPr>
          <w:noProof/>
        </w:rPr>
      </w:r>
      <w:r>
        <w:rPr>
          <w:noProof/>
        </w:rPr>
        <w:fldChar w:fldCharType="separate"/>
      </w:r>
      <w:r>
        <w:rPr>
          <w:noProof/>
        </w:rPr>
        <w:t>66</w:t>
      </w:r>
      <w:r>
        <w:rPr>
          <w:noProof/>
        </w:rPr>
        <w:fldChar w:fldCharType="end"/>
      </w:r>
    </w:p>
    <w:p w14:paraId="6A06BC4E" w14:textId="7C40E672"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1.3.67</w:t>
      </w:r>
      <w:r>
        <w:rPr>
          <w:rFonts w:asciiTheme="minorHAnsi" w:eastAsiaTheme="minorEastAsia" w:hAnsiTheme="minorHAnsi" w:cstheme="minorBidi"/>
          <w:noProof/>
          <w:sz w:val="22"/>
          <w:szCs w:val="22"/>
        </w:rPr>
        <w:tab/>
      </w:r>
      <w:r>
        <w:rPr>
          <w:noProof/>
        </w:rPr>
        <w:t>featureName</w:t>
      </w:r>
      <w:r>
        <w:rPr>
          <w:noProof/>
        </w:rPr>
        <w:tab/>
      </w:r>
      <w:r>
        <w:rPr>
          <w:noProof/>
        </w:rPr>
        <w:fldChar w:fldCharType="begin"/>
      </w:r>
      <w:r>
        <w:rPr>
          <w:noProof/>
        </w:rPr>
        <w:instrText xml:space="preserve"> PAGEREF _Toc25000137 \h </w:instrText>
      </w:r>
      <w:r>
        <w:rPr>
          <w:noProof/>
        </w:rPr>
      </w:r>
      <w:r>
        <w:rPr>
          <w:noProof/>
        </w:rPr>
        <w:fldChar w:fldCharType="separate"/>
      </w:r>
      <w:r>
        <w:rPr>
          <w:noProof/>
        </w:rPr>
        <w:t>67</w:t>
      </w:r>
      <w:r>
        <w:rPr>
          <w:noProof/>
        </w:rPr>
        <w:fldChar w:fldCharType="end"/>
      </w:r>
    </w:p>
    <w:p w14:paraId="1F72FBA4" w14:textId="1E78076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1.3.68</w:t>
      </w:r>
      <w:r>
        <w:rPr>
          <w:rFonts w:asciiTheme="minorHAnsi" w:eastAsiaTheme="minorEastAsia" w:hAnsiTheme="minorHAnsi" w:cstheme="minorBidi"/>
          <w:noProof/>
          <w:sz w:val="22"/>
          <w:szCs w:val="22"/>
        </w:rPr>
        <w:tab/>
      </w:r>
      <w:r>
        <w:rPr>
          <w:noProof/>
        </w:rPr>
        <w:t>fixedDateRange</w:t>
      </w:r>
      <w:r>
        <w:rPr>
          <w:noProof/>
        </w:rPr>
        <w:tab/>
      </w:r>
      <w:r>
        <w:rPr>
          <w:noProof/>
        </w:rPr>
        <w:fldChar w:fldCharType="begin"/>
      </w:r>
      <w:r>
        <w:rPr>
          <w:noProof/>
        </w:rPr>
        <w:instrText xml:space="preserve"> PAGEREF _Toc25000138 \h </w:instrText>
      </w:r>
      <w:r>
        <w:rPr>
          <w:noProof/>
        </w:rPr>
      </w:r>
      <w:r>
        <w:rPr>
          <w:noProof/>
        </w:rPr>
        <w:fldChar w:fldCharType="separate"/>
      </w:r>
      <w:r>
        <w:rPr>
          <w:noProof/>
        </w:rPr>
        <w:t>68</w:t>
      </w:r>
      <w:r>
        <w:rPr>
          <w:noProof/>
        </w:rPr>
        <w:fldChar w:fldCharType="end"/>
      </w:r>
    </w:p>
    <w:p w14:paraId="192C8D5C" w14:textId="4626721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1.3.69</w:t>
      </w:r>
      <w:r>
        <w:rPr>
          <w:rFonts w:asciiTheme="minorHAnsi" w:eastAsiaTheme="minorEastAsia" w:hAnsiTheme="minorHAnsi" w:cstheme="minorBidi"/>
          <w:noProof/>
          <w:sz w:val="22"/>
          <w:szCs w:val="22"/>
        </w:rPr>
        <w:tab/>
      </w:r>
      <w:r>
        <w:rPr>
          <w:noProof/>
        </w:rPr>
        <w:t>frequencyPair</w:t>
      </w:r>
      <w:r>
        <w:rPr>
          <w:noProof/>
        </w:rPr>
        <w:tab/>
      </w:r>
      <w:r>
        <w:rPr>
          <w:noProof/>
        </w:rPr>
        <w:fldChar w:fldCharType="begin"/>
      </w:r>
      <w:r>
        <w:rPr>
          <w:noProof/>
        </w:rPr>
        <w:instrText xml:space="preserve"> PAGEREF _Toc25000139 \h </w:instrText>
      </w:r>
      <w:r>
        <w:rPr>
          <w:noProof/>
        </w:rPr>
      </w:r>
      <w:r>
        <w:rPr>
          <w:noProof/>
        </w:rPr>
        <w:fldChar w:fldCharType="separate"/>
      </w:r>
      <w:r>
        <w:rPr>
          <w:noProof/>
        </w:rPr>
        <w:t>68</w:t>
      </w:r>
      <w:r>
        <w:rPr>
          <w:noProof/>
        </w:rPr>
        <w:fldChar w:fldCharType="end"/>
      </w:r>
    </w:p>
    <w:p w14:paraId="5D37C089" w14:textId="1D7FC0FF"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1.3.70</w:t>
      </w:r>
      <w:r>
        <w:rPr>
          <w:rFonts w:asciiTheme="minorHAnsi" w:eastAsiaTheme="minorEastAsia" w:hAnsiTheme="minorHAnsi" w:cstheme="minorBidi"/>
          <w:noProof/>
          <w:sz w:val="22"/>
          <w:szCs w:val="22"/>
        </w:rPr>
        <w:tab/>
      </w:r>
      <w:r>
        <w:rPr>
          <w:noProof/>
        </w:rPr>
        <w:t>graphic</w:t>
      </w:r>
      <w:r>
        <w:rPr>
          <w:noProof/>
        </w:rPr>
        <w:tab/>
      </w:r>
      <w:r>
        <w:rPr>
          <w:noProof/>
        </w:rPr>
        <w:fldChar w:fldCharType="begin"/>
      </w:r>
      <w:r>
        <w:rPr>
          <w:noProof/>
        </w:rPr>
        <w:instrText xml:space="preserve"> PAGEREF _Toc25000140 \h </w:instrText>
      </w:r>
      <w:r>
        <w:rPr>
          <w:noProof/>
        </w:rPr>
      </w:r>
      <w:r>
        <w:rPr>
          <w:noProof/>
        </w:rPr>
        <w:fldChar w:fldCharType="separate"/>
      </w:r>
      <w:r>
        <w:rPr>
          <w:noProof/>
        </w:rPr>
        <w:t>69</w:t>
      </w:r>
      <w:r>
        <w:rPr>
          <w:noProof/>
        </w:rPr>
        <w:fldChar w:fldCharType="end"/>
      </w:r>
    </w:p>
    <w:p w14:paraId="3EE237DD" w14:textId="4F2D9944"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1.3.71</w:t>
      </w:r>
      <w:r>
        <w:rPr>
          <w:rFonts w:asciiTheme="minorHAnsi" w:eastAsiaTheme="minorEastAsia" w:hAnsiTheme="minorHAnsi" w:cstheme="minorBidi"/>
          <w:noProof/>
          <w:sz w:val="22"/>
          <w:szCs w:val="22"/>
        </w:rPr>
        <w:tab/>
      </w:r>
      <w:r>
        <w:rPr>
          <w:noProof/>
        </w:rPr>
        <w:t>information</w:t>
      </w:r>
      <w:r>
        <w:rPr>
          <w:noProof/>
        </w:rPr>
        <w:tab/>
      </w:r>
      <w:r>
        <w:rPr>
          <w:noProof/>
        </w:rPr>
        <w:fldChar w:fldCharType="begin"/>
      </w:r>
      <w:r>
        <w:rPr>
          <w:noProof/>
        </w:rPr>
        <w:instrText xml:space="preserve"> PAGEREF _Toc25000141 \h </w:instrText>
      </w:r>
      <w:r>
        <w:rPr>
          <w:noProof/>
        </w:rPr>
      </w:r>
      <w:r>
        <w:rPr>
          <w:noProof/>
        </w:rPr>
        <w:fldChar w:fldCharType="separate"/>
      </w:r>
      <w:r>
        <w:rPr>
          <w:noProof/>
        </w:rPr>
        <w:t>70</w:t>
      </w:r>
      <w:r>
        <w:rPr>
          <w:noProof/>
        </w:rPr>
        <w:fldChar w:fldCharType="end"/>
      </w:r>
    </w:p>
    <w:p w14:paraId="0785E8F0" w14:textId="1005781A"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1.3.72</w:t>
      </w:r>
      <w:r>
        <w:rPr>
          <w:rFonts w:asciiTheme="minorHAnsi" w:eastAsiaTheme="minorEastAsia" w:hAnsiTheme="minorHAnsi" w:cstheme="minorBidi"/>
          <w:noProof/>
          <w:sz w:val="22"/>
          <w:szCs w:val="22"/>
        </w:rPr>
        <w:tab/>
      </w:r>
      <w:r>
        <w:rPr>
          <w:noProof/>
        </w:rPr>
        <w:t>noticeTime</w:t>
      </w:r>
      <w:r>
        <w:rPr>
          <w:noProof/>
        </w:rPr>
        <w:tab/>
      </w:r>
      <w:r>
        <w:rPr>
          <w:noProof/>
        </w:rPr>
        <w:fldChar w:fldCharType="begin"/>
      </w:r>
      <w:r>
        <w:rPr>
          <w:noProof/>
        </w:rPr>
        <w:instrText xml:space="preserve"> PAGEREF _Toc25000142 \h </w:instrText>
      </w:r>
      <w:r>
        <w:rPr>
          <w:noProof/>
        </w:rPr>
      </w:r>
      <w:r>
        <w:rPr>
          <w:noProof/>
        </w:rPr>
        <w:fldChar w:fldCharType="separate"/>
      </w:r>
      <w:r>
        <w:rPr>
          <w:noProof/>
        </w:rPr>
        <w:t>71</w:t>
      </w:r>
      <w:r>
        <w:rPr>
          <w:noProof/>
        </w:rPr>
        <w:fldChar w:fldCharType="end"/>
      </w:r>
    </w:p>
    <w:p w14:paraId="3745F5E3" w14:textId="1E58AD84"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1.3.73</w:t>
      </w:r>
      <w:r>
        <w:rPr>
          <w:rFonts w:asciiTheme="minorHAnsi" w:eastAsiaTheme="minorEastAsia" w:hAnsiTheme="minorHAnsi" w:cstheme="minorBidi"/>
          <w:noProof/>
          <w:sz w:val="22"/>
          <w:szCs w:val="22"/>
        </w:rPr>
        <w:tab/>
      </w:r>
      <w:r>
        <w:rPr>
          <w:noProof/>
        </w:rPr>
        <w:t>onlineResource</w:t>
      </w:r>
      <w:r>
        <w:rPr>
          <w:noProof/>
        </w:rPr>
        <w:tab/>
      </w:r>
      <w:r>
        <w:rPr>
          <w:noProof/>
        </w:rPr>
        <w:fldChar w:fldCharType="begin"/>
      </w:r>
      <w:r>
        <w:rPr>
          <w:noProof/>
        </w:rPr>
        <w:instrText xml:space="preserve"> PAGEREF _Toc25000143 \h </w:instrText>
      </w:r>
      <w:r>
        <w:rPr>
          <w:noProof/>
        </w:rPr>
      </w:r>
      <w:r>
        <w:rPr>
          <w:noProof/>
        </w:rPr>
        <w:fldChar w:fldCharType="separate"/>
      </w:r>
      <w:r>
        <w:rPr>
          <w:noProof/>
        </w:rPr>
        <w:t>71</w:t>
      </w:r>
      <w:r>
        <w:rPr>
          <w:noProof/>
        </w:rPr>
        <w:fldChar w:fldCharType="end"/>
      </w:r>
    </w:p>
    <w:p w14:paraId="11F6CFDF" w14:textId="04DD20E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1.3.74</w:t>
      </w:r>
      <w:r>
        <w:rPr>
          <w:rFonts w:asciiTheme="minorHAnsi" w:eastAsiaTheme="minorEastAsia" w:hAnsiTheme="minorHAnsi" w:cstheme="minorBidi"/>
          <w:noProof/>
          <w:sz w:val="22"/>
          <w:szCs w:val="22"/>
        </w:rPr>
        <w:tab/>
      </w:r>
      <w:r>
        <w:rPr>
          <w:noProof/>
        </w:rPr>
        <w:t>orientation</w:t>
      </w:r>
      <w:r>
        <w:rPr>
          <w:noProof/>
        </w:rPr>
        <w:tab/>
      </w:r>
      <w:r>
        <w:rPr>
          <w:noProof/>
        </w:rPr>
        <w:fldChar w:fldCharType="begin"/>
      </w:r>
      <w:r>
        <w:rPr>
          <w:noProof/>
        </w:rPr>
        <w:instrText xml:space="preserve"> PAGEREF _Toc25000144 \h </w:instrText>
      </w:r>
      <w:r>
        <w:rPr>
          <w:noProof/>
        </w:rPr>
      </w:r>
      <w:r>
        <w:rPr>
          <w:noProof/>
        </w:rPr>
        <w:fldChar w:fldCharType="separate"/>
      </w:r>
      <w:r>
        <w:rPr>
          <w:noProof/>
        </w:rPr>
        <w:t>72</w:t>
      </w:r>
      <w:r>
        <w:rPr>
          <w:noProof/>
        </w:rPr>
        <w:fldChar w:fldCharType="end"/>
      </w:r>
    </w:p>
    <w:p w14:paraId="44915FA6" w14:textId="7EA70BA1"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1.3.75</w:t>
      </w:r>
      <w:r>
        <w:rPr>
          <w:rFonts w:asciiTheme="minorHAnsi" w:eastAsiaTheme="minorEastAsia" w:hAnsiTheme="minorHAnsi" w:cstheme="minorBidi"/>
          <w:noProof/>
          <w:sz w:val="22"/>
          <w:szCs w:val="22"/>
        </w:rPr>
        <w:tab/>
      </w:r>
      <w:r>
        <w:rPr>
          <w:noProof/>
        </w:rPr>
        <w:t>periodicDateRange</w:t>
      </w:r>
      <w:r>
        <w:rPr>
          <w:noProof/>
        </w:rPr>
        <w:tab/>
      </w:r>
      <w:r>
        <w:rPr>
          <w:noProof/>
        </w:rPr>
        <w:fldChar w:fldCharType="begin"/>
      </w:r>
      <w:r>
        <w:rPr>
          <w:noProof/>
        </w:rPr>
        <w:instrText xml:space="preserve"> PAGEREF _Toc25000145 \h </w:instrText>
      </w:r>
      <w:r>
        <w:rPr>
          <w:noProof/>
        </w:rPr>
      </w:r>
      <w:r>
        <w:rPr>
          <w:noProof/>
        </w:rPr>
        <w:fldChar w:fldCharType="separate"/>
      </w:r>
      <w:r>
        <w:rPr>
          <w:noProof/>
        </w:rPr>
        <w:t>73</w:t>
      </w:r>
      <w:r>
        <w:rPr>
          <w:noProof/>
        </w:rPr>
        <w:fldChar w:fldCharType="end"/>
      </w:r>
    </w:p>
    <w:p w14:paraId="180F41A4" w14:textId="1C4F115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1.3.76</w:t>
      </w:r>
      <w:r>
        <w:rPr>
          <w:rFonts w:asciiTheme="minorHAnsi" w:eastAsiaTheme="minorEastAsia" w:hAnsiTheme="minorHAnsi" w:cstheme="minorBidi"/>
          <w:noProof/>
          <w:sz w:val="22"/>
          <w:szCs w:val="22"/>
        </w:rPr>
        <w:tab/>
      </w:r>
      <w:r>
        <w:rPr>
          <w:noProof/>
        </w:rPr>
        <w:t>radiocommunications</w:t>
      </w:r>
      <w:r>
        <w:rPr>
          <w:noProof/>
        </w:rPr>
        <w:tab/>
      </w:r>
      <w:r>
        <w:rPr>
          <w:noProof/>
        </w:rPr>
        <w:fldChar w:fldCharType="begin"/>
      </w:r>
      <w:r>
        <w:rPr>
          <w:noProof/>
        </w:rPr>
        <w:instrText xml:space="preserve"> PAGEREF _Toc25000146 \h </w:instrText>
      </w:r>
      <w:r>
        <w:rPr>
          <w:noProof/>
        </w:rPr>
      </w:r>
      <w:r>
        <w:rPr>
          <w:noProof/>
        </w:rPr>
        <w:fldChar w:fldCharType="separate"/>
      </w:r>
      <w:r>
        <w:rPr>
          <w:noProof/>
        </w:rPr>
        <w:t>73</w:t>
      </w:r>
      <w:r>
        <w:rPr>
          <w:noProof/>
        </w:rPr>
        <w:fldChar w:fldCharType="end"/>
      </w:r>
    </w:p>
    <w:p w14:paraId="1C55FE5B" w14:textId="2F38D2D1"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1.3.77</w:t>
      </w:r>
      <w:r>
        <w:rPr>
          <w:rFonts w:asciiTheme="minorHAnsi" w:eastAsiaTheme="minorEastAsia" w:hAnsiTheme="minorHAnsi" w:cstheme="minorBidi"/>
          <w:noProof/>
          <w:sz w:val="22"/>
          <w:szCs w:val="22"/>
        </w:rPr>
        <w:tab/>
      </w:r>
      <w:r>
        <w:rPr>
          <w:noProof/>
        </w:rPr>
        <w:t>rxnCode</w:t>
      </w:r>
      <w:r>
        <w:rPr>
          <w:noProof/>
        </w:rPr>
        <w:tab/>
      </w:r>
      <w:r>
        <w:rPr>
          <w:noProof/>
        </w:rPr>
        <w:fldChar w:fldCharType="begin"/>
      </w:r>
      <w:r>
        <w:rPr>
          <w:noProof/>
        </w:rPr>
        <w:instrText xml:space="preserve"> PAGEREF _Toc25000147 \h </w:instrText>
      </w:r>
      <w:r>
        <w:rPr>
          <w:noProof/>
        </w:rPr>
      </w:r>
      <w:r>
        <w:rPr>
          <w:noProof/>
        </w:rPr>
        <w:fldChar w:fldCharType="separate"/>
      </w:r>
      <w:r>
        <w:rPr>
          <w:noProof/>
        </w:rPr>
        <w:t>74</w:t>
      </w:r>
      <w:r>
        <w:rPr>
          <w:noProof/>
        </w:rPr>
        <w:fldChar w:fldCharType="end"/>
      </w:r>
    </w:p>
    <w:p w14:paraId="2A0BB15E" w14:textId="57485E4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1.3.78</w:t>
      </w:r>
      <w:r>
        <w:rPr>
          <w:rFonts w:asciiTheme="minorHAnsi" w:eastAsiaTheme="minorEastAsia" w:hAnsiTheme="minorHAnsi" w:cstheme="minorBidi"/>
          <w:noProof/>
          <w:sz w:val="22"/>
          <w:szCs w:val="22"/>
        </w:rPr>
        <w:tab/>
      </w:r>
      <w:r>
        <w:rPr>
          <w:noProof/>
        </w:rPr>
        <w:t>underkeelAllowance</w:t>
      </w:r>
      <w:r>
        <w:rPr>
          <w:noProof/>
        </w:rPr>
        <w:tab/>
      </w:r>
      <w:r>
        <w:rPr>
          <w:noProof/>
        </w:rPr>
        <w:fldChar w:fldCharType="begin"/>
      </w:r>
      <w:r>
        <w:rPr>
          <w:noProof/>
        </w:rPr>
        <w:instrText xml:space="preserve"> PAGEREF _Toc25000148 \h </w:instrText>
      </w:r>
      <w:r>
        <w:rPr>
          <w:noProof/>
        </w:rPr>
      </w:r>
      <w:r>
        <w:rPr>
          <w:noProof/>
        </w:rPr>
        <w:fldChar w:fldCharType="separate"/>
      </w:r>
      <w:r>
        <w:rPr>
          <w:noProof/>
        </w:rPr>
        <w:t>75</w:t>
      </w:r>
      <w:r>
        <w:rPr>
          <w:noProof/>
        </w:rPr>
        <w:fldChar w:fldCharType="end"/>
      </w:r>
    </w:p>
    <w:p w14:paraId="1DA0217E" w14:textId="3F348C89"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1.3.79</w:t>
      </w:r>
      <w:r>
        <w:rPr>
          <w:rFonts w:asciiTheme="minorHAnsi" w:eastAsiaTheme="minorEastAsia" w:hAnsiTheme="minorHAnsi" w:cstheme="minorBidi"/>
          <w:noProof/>
          <w:sz w:val="22"/>
          <w:szCs w:val="22"/>
        </w:rPr>
        <w:tab/>
      </w:r>
      <w:r>
        <w:rPr>
          <w:noProof/>
        </w:rPr>
        <w:t>scheduleByDayOfWeek</w:t>
      </w:r>
      <w:r>
        <w:rPr>
          <w:noProof/>
        </w:rPr>
        <w:tab/>
      </w:r>
      <w:r>
        <w:rPr>
          <w:noProof/>
        </w:rPr>
        <w:fldChar w:fldCharType="begin"/>
      </w:r>
      <w:r>
        <w:rPr>
          <w:noProof/>
        </w:rPr>
        <w:instrText xml:space="preserve"> PAGEREF _Toc25000149 \h </w:instrText>
      </w:r>
      <w:r>
        <w:rPr>
          <w:noProof/>
        </w:rPr>
      </w:r>
      <w:r>
        <w:rPr>
          <w:noProof/>
        </w:rPr>
        <w:fldChar w:fldCharType="separate"/>
      </w:r>
      <w:r>
        <w:rPr>
          <w:noProof/>
        </w:rPr>
        <w:t>75</w:t>
      </w:r>
      <w:r>
        <w:rPr>
          <w:noProof/>
        </w:rPr>
        <w:fldChar w:fldCharType="end"/>
      </w:r>
    </w:p>
    <w:p w14:paraId="2331970C" w14:textId="40E746D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1.3.80</w:t>
      </w:r>
      <w:r>
        <w:rPr>
          <w:rFonts w:asciiTheme="minorHAnsi" w:eastAsiaTheme="minorEastAsia" w:hAnsiTheme="minorHAnsi" w:cstheme="minorBidi"/>
          <w:noProof/>
          <w:sz w:val="22"/>
          <w:szCs w:val="22"/>
        </w:rPr>
        <w:tab/>
      </w:r>
      <w:r>
        <w:rPr>
          <w:noProof/>
        </w:rPr>
        <w:t>sourceIndication</w:t>
      </w:r>
      <w:r>
        <w:rPr>
          <w:noProof/>
        </w:rPr>
        <w:tab/>
      </w:r>
      <w:r>
        <w:rPr>
          <w:noProof/>
        </w:rPr>
        <w:fldChar w:fldCharType="begin"/>
      </w:r>
      <w:r>
        <w:rPr>
          <w:noProof/>
        </w:rPr>
        <w:instrText xml:space="preserve"> PAGEREF _Toc25000150 \h </w:instrText>
      </w:r>
      <w:r>
        <w:rPr>
          <w:noProof/>
        </w:rPr>
      </w:r>
      <w:r>
        <w:rPr>
          <w:noProof/>
        </w:rPr>
        <w:fldChar w:fldCharType="separate"/>
      </w:r>
      <w:r>
        <w:rPr>
          <w:noProof/>
        </w:rPr>
        <w:t>76</w:t>
      </w:r>
      <w:r>
        <w:rPr>
          <w:noProof/>
        </w:rPr>
        <w:fldChar w:fldCharType="end"/>
      </w:r>
    </w:p>
    <w:p w14:paraId="407C6AA5" w14:textId="4CC55F75"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1.3.81</w:t>
      </w:r>
      <w:r>
        <w:rPr>
          <w:rFonts w:asciiTheme="minorHAnsi" w:eastAsiaTheme="minorEastAsia" w:hAnsiTheme="minorHAnsi" w:cstheme="minorBidi"/>
          <w:noProof/>
          <w:sz w:val="22"/>
          <w:szCs w:val="22"/>
        </w:rPr>
        <w:tab/>
      </w:r>
      <w:r>
        <w:rPr>
          <w:noProof/>
        </w:rPr>
        <w:t>telecommunications</w:t>
      </w:r>
      <w:r>
        <w:rPr>
          <w:noProof/>
        </w:rPr>
        <w:tab/>
      </w:r>
      <w:r>
        <w:rPr>
          <w:noProof/>
        </w:rPr>
        <w:fldChar w:fldCharType="begin"/>
      </w:r>
      <w:r>
        <w:rPr>
          <w:noProof/>
        </w:rPr>
        <w:instrText xml:space="preserve"> PAGEREF _Toc25000151 \h </w:instrText>
      </w:r>
      <w:r>
        <w:rPr>
          <w:noProof/>
        </w:rPr>
      </w:r>
      <w:r>
        <w:rPr>
          <w:noProof/>
        </w:rPr>
        <w:fldChar w:fldCharType="separate"/>
      </w:r>
      <w:r>
        <w:rPr>
          <w:noProof/>
        </w:rPr>
        <w:t>77</w:t>
      </w:r>
      <w:r>
        <w:rPr>
          <w:noProof/>
        </w:rPr>
        <w:fldChar w:fldCharType="end"/>
      </w:r>
    </w:p>
    <w:p w14:paraId="00141A21" w14:textId="4978C33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1.3.82</w:t>
      </w:r>
      <w:r>
        <w:rPr>
          <w:rFonts w:asciiTheme="minorHAnsi" w:eastAsiaTheme="minorEastAsia" w:hAnsiTheme="minorHAnsi" w:cstheme="minorBidi"/>
          <w:noProof/>
          <w:sz w:val="22"/>
          <w:szCs w:val="22"/>
        </w:rPr>
        <w:tab/>
      </w:r>
      <w:r>
        <w:rPr>
          <w:noProof/>
        </w:rPr>
        <w:t>textContent</w:t>
      </w:r>
      <w:r>
        <w:rPr>
          <w:noProof/>
        </w:rPr>
        <w:tab/>
      </w:r>
      <w:r>
        <w:rPr>
          <w:noProof/>
        </w:rPr>
        <w:fldChar w:fldCharType="begin"/>
      </w:r>
      <w:r>
        <w:rPr>
          <w:noProof/>
        </w:rPr>
        <w:instrText xml:space="preserve"> PAGEREF _Toc25000152 \h </w:instrText>
      </w:r>
      <w:r>
        <w:rPr>
          <w:noProof/>
        </w:rPr>
      </w:r>
      <w:r>
        <w:rPr>
          <w:noProof/>
        </w:rPr>
        <w:fldChar w:fldCharType="separate"/>
      </w:r>
      <w:r>
        <w:rPr>
          <w:noProof/>
        </w:rPr>
        <w:t>77</w:t>
      </w:r>
      <w:r>
        <w:rPr>
          <w:noProof/>
        </w:rPr>
        <w:fldChar w:fldCharType="end"/>
      </w:r>
    </w:p>
    <w:p w14:paraId="1E3B23D4" w14:textId="1F2F61AA"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1.3.83</w:t>
      </w:r>
      <w:r>
        <w:rPr>
          <w:rFonts w:asciiTheme="minorHAnsi" w:eastAsiaTheme="minorEastAsia" w:hAnsiTheme="minorHAnsi" w:cstheme="minorBidi"/>
          <w:noProof/>
          <w:sz w:val="22"/>
          <w:szCs w:val="22"/>
        </w:rPr>
        <w:tab/>
      </w:r>
      <w:r>
        <w:rPr>
          <w:noProof/>
        </w:rPr>
        <w:t>timeIntervalsByDayOfWeek</w:t>
      </w:r>
      <w:r>
        <w:rPr>
          <w:noProof/>
        </w:rPr>
        <w:tab/>
      </w:r>
      <w:r>
        <w:rPr>
          <w:noProof/>
        </w:rPr>
        <w:fldChar w:fldCharType="begin"/>
      </w:r>
      <w:r>
        <w:rPr>
          <w:noProof/>
        </w:rPr>
        <w:instrText xml:space="preserve"> PAGEREF _Toc25000153 \h </w:instrText>
      </w:r>
      <w:r>
        <w:rPr>
          <w:noProof/>
        </w:rPr>
      </w:r>
      <w:r>
        <w:rPr>
          <w:noProof/>
        </w:rPr>
        <w:fldChar w:fldCharType="separate"/>
      </w:r>
      <w:r>
        <w:rPr>
          <w:noProof/>
        </w:rPr>
        <w:t>78</w:t>
      </w:r>
      <w:r>
        <w:rPr>
          <w:noProof/>
        </w:rPr>
        <w:fldChar w:fldCharType="end"/>
      </w:r>
    </w:p>
    <w:p w14:paraId="5DDA4C90" w14:textId="48C67552"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1.3.84</w:t>
      </w:r>
      <w:r>
        <w:rPr>
          <w:rFonts w:asciiTheme="minorHAnsi" w:eastAsiaTheme="minorEastAsia" w:hAnsiTheme="minorHAnsi" w:cstheme="minorBidi"/>
          <w:noProof/>
          <w:sz w:val="22"/>
          <w:szCs w:val="22"/>
        </w:rPr>
        <w:tab/>
      </w:r>
      <w:r>
        <w:rPr>
          <w:noProof/>
        </w:rPr>
        <w:t>vesselsMeasurements</w:t>
      </w:r>
      <w:r>
        <w:rPr>
          <w:noProof/>
        </w:rPr>
        <w:tab/>
      </w:r>
      <w:r>
        <w:rPr>
          <w:noProof/>
        </w:rPr>
        <w:fldChar w:fldCharType="begin"/>
      </w:r>
      <w:r>
        <w:rPr>
          <w:noProof/>
        </w:rPr>
        <w:instrText xml:space="preserve"> PAGEREF _Toc25000154 \h </w:instrText>
      </w:r>
      <w:r>
        <w:rPr>
          <w:noProof/>
        </w:rPr>
      </w:r>
      <w:r>
        <w:rPr>
          <w:noProof/>
        </w:rPr>
        <w:fldChar w:fldCharType="separate"/>
      </w:r>
      <w:r>
        <w:rPr>
          <w:noProof/>
        </w:rPr>
        <w:t>79</w:t>
      </w:r>
      <w:r>
        <w:rPr>
          <w:noProof/>
        </w:rPr>
        <w:fldChar w:fldCharType="end"/>
      </w:r>
    </w:p>
    <w:p w14:paraId="1AB821E8" w14:textId="5996E8B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1.3.85</w:t>
      </w:r>
      <w:r>
        <w:rPr>
          <w:rFonts w:asciiTheme="minorHAnsi" w:eastAsiaTheme="minorEastAsia" w:hAnsiTheme="minorHAnsi" w:cstheme="minorBidi"/>
          <w:noProof/>
          <w:sz w:val="22"/>
          <w:szCs w:val="22"/>
        </w:rPr>
        <w:tab/>
      </w:r>
      <w:r>
        <w:rPr>
          <w:noProof/>
        </w:rPr>
        <w:t>actionOrActivity</w:t>
      </w:r>
      <w:r>
        <w:rPr>
          <w:noProof/>
        </w:rPr>
        <w:tab/>
      </w:r>
      <w:r>
        <w:rPr>
          <w:noProof/>
        </w:rPr>
        <w:fldChar w:fldCharType="begin"/>
      </w:r>
      <w:r>
        <w:rPr>
          <w:noProof/>
        </w:rPr>
        <w:instrText xml:space="preserve"> PAGEREF _Toc25000155 \h </w:instrText>
      </w:r>
      <w:r>
        <w:rPr>
          <w:noProof/>
        </w:rPr>
      </w:r>
      <w:r>
        <w:rPr>
          <w:noProof/>
        </w:rPr>
        <w:fldChar w:fldCharType="separate"/>
      </w:r>
      <w:r>
        <w:rPr>
          <w:noProof/>
        </w:rPr>
        <w:t>80</w:t>
      </w:r>
      <w:r>
        <w:rPr>
          <w:noProof/>
        </w:rPr>
        <w:fldChar w:fldCharType="end"/>
      </w:r>
    </w:p>
    <w:p w14:paraId="24F982D8" w14:textId="098C84C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1.3.86</w:t>
      </w:r>
      <w:r>
        <w:rPr>
          <w:rFonts w:asciiTheme="minorHAnsi" w:eastAsiaTheme="minorEastAsia" w:hAnsiTheme="minorHAnsi" w:cstheme="minorBidi"/>
          <w:noProof/>
          <w:sz w:val="22"/>
          <w:szCs w:val="22"/>
        </w:rPr>
        <w:tab/>
      </w:r>
      <w:r>
        <w:rPr>
          <w:noProof/>
        </w:rPr>
        <w:t>categoryOfRxN</w:t>
      </w:r>
      <w:r>
        <w:rPr>
          <w:noProof/>
        </w:rPr>
        <w:tab/>
      </w:r>
      <w:r>
        <w:rPr>
          <w:noProof/>
        </w:rPr>
        <w:fldChar w:fldCharType="begin"/>
      </w:r>
      <w:r>
        <w:rPr>
          <w:noProof/>
        </w:rPr>
        <w:instrText xml:space="preserve"> PAGEREF _Toc25000156 \h </w:instrText>
      </w:r>
      <w:r>
        <w:rPr>
          <w:noProof/>
        </w:rPr>
      </w:r>
      <w:r>
        <w:rPr>
          <w:noProof/>
        </w:rPr>
        <w:fldChar w:fldCharType="separate"/>
      </w:r>
      <w:r>
        <w:rPr>
          <w:noProof/>
        </w:rPr>
        <w:t>81</w:t>
      </w:r>
      <w:r>
        <w:rPr>
          <w:noProof/>
        </w:rPr>
        <w:fldChar w:fldCharType="end"/>
      </w:r>
    </w:p>
    <w:p w14:paraId="131D6FD7" w14:textId="17B50D43"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1.3.87</w:t>
      </w:r>
      <w:r>
        <w:rPr>
          <w:rFonts w:asciiTheme="minorHAnsi" w:eastAsiaTheme="minorEastAsia" w:hAnsiTheme="minorHAnsi" w:cstheme="minorBidi"/>
          <w:noProof/>
          <w:sz w:val="22"/>
          <w:szCs w:val="22"/>
        </w:rPr>
        <w:tab/>
      </w:r>
      <w:r>
        <w:rPr>
          <w:noProof/>
        </w:rPr>
        <w:t>categoryOfSchedule</w:t>
      </w:r>
      <w:r>
        <w:rPr>
          <w:noProof/>
        </w:rPr>
        <w:tab/>
      </w:r>
      <w:r>
        <w:rPr>
          <w:noProof/>
        </w:rPr>
        <w:fldChar w:fldCharType="begin"/>
      </w:r>
      <w:r>
        <w:rPr>
          <w:noProof/>
        </w:rPr>
        <w:instrText xml:space="preserve"> PAGEREF _Toc25000157 \h </w:instrText>
      </w:r>
      <w:r>
        <w:rPr>
          <w:noProof/>
        </w:rPr>
      </w:r>
      <w:r>
        <w:rPr>
          <w:noProof/>
        </w:rPr>
        <w:fldChar w:fldCharType="separate"/>
      </w:r>
      <w:r>
        <w:rPr>
          <w:noProof/>
        </w:rPr>
        <w:t>83</w:t>
      </w:r>
      <w:r>
        <w:rPr>
          <w:noProof/>
        </w:rPr>
        <w:fldChar w:fldCharType="end"/>
      </w:r>
    </w:p>
    <w:p w14:paraId="6B5836A3" w14:textId="72F73B2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1.3.88</w:t>
      </w:r>
      <w:r>
        <w:rPr>
          <w:rFonts w:asciiTheme="minorHAnsi" w:eastAsiaTheme="minorEastAsia" w:hAnsiTheme="minorHAnsi" w:cstheme="minorBidi"/>
          <w:noProof/>
          <w:sz w:val="22"/>
          <w:szCs w:val="22"/>
        </w:rPr>
        <w:tab/>
      </w:r>
      <w:r>
        <w:rPr>
          <w:noProof/>
        </w:rPr>
        <w:t>categoryOfVessel</w:t>
      </w:r>
      <w:r>
        <w:rPr>
          <w:noProof/>
        </w:rPr>
        <w:tab/>
      </w:r>
      <w:r>
        <w:rPr>
          <w:noProof/>
        </w:rPr>
        <w:fldChar w:fldCharType="begin"/>
      </w:r>
      <w:r>
        <w:rPr>
          <w:noProof/>
        </w:rPr>
        <w:instrText xml:space="preserve"> PAGEREF _Toc25000158 \h </w:instrText>
      </w:r>
      <w:r>
        <w:rPr>
          <w:noProof/>
        </w:rPr>
      </w:r>
      <w:r>
        <w:rPr>
          <w:noProof/>
        </w:rPr>
        <w:fldChar w:fldCharType="separate"/>
      </w:r>
      <w:r>
        <w:rPr>
          <w:noProof/>
        </w:rPr>
        <w:t>83</w:t>
      </w:r>
      <w:r>
        <w:rPr>
          <w:noProof/>
        </w:rPr>
        <w:fldChar w:fldCharType="end"/>
      </w:r>
    </w:p>
    <w:p w14:paraId="3234F983" w14:textId="3DF1D86D"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1.3.89</w:t>
      </w:r>
      <w:r>
        <w:rPr>
          <w:rFonts w:asciiTheme="minorHAnsi" w:eastAsiaTheme="minorEastAsia" w:hAnsiTheme="minorHAnsi" w:cstheme="minorBidi"/>
          <w:noProof/>
          <w:sz w:val="22"/>
          <w:szCs w:val="22"/>
        </w:rPr>
        <w:tab/>
      </w:r>
      <w:r>
        <w:rPr>
          <w:noProof/>
        </w:rPr>
        <w:t>onlineFunction</w:t>
      </w:r>
      <w:r>
        <w:rPr>
          <w:noProof/>
        </w:rPr>
        <w:tab/>
      </w:r>
      <w:r>
        <w:rPr>
          <w:noProof/>
        </w:rPr>
        <w:fldChar w:fldCharType="begin"/>
      </w:r>
      <w:r>
        <w:rPr>
          <w:noProof/>
        </w:rPr>
        <w:instrText xml:space="preserve"> PAGEREF _Toc25000159 \h </w:instrText>
      </w:r>
      <w:r>
        <w:rPr>
          <w:noProof/>
        </w:rPr>
      </w:r>
      <w:r>
        <w:rPr>
          <w:noProof/>
        </w:rPr>
        <w:fldChar w:fldCharType="separate"/>
      </w:r>
      <w:r>
        <w:rPr>
          <w:noProof/>
        </w:rPr>
        <w:t>85</w:t>
      </w:r>
      <w:r>
        <w:rPr>
          <w:noProof/>
        </w:rPr>
        <w:fldChar w:fldCharType="end"/>
      </w:r>
    </w:p>
    <w:p w14:paraId="3554D874" w14:textId="63262137"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1.3.90</w:t>
      </w:r>
      <w:r>
        <w:rPr>
          <w:rFonts w:asciiTheme="minorHAnsi" w:eastAsiaTheme="minorEastAsia" w:hAnsiTheme="minorHAnsi" w:cstheme="minorBidi"/>
          <w:noProof/>
          <w:sz w:val="22"/>
          <w:szCs w:val="22"/>
        </w:rPr>
        <w:tab/>
      </w:r>
      <w:r>
        <w:rPr>
          <w:noProof/>
        </w:rPr>
        <w:t>telecommunicationService</w:t>
      </w:r>
      <w:r>
        <w:rPr>
          <w:noProof/>
        </w:rPr>
        <w:tab/>
      </w:r>
      <w:r>
        <w:rPr>
          <w:noProof/>
        </w:rPr>
        <w:fldChar w:fldCharType="begin"/>
      </w:r>
      <w:r>
        <w:rPr>
          <w:noProof/>
        </w:rPr>
        <w:instrText xml:space="preserve"> PAGEREF _Toc25000160 \h </w:instrText>
      </w:r>
      <w:r>
        <w:rPr>
          <w:noProof/>
        </w:rPr>
      </w:r>
      <w:r>
        <w:rPr>
          <w:noProof/>
        </w:rPr>
        <w:fldChar w:fldCharType="separate"/>
      </w:r>
      <w:r>
        <w:rPr>
          <w:noProof/>
        </w:rPr>
        <w:t>86</w:t>
      </w:r>
      <w:r>
        <w:rPr>
          <w:noProof/>
        </w:rPr>
        <w:fldChar w:fldCharType="end"/>
      </w:r>
    </w:p>
    <w:p w14:paraId="1300A705" w14:textId="448BBA2C"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1.3.91</w:t>
      </w:r>
      <w:r>
        <w:rPr>
          <w:rFonts w:asciiTheme="minorHAnsi" w:eastAsiaTheme="minorEastAsia" w:hAnsiTheme="minorHAnsi" w:cstheme="minorBidi"/>
          <w:noProof/>
          <w:sz w:val="22"/>
          <w:szCs w:val="22"/>
        </w:rPr>
        <w:tab/>
      </w:r>
      <w:r>
        <w:rPr>
          <w:noProof/>
        </w:rPr>
        <w:t>cardinalDirection</w:t>
      </w:r>
      <w:r>
        <w:rPr>
          <w:noProof/>
        </w:rPr>
        <w:tab/>
      </w:r>
      <w:r>
        <w:rPr>
          <w:noProof/>
        </w:rPr>
        <w:fldChar w:fldCharType="begin"/>
      </w:r>
      <w:r>
        <w:rPr>
          <w:noProof/>
        </w:rPr>
        <w:instrText xml:space="preserve"> PAGEREF _Toc25000161 \h </w:instrText>
      </w:r>
      <w:r>
        <w:rPr>
          <w:noProof/>
        </w:rPr>
      </w:r>
      <w:r>
        <w:rPr>
          <w:noProof/>
        </w:rPr>
        <w:fldChar w:fldCharType="separate"/>
      </w:r>
      <w:r>
        <w:rPr>
          <w:noProof/>
        </w:rPr>
        <w:t>87</w:t>
      </w:r>
      <w:r>
        <w:rPr>
          <w:noProof/>
        </w:rPr>
        <w:fldChar w:fldCharType="end"/>
      </w:r>
    </w:p>
    <w:p w14:paraId="1B142C3B" w14:textId="6C1F9B8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1.3.92</w:t>
      </w:r>
      <w:r>
        <w:rPr>
          <w:rFonts w:asciiTheme="minorHAnsi" w:eastAsiaTheme="minorEastAsia" w:hAnsiTheme="minorHAnsi" w:cstheme="minorBidi"/>
          <w:noProof/>
          <w:sz w:val="22"/>
          <w:szCs w:val="22"/>
        </w:rPr>
        <w:tab/>
      </w:r>
      <w:r>
        <w:rPr>
          <w:noProof/>
        </w:rPr>
        <w:t>categoryOfAuthority</w:t>
      </w:r>
      <w:r>
        <w:rPr>
          <w:noProof/>
        </w:rPr>
        <w:tab/>
      </w:r>
      <w:r>
        <w:rPr>
          <w:noProof/>
        </w:rPr>
        <w:fldChar w:fldCharType="begin"/>
      </w:r>
      <w:r>
        <w:rPr>
          <w:noProof/>
        </w:rPr>
        <w:instrText xml:space="preserve"> PAGEREF _Toc25000162 \h </w:instrText>
      </w:r>
      <w:r>
        <w:rPr>
          <w:noProof/>
        </w:rPr>
      </w:r>
      <w:r>
        <w:rPr>
          <w:noProof/>
        </w:rPr>
        <w:fldChar w:fldCharType="separate"/>
      </w:r>
      <w:r>
        <w:rPr>
          <w:noProof/>
        </w:rPr>
        <w:t>89</w:t>
      </w:r>
      <w:r>
        <w:rPr>
          <w:noProof/>
        </w:rPr>
        <w:fldChar w:fldCharType="end"/>
      </w:r>
    </w:p>
    <w:p w14:paraId="6FF19CDC" w14:textId="758CF90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lastRenderedPageBreak/>
        <w:t>1.3.93</w:t>
      </w:r>
      <w:r>
        <w:rPr>
          <w:rFonts w:asciiTheme="minorHAnsi" w:eastAsiaTheme="minorEastAsia" w:hAnsiTheme="minorHAnsi" w:cstheme="minorBidi"/>
          <w:noProof/>
          <w:sz w:val="22"/>
          <w:szCs w:val="22"/>
        </w:rPr>
        <w:tab/>
      </w:r>
      <w:r>
        <w:rPr>
          <w:noProof/>
        </w:rPr>
        <w:t>categoryOfCargo</w:t>
      </w:r>
      <w:r>
        <w:rPr>
          <w:noProof/>
        </w:rPr>
        <w:tab/>
      </w:r>
      <w:r>
        <w:rPr>
          <w:noProof/>
        </w:rPr>
        <w:fldChar w:fldCharType="begin"/>
      </w:r>
      <w:r>
        <w:rPr>
          <w:noProof/>
        </w:rPr>
        <w:instrText xml:space="preserve"> PAGEREF _Toc25000163 \h </w:instrText>
      </w:r>
      <w:r>
        <w:rPr>
          <w:noProof/>
        </w:rPr>
      </w:r>
      <w:r>
        <w:rPr>
          <w:noProof/>
        </w:rPr>
        <w:fldChar w:fldCharType="separate"/>
      </w:r>
      <w:r>
        <w:rPr>
          <w:noProof/>
        </w:rPr>
        <w:t>91</w:t>
      </w:r>
      <w:r>
        <w:rPr>
          <w:noProof/>
        </w:rPr>
        <w:fldChar w:fldCharType="end"/>
      </w:r>
    </w:p>
    <w:p w14:paraId="231BA46D" w14:textId="14B3D73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1.3.94</w:t>
      </w:r>
      <w:r>
        <w:rPr>
          <w:rFonts w:asciiTheme="minorHAnsi" w:eastAsiaTheme="minorEastAsia" w:hAnsiTheme="minorHAnsi" w:cstheme="minorBidi"/>
          <w:noProof/>
          <w:sz w:val="22"/>
          <w:szCs w:val="22"/>
        </w:rPr>
        <w:tab/>
      </w:r>
      <w:r>
        <w:rPr>
          <w:noProof/>
        </w:rPr>
        <w:t>categoryOfConcentrationOfShippingHazardArea</w:t>
      </w:r>
      <w:r>
        <w:rPr>
          <w:noProof/>
        </w:rPr>
        <w:tab/>
      </w:r>
      <w:r>
        <w:rPr>
          <w:noProof/>
        </w:rPr>
        <w:fldChar w:fldCharType="begin"/>
      </w:r>
      <w:r>
        <w:rPr>
          <w:noProof/>
        </w:rPr>
        <w:instrText xml:space="preserve"> PAGEREF _Toc25000164 \h </w:instrText>
      </w:r>
      <w:r>
        <w:rPr>
          <w:noProof/>
        </w:rPr>
      </w:r>
      <w:r>
        <w:rPr>
          <w:noProof/>
        </w:rPr>
        <w:fldChar w:fldCharType="separate"/>
      </w:r>
      <w:r>
        <w:rPr>
          <w:noProof/>
        </w:rPr>
        <w:t>92</w:t>
      </w:r>
      <w:r>
        <w:rPr>
          <w:noProof/>
        </w:rPr>
        <w:fldChar w:fldCharType="end"/>
      </w:r>
    </w:p>
    <w:p w14:paraId="767FB0DA" w14:textId="499D4249"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1.3.95</w:t>
      </w:r>
      <w:r>
        <w:rPr>
          <w:rFonts w:asciiTheme="minorHAnsi" w:eastAsiaTheme="minorEastAsia" w:hAnsiTheme="minorHAnsi" w:cstheme="minorBidi"/>
          <w:noProof/>
          <w:sz w:val="22"/>
          <w:szCs w:val="22"/>
        </w:rPr>
        <w:tab/>
      </w:r>
      <w:r>
        <w:rPr>
          <w:noProof/>
        </w:rPr>
        <w:t>categoryOfCommPref</w:t>
      </w:r>
      <w:r>
        <w:rPr>
          <w:noProof/>
        </w:rPr>
        <w:tab/>
      </w:r>
      <w:r>
        <w:rPr>
          <w:noProof/>
        </w:rPr>
        <w:fldChar w:fldCharType="begin"/>
      </w:r>
      <w:r>
        <w:rPr>
          <w:noProof/>
        </w:rPr>
        <w:instrText xml:space="preserve"> PAGEREF _Toc25000165 \h </w:instrText>
      </w:r>
      <w:r>
        <w:rPr>
          <w:noProof/>
        </w:rPr>
      </w:r>
      <w:r>
        <w:rPr>
          <w:noProof/>
        </w:rPr>
        <w:fldChar w:fldCharType="separate"/>
      </w:r>
      <w:r>
        <w:rPr>
          <w:noProof/>
        </w:rPr>
        <w:t>92</w:t>
      </w:r>
      <w:r>
        <w:rPr>
          <w:noProof/>
        </w:rPr>
        <w:fldChar w:fldCharType="end"/>
      </w:r>
    </w:p>
    <w:p w14:paraId="1BB0916F" w14:textId="14D8677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1.3.96</w:t>
      </w:r>
      <w:r>
        <w:rPr>
          <w:rFonts w:asciiTheme="minorHAnsi" w:eastAsiaTheme="minorEastAsia" w:hAnsiTheme="minorHAnsi" w:cstheme="minorBidi"/>
          <w:noProof/>
          <w:sz w:val="22"/>
          <w:szCs w:val="22"/>
        </w:rPr>
        <w:tab/>
      </w:r>
      <w:r>
        <w:rPr>
          <w:noProof/>
        </w:rPr>
        <w:t>categoryOfDangerousOrHazardousCargo</w:t>
      </w:r>
      <w:r>
        <w:rPr>
          <w:noProof/>
        </w:rPr>
        <w:tab/>
      </w:r>
      <w:r>
        <w:rPr>
          <w:noProof/>
        </w:rPr>
        <w:fldChar w:fldCharType="begin"/>
      </w:r>
      <w:r>
        <w:rPr>
          <w:noProof/>
        </w:rPr>
        <w:instrText xml:space="preserve"> PAGEREF _Toc25000166 \h </w:instrText>
      </w:r>
      <w:r>
        <w:rPr>
          <w:noProof/>
        </w:rPr>
      </w:r>
      <w:r>
        <w:rPr>
          <w:noProof/>
        </w:rPr>
        <w:fldChar w:fldCharType="separate"/>
      </w:r>
      <w:r>
        <w:rPr>
          <w:noProof/>
        </w:rPr>
        <w:t>93</w:t>
      </w:r>
      <w:r>
        <w:rPr>
          <w:noProof/>
        </w:rPr>
        <w:fldChar w:fldCharType="end"/>
      </w:r>
    </w:p>
    <w:p w14:paraId="5FC81B13" w14:textId="006D060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1.3.97</w:t>
      </w:r>
      <w:r>
        <w:rPr>
          <w:rFonts w:asciiTheme="minorHAnsi" w:eastAsiaTheme="minorEastAsia" w:hAnsiTheme="minorHAnsi" w:cstheme="minorBidi"/>
          <w:noProof/>
          <w:sz w:val="22"/>
          <w:szCs w:val="22"/>
        </w:rPr>
        <w:tab/>
      </w:r>
      <w:r>
        <w:rPr>
          <w:noProof/>
        </w:rPr>
        <w:t>categoryOfMaritimeBroadcast</w:t>
      </w:r>
      <w:r>
        <w:rPr>
          <w:noProof/>
        </w:rPr>
        <w:tab/>
      </w:r>
      <w:r>
        <w:rPr>
          <w:noProof/>
        </w:rPr>
        <w:fldChar w:fldCharType="begin"/>
      </w:r>
      <w:r>
        <w:rPr>
          <w:noProof/>
        </w:rPr>
        <w:instrText xml:space="preserve"> PAGEREF _Toc25000167 \h </w:instrText>
      </w:r>
      <w:r>
        <w:rPr>
          <w:noProof/>
        </w:rPr>
      </w:r>
      <w:r>
        <w:rPr>
          <w:noProof/>
        </w:rPr>
        <w:fldChar w:fldCharType="separate"/>
      </w:r>
      <w:r>
        <w:rPr>
          <w:noProof/>
        </w:rPr>
        <w:t>95</w:t>
      </w:r>
      <w:r>
        <w:rPr>
          <w:noProof/>
        </w:rPr>
        <w:fldChar w:fldCharType="end"/>
      </w:r>
    </w:p>
    <w:p w14:paraId="1AC39A3F" w14:textId="76C7C0FB"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1.3.98</w:t>
      </w:r>
      <w:r>
        <w:rPr>
          <w:rFonts w:asciiTheme="minorHAnsi" w:eastAsiaTheme="minorEastAsia" w:hAnsiTheme="minorHAnsi" w:cstheme="minorBidi"/>
          <w:noProof/>
          <w:sz w:val="22"/>
          <w:szCs w:val="22"/>
        </w:rPr>
        <w:tab/>
      </w:r>
      <w:r>
        <w:rPr>
          <w:noProof/>
        </w:rPr>
        <w:t>categoryOfMilitaryPracticeArea</w:t>
      </w:r>
      <w:r>
        <w:rPr>
          <w:noProof/>
        </w:rPr>
        <w:tab/>
      </w:r>
      <w:r>
        <w:rPr>
          <w:noProof/>
        </w:rPr>
        <w:fldChar w:fldCharType="begin"/>
      </w:r>
      <w:r>
        <w:rPr>
          <w:noProof/>
        </w:rPr>
        <w:instrText xml:space="preserve"> PAGEREF _Toc25000168 \h </w:instrText>
      </w:r>
      <w:r>
        <w:rPr>
          <w:noProof/>
        </w:rPr>
      </w:r>
      <w:r>
        <w:rPr>
          <w:noProof/>
        </w:rPr>
        <w:fldChar w:fldCharType="separate"/>
      </w:r>
      <w:r>
        <w:rPr>
          <w:noProof/>
        </w:rPr>
        <w:t>97</w:t>
      </w:r>
      <w:r>
        <w:rPr>
          <w:noProof/>
        </w:rPr>
        <w:fldChar w:fldCharType="end"/>
      </w:r>
    </w:p>
    <w:p w14:paraId="5D011D67" w14:textId="6DA9021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1.3.99</w:t>
      </w:r>
      <w:r>
        <w:rPr>
          <w:rFonts w:asciiTheme="minorHAnsi" w:eastAsiaTheme="minorEastAsia" w:hAnsiTheme="minorHAnsi" w:cstheme="minorBidi"/>
          <w:noProof/>
          <w:sz w:val="22"/>
          <w:szCs w:val="22"/>
        </w:rPr>
        <w:tab/>
      </w:r>
      <w:r>
        <w:rPr>
          <w:noProof/>
        </w:rPr>
        <w:t>categoryOfNavigationLine</w:t>
      </w:r>
      <w:r>
        <w:rPr>
          <w:noProof/>
        </w:rPr>
        <w:tab/>
      </w:r>
      <w:r>
        <w:rPr>
          <w:noProof/>
        </w:rPr>
        <w:fldChar w:fldCharType="begin"/>
      </w:r>
      <w:r>
        <w:rPr>
          <w:noProof/>
        </w:rPr>
        <w:instrText xml:space="preserve"> PAGEREF _Toc25000169 \h </w:instrText>
      </w:r>
      <w:r>
        <w:rPr>
          <w:noProof/>
        </w:rPr>
      </w:r>
      <w:r>
        <w:rPr>
          <w:noProof/>
        </w:rPr>
        <w:fldChar w:fldCharType="separate"/>
      </w:r>
      <w:r>
        <w:rPr>
          <w:noProof/>
        </w:rPr>
        <w:t>98</w:t>
      </w:r>
      <w:r>
        <w:rPr>
          <w:noProof/>
        </w:rPr>
        <w:fldChar w:fldCharType="end"/>
      </w:r>
    </w:p>
    <w:p w14:paraId="0ED1F34E" w14:textId="50995553"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1.3.100</w:t>
      </w:r>
      <w:r>
        <w:rPr>
          <w:rFonts w:asciiTheme="minorHAnsi" w:eastAsiaTheme="minorEastAsia" w:hAnsiTheme="minorHAnsi" w:cstheme="minorBidi"/>
          <w:noProof/>
          <w:sz w:val="22"/>
          <w:szCs w:val="22"/>
        </w:rPr>
        <w:tab/>
      </w:r>
      <w:r>
        <w:rPr>
          <w:noProof/>
        </w:rPr>
        <w:t>categoryOfPilot</w:t>
      </w:r>
      <w:r>
        <w:rPr>
          <w:noProof/>
        </w:rPr>
        <w:tab/>
      </w:r>
      <w:r>
        <w:rPr>
          <w:noProof/>
        </w:rPr>
        <w:fldChar w:fldCharType="begin"/>
      </w:r>
      <w:r>
        <w:rPr>
          <w:noProof/>
        </w:rPr>
        <w:instrText xml:space="preserve"> PAGEREF _Toc25000170 \h </w:instrText>
      </w:r>
      <w:r>
        <w:rPr>
          <w:noProof/>
        </w:rPr>
      </w:r>
      <w:r>
        <w:rPr>
          <w:noProof/>
        </w:rPr>
        <w:fldChar w:fldCharType="separate"/>
      </w:r>
      <w:r>
        <w:rPr>
          <w:noProof/>
        </w:rPr>
        <w:t>98</w:t>
      </w:r>
      <w:r>
        <w:rPr>
          <w:noProof/>
        </w:rPr>
        <w:fldChar w:fldCharType="end"/>
      </w:r>
    </w:p>
    <w:p w14:paraId="276FA69E" w14:textId="23FA0E77"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1.3.101</w:t>
      </w:r>
      <w:r>
        <w:rPr>
          <w:rFonts w:asciiTheme="minorHAnsi" w:eastAsiaTheme="minorEastAsia" w:hAnsiTheme="minorHAnsi" w:cstheme="minorBidi"/>
          <w:noProof/>
          <w:sz w:val="22"/>
          <w:szCs w:val="22"/>
        </w:rPr>
        <w:tab/>
      </w:r>
      <w:r>
        <w:rPr>
          <w:noProof/>
        </w:rPr>
        <w:t>categoryOfPilotBoardingPlace</w:t>
      </w:r>
      <w:r>
        <w:rPr>
          <w:noProof/>
        </w:rPr>
        <w:tab/>
      </w:r>
      <w:r>
        <w:rPr>
          <w:noProof/>
        </w:rPr>
        <w:fldChar w:fldCharType="begin"/>
      </w:r>
      <w:r>
        <w:rPr>
          <w:noProof/>
        </w:rPr>
        <w:instrText xml:space="preserve"> PAGEREF _Toc25000171 \h </w:instrText>
      </w:r>
      <w:r>
        <w:rPr>
          <w:noProof/>
        </w:rPr>
      </w:r>
      <w:r>
        <w:rPr>
          <w:noProof/>
        </w:rPr>
        <w:fldChar w:fldCharType="separate"/>
      </w:r>
      <w:r>
        <w:rPr>
          <w:noProof/>
        </w:rPr>
        <w:t>99</w:t>
      </w:r>
      <w:r>
        <w:rPr>
          <w:noProof/>
        </w:rPr>
        <w:fldChar w:fldCharType="end"/>
      </w:r>
    </w:p>
    <w:p w14:paraId="0157C67B" w14:textId="5FBCCFBB"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1.3.102</w:t>
      </w:r>
      <w:r>
        <w:rPr>
          <w:rFonts w:asciiTheme="minorHAnsi" w:eastAsiaTheme="minorEastAsia" w:hAnsiTheme="minorHAnsi" w:cstheme="minorBidi"/>
          <w:noProof/>
          <w:sz w:val="22"/>
          <w:szCs w:val="22"/>
        </w:rPr>
        <w:tab/>
      </w:r>
      <w:r>
        <w:rPr>
          <w:noProof/>
        </w:rPr>
        <w:t>categoryOfPreference</w:t>
      </w:r>
      <w:r>
        <w:rPr>
          <w:noProof/>
        </w:rPr>
        <w:tab/>
      </w:r>
      <w:r>
        <w:rPr>
          <w:noProof/>
        </w:rPr>
        <w:fldChar w:fldCharType="begin"/>
      </w:r>
      <w:r>
        <w:rPr>
          <w:noProof/>
        </w:rPr>
        <w:instrText xml:space="preserve"> PAGEREF _Toc25000172 \h </w:instrText>
      </w:r>
      <w:r>
        <w:rPr>
          <w:noProof/>
        </w:rPr>
      </w:r>
      <w:r>
        <w:rPr>
          <w:noProof/>
        </w:rPr>
        <w:fldChar w:fldCharType="separate"/>
      </w:r>
      <w:r>
        <w:rPr>
          <w:noProof/>
        </w:rPr>
        <w:t>100</w:t>
      </w:r>
      <w:r>
        <w:rPr>
          <w:noProof/>
        </w:rPr>
        <w:fldChar w:fldCharType="end"/>
      </w:r>
    </w:p>
    <w:p w14:paraId="1F661050" w14:textId="27ADE7F9"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1.3.103</w:t>
      </w:r>
      <w:r>
        <w:rPr>
          <w:rFonts w:asciiTheme="minorHAnsi" w:eastAsiaTheme="minorEastAsia" w:hAnsiTheme="minorHAnsi" w:cstheme="minorBidi"/>
          <w:noProof/>
          <w:sz w:val="22"/>
          <w:szCs w:val="22"/>
        </w:rPr>
        <w:tab/>
      </w:r>
      <w:r>
        <w:rPr>
          <w:noProof/>
        </w:rPr>
        <w:t>categoryOfRadioMethods</w:t>
      </w:r>
      <w:r>
        <w:rPr>
          <w:noProof/>
        </w:rPr>
        <w:tab/>
      </w:r>
      <w:r>
        <w:rPr>
          <w:noProof/>
        </w:rPr>
        <w:fldChar w:fldCharType="begin"/>
      </w:r>
      <w:r>
        <w:rPr>
          <w:noProof/>
        </w:rPr>
        <w:instrText xml:space="preserve"> PAGEREF _Toc25000173 \h </w:instrText>
      </w:r>
      <w:r>
        <w:rPr>
          <w:noProof/>
        </w:rPr>
      </w:r>
      <w:r>
        <w:rPr>
          <w:noProof/>
        </w:rPr>
        <w:fldChar w:fldCharType="separate"/>
      </w:r>
      <w:r>
        <w:rPr>
          <w:noProof/>
        </w:rPr>
        <w:t>100</w:t>
      </w:r>
      <w:r>
        <w:rPr>
          <w:noProof/>
        </w:rPr>
        <w:fldChar w:fldCharType="end"/>
      </w:r>
    </w:p>
    <w:p w14:paraId="298C8650" w14:textId="67FA1A9D"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1.3.104</w:t>
      </w:r>
      <w:r>
        <w:rPr>
          <w:rFonts w:asciiTheme="minorHAnsi" w:eastAsiaTheme="minorEastAsia" w:hAnsiTheme="minorHAnsi" w:cstheme="minorBidi"/>
          <w:noProof/>
          <w:sz w:val="22"/>
          <w:szCs w:val="22"/>
        </w:rPr>
        <w:tab/>
      </w:r>
      <w:r>
        <w:rPr>
          <w:noProof/>
        </w:rPr>
        <w:t>categoryOfRelationship</w:t>
      </w:r>
      <w:r>
        <w:rPr>
          <w:noProof/>
        </w:rPr>
        <w:tab/>
      </w:r>
      <w:r>
        <w:rPr>
          <w:noProof/>
        </w:rPr>
        <w:fldChar w:fldCharType="begin"/>
      </w:r>
      <w:r>
        <w:rPr>
          <w:noProof/>
        </w:rPr>
        <w:instrText xml:space="preserve"> PAGEREF _Toc25000174 \h </w:instrText>
      </w:r>
      <w:r>
        <w:rPr>
          <w:noProof/>
        </w:rPr>
      </w:r>
      <w:r>
        <w:rPr>
          <w:noProof/>
        </w:rPr>
        <w:fldChar w:fldCharType="separate"/>
      </w:r>
      <w:r>
        <w:rPr>
          <w:noProof/>
        </w:rPr>
        <w:t>102</w:t>
      </w:r>
      <w:r>
        <w:rPr>
          <w:noProof/>
        </w:rPr>
        <w:fldChar w:fldCharType="end"/>
      </w:r>
    </w:p>
    <w:p w14:paraId="0F09615A" w14:textId="6FE7571B"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1.3.105</w:t>
      </w:r>
      <w:r>
        <w:rPr>
          <w:rFonts w:asciiTheme="minorHAnsi" w:eastAsiaTheme="minorEastAsia" w:hAnsiTheme="minorHAnsi" w:cstheme="minorBidi"/>
          <w:noProof/>
          <w:sz w:val="22"/>
          <w:szCs w:val="22"/>
        </w:rPr>
        <w:tab/>
      </w:r>
      <w:r>
        <w:rPr>
          <w:noProof/>
        </w:rPr>
        <w:t>categoryOfRestrictedArea</w:t>
      </w:r>
      <w:r>
        <w:rPr>
          <w:noProof/>
        </w:rPr>
        <w:tab/>
      </w:r>
      <w:r>
        <w:rPr>
          <w:noProof/>
        </w:rPr>
        <w:fldChar w:fldCharType="begin"/>
      </w:r>
      <w:r>
        <w:rPr>
          <w:noProof/>
        </w:rPr>
        <w:instrText xml:space="preserve"> PAGEREF _Toc25000175 \h </w:instrText>
      </w:r>
      <w:r>
        <w:rPr>
          <w:noProof/>
        </w:rPr>
      </w:r>
      <w:r>
        <w:rPr>
          <w:noProof/>
        </w:rPr>
        <w:fldChar w:fldCharType="separate"/>
      </w:r>
      <w:r>
        <w:rPr>
          <w:noProof/>
        </w:rPr>
        <w:t>103</w:t>
      </w:r>
      <w:r>
        <w:rPr>
          <w:noProof/>
        </w:rPr>
        <w:fldChar w:fldCharType="end"/>
      </w:r>
    </w:p>
    <w:p w14:paraId="75E870F4" w14:textId="1D6DD009"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1.3.106</w:t>
      </w:r>
      <w:r>
        <w:rPr>
          <w:rFonts w:asciiTheme="minorHAnsi" w:eastAsiaTheme="minorEastAsia" w:hAnsiTheme="minorHAnsi" w:cstheme="minorBidi"/>
          <w:noProof/>
          <w:sz w:val="22"/>
          <w:szCs w:val="22"/>
        </w:rPr>
        <w:tab/>
      </w:r>
      <w:r>
        <w:rPr>
          <w:noProof/>
        </w:rPr>
        <w:t>categoryOfRouteingMeasure</w:t>
      </w:r>
      <w:r>
        <w:rPr>
          <w:noProof/>
        </w:rPr>
        <w:tab/>
      </w:r>
      <w:r>
        <w:rPr>
          <w:noProof/>
        </w:rPr>
        <w:fldChar w:fldCharType="begin"/>
      </w:r>
      <w:r>
        <w:rPr>
          <w:noProof/>
        </w:rPr>
        <w:instrText xml:space="preserve"> PAGEREF _Toc25000176 \h </w:instrText>
      </w:r>
      <w:r>
        <w:rPr>
          <w:noProof/>
        </w:rPr>
      </w:r>
      <w:r>
        <w:rPr>
          <w:noProof/>
        </w:rPr>
        <w:fldChar w:fldCharType="separate"/>
      </w:r>
      <w:r>
        <w:rPr>
          <w:noProof/>
        </w:rPr>
        <w:t>105</w:t>
      </w:r>
      <w:r>
        <w:rPr>
          <w:noProof/>
        </w:rPr>
        <w:fldChar w:fldCharType="end"/>
      </w:r>
    </w:p>
    <w:p w14:paraId="71422C1F" w14:textId="55058F37"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1.3.107</w:t>
      </w:r>
      <w:r>
        <w:rPr>
          <w:rFonts w:asciiTheme="minorHAnsi" w:eastAsiaTheme="minorEastAsia" w:hAnsiTheme="minorHAnsi" w:cstheme="minorBidi"/>
          <w:noProof/>
          <w:sz w:val="22"/>
          <w:szCs w:val="22"/>
        </w:rPr>
        <w:tab/>
      </w:r>
      <w:r>
        <w:rPr>
          <w:noProof/>
        </w:rPr>
        <w:t>categoryOfShipReport</w:t>
      </w:r>
      <w:r>
        <w:rPr>
          <w:noProof/>
        </w:rPr>
        <w:tab/>
      </w:r>
      <w:r>
        <w:rPr>
          <w:noProof/>
        </w:rPr>
        <w:fldChar w:fldCharType="begin"/>
      </w:r>
      <w:r>
        <w:rPr>
          <w:noProof/>
        </w:rPr>
        <w:instrText xml:space="preserve"> PAGEREF _Toc25000177 \h </w:instrText>
      </w:r>
      <w:r>
        <w:rPr>
          <w:noProof/>
        </w:rPr>
      </w:r>
      <w:r>
        <w:rPr>
          <w:noProof/>
        </w:rPr>
        <w:fldChar w:fldCharType="separate"/>
      </w:r>
      <w:r>
        <w:rPr>
          <w:noProof/>
        </w:rPr>
        <w:t>106</w:t>
      </w:r>
      <w:r>
        <w:rPr>
          <w:noProof/>
        </w:rPr>
        <w:fldChar w:fldCharType="end"/>
      </w:r>
    </w:p>
    <w:p w14:paraId="12A3A404" w14:textId="55DB9B95"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1.3.108</w:t>
      </w:r>
      <w:r>
        <w:rPr>
          <w:rFonts w:asciiTheme="minorHAnsi" w:eastAsiaTheme="minorEastAsia" w:hAnsiTheme="minorHAnsi" w:cstheme="minorBidi"/>
          <w:noProof/>
          <w:sz w:val="22"/>
          <w:szCs w:val="22"/>
        </w:rPr>
        <w:tab/>
      </w:r>
      <w:r>
        <w:rPr>
          <w:noProof/>
        </w:rPr>
        <w:t>categoryOfSignalStationTraffic</w:t>
      </w:r>
      <w:r>
        <w:rPr>
          <w:noProof/>
        </w:rPr>
        <w:tab/>
      </w:r>
      <w:r>
        <w:rPr>
          <w:noProof/>
        </w:rPr>
        <w:fldChar w:fldCharType="begin"/>
      </w:r>
      <w:r>
        <w:rPr>
          <w:noProof/>
        </w:rPr>
        <w:instrText xml:space="preserve"> PAGEREF _Toc25000178 \h </w:instrText>
      </w:r>
      <w:r>
        <w:rPr>
          <w:noProof/>
        </w:rPr>
      </w:r>
      <w:r>
        <w:rPr>
          <w:noProof/>
        </w:rPr>
        <w:fldChar w:fldCharType="separate"/>
      </w:r>
      <w:r>
        <w:rPr>
          <w:noProof/>
        </w:rPr>
        <w:t>107</w:t>
      </w:r>
      <w:r>
        <w:rPr>
          <w:noProof/>
        </w:rPr>
        <w:fldChar w:fldCharType="end"/>
      </w:r>
    </w:p>
    <w:p w14:paraId="2AD7DF95" w14:textId="26DD0BB2"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1.3.109</w:t>
      </w:r>
      <w:r>
        <w:rPr>
          <w:rFonts w:asciiTheme="minorHAnsi" w:eastAsiaTheme="minorEastAsia" w:hAnsiTheme="minorHAnsi" w:cstheme="minorBidi"/>
          <w:noProof/>
          <w:sz w:val="22"/>
          <w:szCs w:val="22"/>
        </w:rPr>
        <w:tab/>
      </w:r>
      <w:r>
        <w:rPr>
          <w:noProof/>
        </w:rPr>
        <w:t>categoryOfSignalStationWarning</w:t>
      </w:r>
      <w:r>
        <w:rPr>
          <w:noProof/>
        </w:rPr>
        <w:tab/>
      </w:r>
      <w:r>
        <w:rPr>
          <w:noProof/>
        </w:rPr>
        <w:fldChar w:fldCharType="begin"/>
      </w:r>
      <w:r>
        <w:rPr>
          <w:noProof/>
        </w:rPr>
        <w:instrText xml:space="preserve"> PAGEREF _Toc25000179 \h </w:instrText>
      </w:r>
      <w:r>
        <w:rPr>
          <w:noProof/>
        </w:rPr>
      </w:r>
      <w:r>
        <w:rPr>
          <w:noProof/>
        </w:rPr>
        <w:fldChar w:fldCharType="separate"/>
      </w:r>
      <w:r>
        <w:rPr>
          <w:noProof/>
        </w:rPr>
        <w:t>109</w:t>
      </w:r>
      <w:r>
        <w:rPr>
          <w:noProof/>
        </w:rPr>
        <w:fldChar w:fldCharType="end"/>
      </w:r>
    </w:p>
    <w:p w14:paraId="36A91E76" w14:textId="59555792"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1.3.110</w:t>
      </w:r>
      <w:r>
        <w:rPr>
          <w:rFonts w:asciiTheme="minorHAnsi" w:eastAsiaTheme="minorEastAsia" w:hAnsiTheme="minorHAnsi" w:cstheme="minorBidi"/>
          <w:noProof/>
          <w:sz w:val="22"/>
          <w:szCs w:val="22"/>
        </w:rPr>
        <w:tab/>
      </w:r>
      <w:r>
        <w:rPr>
          <w:noProof/>
        </w:rPr>
        <w:t>categoryOfText</w:t>
      </w:r>
      <w:r>
        <w:rPr>
          <w:noProof/>
        </w:rPr>
        <w:tab/>
      </w:r>
      <w:r>
        <w:rPr>
          <w:noProof/>
        </w:rPr>
        <w:fldChar w:fldCharType="begin"/>
      </w:r>
      <w:r>
        <w:rPr>
          <w:noProof/>
        </w:rPr>
        <w:instrText xml:space="preserve"> PAGEREF _Toc25000180 \h </w:instrText>
      </w:r>
      <w:r>
        <w:rPr>
          <w:noProof/>
        </w:rPr>
      </w:r>
      <w:r>
        <w:rPr>
          <w:noProof/>
        </w:rPr>
        <w:fldChar w:fldCharType="separate"/>
      </w:r>
      <w:r>
        <w:rPr>
          <w:noProof/>
        </w:rPr>
        <w:t>111</w:t>
      </w:r>
      <w:r>
        <w:rPr>
          <w:noProof/>
        </w:rPr>
        <w:fldChar w:fldCharType="end"/>
      </w:r>
    </w:p>
    <w:p w14:paraId="11026BB6" w14:textId="3C79FB99"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1.3.111</w:t>
      </w:r>
      <w:r>
        <w:rPr>
          <w:rFonts w:asciiTheme="minorHAnsi" w:eastAsiaTheme="minorEastAsia" w:hAnsiTheme="minorHAnsi" w:cstheme="minorBidi"/>
          <w:noProof/>
          <w:sz w:val="22"/>
          <w:szCs w:val="22"/>
        </w:rPr>
        <w:tab/>
      </w:r>
      <w:r>
        <w:rPr>
          <w:noProof/>
        </w:rPr>
        <w:t>categoryOfTrafficSeparationScheme</w:t>
      </w:r>
      <w:r>
        <w:rPr>
          <w:noProof/>
        </w:rPr>
        <w:tab/>
      </w:r>
      <w:r>
        <w:rPr>
          <w:noProof/>
        </w:rPr>
        <w:fldChar w:fldCharType="begin"/>
      </w:r>
      <w:r>
        <w:rPr>
          <w:noProof/>
        </w:rPr>
        <w:instrText xml:space="preserve"> PAGEREF _Toc25000181 \h </w:instrText>
      </w:r>
      <w:r>
        <w:rPr>
          <w:noProof/>
        </w:rPr>
      </w:r>
      <w:r>
        <w:rPr>
          <w:noProof/>
        </w:rPr>
        <w:fldChar w:fldCharType="separate"/>
      </w:r>
      <w:r>
        <w:rPr>
          <w:noProof/>
        </w:rPr>
        <w:t>111</w:t>
      </w:r>
      <w:r>
        <w:rPr>
          <w:noProof/>
        </w:rPr>
        <w:fldChar w:fldCharType="end"/>
      </w:r>
    </w:p>
    <w:p w14:paraId="24EAEC9A" w14:textId="15151AF1"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1.3.112</w:t>
      </w:r>
      <w:r>
        <w:rPr>
          <w:rFonts w:asciiTheme="minorHAnsi" w:eastAsiaTheme="minorEastAsia" w:hAnsiTheme="minorHAnsi" w:cstheme="minorBidi"/>
          <w:noProof/>
          <w:sz w:val="22"/>
          <w:szCs w:val="22"/>
        </w:rPr>
        <w:tab/>
      </w:r>
      <w:r>
        <w:rPr>
          <w:noProof/>
        </w:rPr>
        <w:t>categoryOfVesselTrafficService</w:t>
      </w:r>
      <w:r>
        <w:rPr>
          <w:noProof/>
        </w:rPr>
        <w:tab/>
      </w:r>
      <w:r>
        <w:rPr>
          <w:noProof/>
        </w:rPr>
        <w:fldChar w:fldCharType="begin"/>
      </w:r>
      <w:r>
        <w:rPr>
          <w:noProof/>
        </w:rPr>
        <w:instrText xml:space="preserve"> PAGEREF _Toc25000182 \h </w:instrText>
      </w:r>
      <w:r>
        <w:rPr>
          <w:noProof/>
        </w:rPr>
      </w:r>
      <w:r>
        <w:rPr>
          <w:noProof/>
        </w:rPr>
        <w:fldChar w:fldCharType="separate"/>
      </w:r>
      <w:r>
        <w:rPr>
          <w:noProof/>
        </w:rPr>
        <w:t>111</w:t>
      </w:r>
      <w:r>
        <w:rPr>
          <w:noProof/>
        </w:rPr>
        <w:fldChar w:fldCharType="end"/>
      </w:r>
    </w:p>
    <w:p w14:paraId="63838E5C" w14:textId="382CEFA7"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1.3.113</w:t>
      </w:r>
      <w:r>
        <w:rPr>
          <w:rFonts w:asciiTheme="minorHAnsi" w:eastAsiaTheme="minorEastAsia" w:hAnsiTheme="minorHAnsi" w:cstheme="minorBidi"/>
          <w:noProof/>
          <w:sz w:val="22"/>
          <w:szCs w:val="22"/>
        </w:rPr>
        <w:tab/>
      </w:r>
      <w:r>
        <w:rPr>
          <w:noProof/>
        </w:rPr>
        <w:t>categoryOfVesselRegistry</w:t>
      </w:r>
      <w:r>
        <w:rPr>
          <w:noProof/>
        </w:rPr>
        <w:tab/>
      </w:r>
      <w:r>
        <w:rPr>
          <w:noProof/>
        </w:rPr>
        <w:fldChar w:fldCharType="begin"/>
      </w:r>
      <w:r>
        <w:rPr>
          <w:noProof/>
        </w:rPr>
        <w:instrText xml:space="preserve"> PAGEREF _Toc25000183 \h </w:instrText>
      </w:r>
      <w:r>
        <w:rPr>
          <w:noProof/>
        </w:rPr>
      </w:r>
      <w:r>
        <w:rPr>
          <w:noProof/>
        </w:rPr>
        <w:fldChar w:fldCharType="separate"/>
      </w:r>
      <w:r>
        <w:rPr>
          <w:noProof/>
        </w:rPr>
        <w:t>112</w:t>
      </w:r>
      <w:r>
        <w:rPr>
          <w:noProof/>
        </w:rPr>
        <w:fldChar w:fldCharType="end"/>
      </w:r>
    </w:p>
    <w:p w14:paraId="48F94506" w14:textId="77044F4A"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1.3.114</w:t>
      </w:r>
      <w:r>
        <w:rPr>
          <w:rFonts w:asciiTheme="minorHAnsi" w:eastAsiaTheme="minorEastAsia" w:hAnsiTheme="minorHAnsi" w:cstheme="minorBidi"/>
          <w:noProof/>
          <w:sz w:val="22"/>
          <w:szCs w:val="22"/>
        </w:rPr>
        <w:tab/>
      </w:r>
      <w:r>
        <w:rPr>
          <w:noProof/>
        </w:rPr>
        <w:t>comparisonOperator</w:t>
      </w:r>
      <w:r>
        <w:rPr>
          <w:noProof/>
        </w:rPr>
        <w:tab/>
      </w:r>
      <w:r>
        <w:rPr>
          <w:noProof/>
        </w:rPr>
        <w:fldChar w:fldCharType="begin"/>
      </w:r>
      <w:r>
        <w:rPr>
          <w:noProof/>
        </w:rPr>
        <w:instrText xml:space="preserve"> PAGEREF _Toc25000184 \h </w:instrText>
      </w:r>
      <w:r>
        <w:rPr>
          <w:noProof/>
        </w:rPr>
      </w:r>
      <w:r>
        <w:rPr>
          <w:noProof/>
        </w:rPr>
        <w:fldChar w:fldCharType="separate"/>
      </w:r>
      <w:r>
        <w:rPr>
          <w:noProof/>
        </w:rPr>
        <w:t>112</w:t>
      </w:r>
      <w:r>
        <w:rPr>
          <w:noProof/>
        </w:rPr>
        <w:fldChar w:fldCharType="end"/>
      </w:r>
    </w:p>
    <w:p w14:paraId="1DD9DCB6" w14:textId="5268C5D6"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1.3.115</w:t>
      </w:r>
      <w:r>
        <w:rPr>
          <w:rFonts w:asciiTheme="minorHAnsi" w:eastAsiaTheme="minorEastAsia" w:hAnsiTheme="minorHAnsi" w:cstheme="minorBidi"/>
          <w:noProof/>
          <w:sz w:val="22"/>
          <w:szCs w:val="22"/>
        </w:rPr>
        <w:tab/>
      </w:r>
      <w:r>
        <w:rPr>
          <w:noProof/>
        </w:rPr>
        <w:t>condition</w:t>
      </w:r>
      <w:r>
        <w:rPr>
          <w:noProof/>
        </w:rPr>
        <w:tab/>
      </w:r>
      <w:r>
        <w:rPr>
          <w:noProof/>
        </w:rPr>
        <w:fldChar w:fldCharType="begin"/>
      </w:r>
      <w:r>
        <w:rPr>
          <w:noProof/>
        </w:rPr>
        <w:instrText xml:space="preserve"> PAGEREF _Toc25000185 \h </w:instrText>
      </w:r>
      <w:r>
        <w:rPr>
          <w:noProof/>
        </w:rPr>
      </w:r>
      <w:r>
        <w:rPr>
          <w:noProof/>
        </w:rPr>
        <w:fldChar w:fldCharType="separate"/>
      </w:r>
      <w:r>
        <w:rPr>
          <w:noProof/>
        </w:rPr>
        <w:t>113</w:t>
      </w:r>
      <w:r>
        <w:rPr>
          <w:noProof/>
        </w:rPr>
        <w:fldChar w:fldCharType="end"/>
      </w:r>
    </w:p>
    <w:p w14:paraId="49F4EA50" w14:textId="6594B86A"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1.3.116</w:t>
      </w:r>
      <w:r>
        <w:rPr>
          <w:rFonts w:asciiTheme="minorHAnsi" w:eastAsiaTheme="minorEastAsia" w:hAnsiTheme="minorHAnsi" w:cstheme="minorBidi"/>
          <w:noProof/>
          <w:sz w:val="22"/>
          <w:szCs w:val="22"/>
        </w:rPr>
        <w:tab/>
      </w:r>
      <w:r>
        <w:rPr>
          <w:noProof/>
        </w:rPr>
        <w:t>dayOfWeek</w:t>
      </w:r>
      <w:r>
        <w:rPr>
          <w:noProof/>
        </w:rPr>
        <w:tab/>
      </w:r>
      <w:r>
        <w:rPr>
          <w:noProof/>
        </w:rPr>
        <w:fldChar w:fldCharType="begin"/>
      </w:r>
      <w:r>
        <w:rPr>
          <w:noProof/>
        </w:rPr>
        <w:instrText xml:space="preserve"> PAGEREF _Toc25000186 \h </w:instrText>
      </w:r>
      <w:r>
        <w:rPr>
          <w:noProof/>
        </w:rPr>
      </w:r>
      <w:r>
        <w:rPr>
          <w:noProof/>
        </w:rPr>
        <w:fldChar w:fldCharType="separate"/>
      </w:r>
      <w:r>
        <w:rPr>
          <w:noProof/>
        </w:rPr>
        <w:t>114</w:t>
      </w:r>
      <w:r>
        <w:rPr>
          <w:noProof/>
        </w:rPr>
        <w:fldChar w:fldCharType="end"/>
      </w:r>
    </w:p>
    <w:p w14:paraId="53CDE1BE" w14:textId="5F379673"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1.3.117</w:t>
      </w:r>
      <w:r>
        <w:rPr>
          <w:rFonts w:asciiTheme="minorHAnsi" w:eastAsiaTheme="minorEastAsia" w:hAnsiTheme="minorHAnsi" w:cstheme="minorBidi"/>
          <w:noProof/>
          <w:sz w:val="22"/>
          <w:szCs w:val="22"/>
        </w:rPr>
        <w:tab/>
      </w:r>
      <w:r>
        <w:rPr>
          <w:noProof/>
        </w:rPr>
        <w:t>dynamicResource</w:t>
      </w:r>
      <w:r>
        <w:rPr>
          <w:noProof/>
        </w:rPr>
        <w:tab/>
      </w:r>
      <w:r>
        <w:rPr>
          <w:noProof/>
        </w:rPr>
        <w:fldChar w:fldCharType="begin"/>
      </w:r>
      <w:r>
        <w:rPr>
          <w:noProof/>
        </w:rPr>
        <w:instrText xml:space="preserve"> PAGEREF _Toc25000187 \h </w:instrText>
      </w:r>
      <w:r>
        <w:rPr>
          <w:noProof/>
        </w:rPr>
      </w:r>
      <w:r>
        <w:rPr>
          <w:noProof/>
        </w:rPr>
        <w:fldChar w:fldCharType="separate"/>
      </w:r>
      <w:r>
        <w:rPr>
          <w:noProof/>
        </w:rPr>
        <w:t>115</w:t>
      </w:r>
      <w:r>
        <w:rPr>
          <w:noProof/>
        </w:rPr>
        <w:fldChar w:fldCharType="end"/>
      </w:r>
    </w:p>
    <w:p w14:paraId="1C5A1855" w14:textId="52D9B266"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1.3.118</w:t>
      </w:r>
      <w:r>
        <w:rPr>
          <w:rFonts w:asciiTheme="minorHAnsi" w:eastAsiaTheme="minorEastAsia" w:hAnsiTheme="minorHAnsi" w:cstheme="minorBidi"/>
          <w:noProof/>
          <w:sz w:val="22"/>
          <w:szCs w:val="22"/>
        </w:rPr>
        <w:tab/>
      </w:r>
      <w:r>
        <w:rPr>
          <w:noProof/>
        </w:rPr>
        <w:t>ispsLevel</w:t>
      </w:r>
      <w:r>
        <w:rPr>
          <w:noProof/>
        </w:rPr>
        <w:tab/>
      </w:r>
      <w:r>
        <w:rPr>
          <w:noProof/>
        </w:rPr>
        <w:fldChar w:fldCharType="begin"/>
      </w:r>
      <w:r>
        <w:rPr>
          <w:noProof/>
        </w:rPr>
        <w:instrText xml:space="preserve"> PAGEREF _Toc25000188 \h </w:instrText>
      </w:r>
      <w:r>
        <w:rPr>
          <w:noProof/>
        </w:rPr>
      </w:r>
      <w:r>
        <w:rPr>
          <w:noProof/>
        </w:rPr>
        <w:fldChar w:fldCharType="separate"/>
      </w:r>
      <w:r>
        <w:rPr>
          <w:noProof/>
        </w:rPr>
        <w:t>115</w:t>
      </w:r>
      <w:r>
        <w:rPr>
          <w:noProof/>
        </w:rPr>
        <w:fldChar w:fldCharType="end"/>
      </w:r>
    </w:p>
    <w:p w14:paraId="47643458" w14:textId="4F640A6B"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1.3.119</w:t>
      </w:r>
      <w:r>
        <w:rPr>
          <w:rFonts w:asciiTheme="minorHAnsi" w:eastAsiaTheme="minorEastAsia" w:hAnsiTheme="minorHAnsi" w:cstheme="minorBidi"/>
          <w:noProof/>
          <w:sz w:val="22"/>
          <w:szCs w:val="22"/>
        </w:rPr>
        <w:tab/>
      </w:r>
      <w:r>
        <w:rPr>
          <w:noProof/>
        </w:rPr>
        <w:t>logicalConnectives</w:t>
      </w:r>
      <w:r>
        <w:rPr>
          <w:noProof/>
        </w:rPr>
        <w:tab/>
      </w:r>
      <w:r>
        <w:rPr>
          <w:noProof/>
        </w:rPr>
        <w:fldChar w:fldCharType="begin"/>
      </w:r>
      <w:r>
        <w:rPr>
          <w:noProof/>
        </w:rPr>
        <w:instrText xml:space="preserve"> PAGEREF _Toc25000225 \h </w:instrText>
      </w:r>
      <w:r>
        <w:rPr>
          <w:noProof/>
        </w:rPr>
      </w:r>
      <w:r>
        <w:rPr>
          <w:noProof/>
        </w:rPr>
        <w:fldChar w:fldCharType="separate"/>
      </w:r>
      <w:r>
        <w:rPr>
          <w:noProof/>
        </w:rPr>
        <w:t>116</w:t>
      </w:r>
      <w:r>
        <w:rPr>
          <w:noProof/>
        </w:rPr>
        <w:fldChar w:fldCharType="end"/>
      </w:r>
    </w:p>
    <w:p w14:paraId="6A38E809" w14:textId="42D73066"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1.3.120</w:t>
      </w:r>
      <w:r>
        <w:rPr>
          <w:rFonts w:asciiTheme="minorHAnsi" w:eastAsiaTheme="minorEastAsia" w:hAnsiTheme="minorHAnsi" w:cstheme="minorBidi"/>
          <w:noProof/>
          <w:sz w:val="22"/>
          <w:szCs w:val="22"/>
        </w:rPr>
        <w:tab/>
      </w:r>
      <w:r>
        <w:rPr>
          <w:noProof/>
        </w:rPr>
        <w:t>membership</w:t>
      </w:r>
      <w:r>
        <w:rPr>
          <w:noProof/>
        </w:rPr>
        <w:tab/>
      </w:r>
      <w:r>
        <w:rPr>
          <w:noProof/>
        </w:rPr>
        <w:fldChar w:fldCharType="begin"/>
      </w:r>
      <w:r>
        <w:rPr>
          <w:noProof/>
        </w:rPr>
        <w:instrText xml:space="preserve"> PAGEREF _Toc25000226 \h </w:instrText>
      </w:r>
      <w:r>
        <w:rPr>
          <w:noProof/>
        </w:rPr>
      </w:r>
      <w:r>
        <w:rPr>
          <w:noProof/>
        </w:rPr>
        <w:fldChar w:fldCharType="separate"/>
      </w:r>
      <w:r>
        <w:rPr>
          <w:noProof/>
        </w:rPr>
        <w:t>116</w:t>
      </w:r>
      <w:r>
        <w:rPr>
          <w:noProof/>
        </w:rPr>
        <w:fldChar w:fldCharType="end"/>
      </w:r>
    </w:p>
    <w:p w14:paraId="242A99D5" w14:textId="6C9A33BD"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1.3.121</w:t>
      </w:r>
      <w:r>
        <w:rPr>
          <w:rFonts w:asciiTheme="minorHAnsi" w:eastAsiaTheme="minorEastAsia" w:hAnsiTheme="minorHAnsi" w:cstheme="minorBidi"/>
          <w:noProof/>
          <w:sz w:val="22"/>
          <w:szCs w:val="22"/>
        </w:rPr>
        <w:tab/>
      </w:r>
      <w:r>
        <w:rPr>
          <w:noProof/>
        </w:rPr>
        <w:t>operation</w:t>
      </w:r>
      <w:r>
        <w:rPr>
          <w:noProof/>
        </w:rPr>
        <w:tab/>
      </w:r>
      <w:r>
        <w:rPr>
          <w:noProof/>
        </w:rPr>
        <w:fldChar w:fldCharType="begin"/>
      </w:r>
      <w:r>
        <w:rPr>
          <w:noProof/>
        </w:rPr>
        <w:instrText xml:space="preserve"> PAGEREF _Toc25000227 \h </w:instrText>
      </w:r>
      <w:r>
        <w:rPr>
          <w:noProof/>
        </w:rPr>
      </w:r>
      <w:r>
        <w:rPr>
          <w:noProof/>
        </w:rPr>
        <w:fldChar w:fldCharType="separate"/>
      </w:r>
      <w:r>
        <w:rPr>
          <w:noProof/>
        </w:rPr>
        <w:t>117</w:t>
      </w:r>
      <w:r>
        <w:rPr>
          <w:noProof/>
        </w:rPr>
        <w:fldChar w:fldCharType="end"/>
      </w:r>
    </w:p>
    <w:p w14:paraId="115C3DD3" w14:textId="04DB1FB0"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1.3.122</w:t>
      </w:r>
      <w:r>
        <w:rPr>
          <w:rFonts w:asciiTheme="minorHAnsi" w:eastAsiaTheme="minorEastAsia" w:hAnsiTheme="minorHAnsi" w:cstheme="minorBidi"/>
          <w:noProof/>
          <w:sz w:val="22"/>
          <w:szCs w:val="22"/>
        </w:rPr>
        <w:tab/>
      </w:r>
      <w:r>
        <w:rPr>
          <w:noProof/>
        </w:rPr>
        <w:t>pilotMovement</w:t>
      </w:r>
      <w:r>
        <w:rPr>
          <w:noProof/>
        </w:rPr>
        <w:tab/>
      </w:r>
      <w:r>
        <w:rPr>
          <w:noProof/>
        </w:rPr>
        <w:fldChar w:fldCharType="begin"/>
      </w:r>
      <w:r>
        <w:rPr>
          <w:noProof/>
        </w:rPr>
        <w:instrText xml:space="preserve"> PAGEREF _Toc25000228 \h </w:instrText>
      </w:r>
      <w:r>
        <w:rPr>
          <w:noProof/>
        </w:rPr>
      </w:r>
      <w:r>
        <w:rPr>
          <w:noProof/>
        </w:rPr>
        <w:fldChar w:fldCharType="separate"/>
      </w:r>
      <w:r>
        <w:rPr>
          <w:noProof/>
        </w:rPr>
        <w:t>118</w:t>
      </w:r>
      <w:r>
        <w:rPr>
          <w:noProof/>
        </w:rPr>
        <w:fldChar w:fldCharType="end"/>
      </w:r>
    </w:p>
    <w:p w14:paraId="1ABC7908" w14:textId="6A7FAB9C"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1.3.123</w:t>
      </w:r>
      <w:r>
        <w:rPr>
          <w:rFonts w:asciiTheme="minorHAnsi" w:eastAsiaTheme="minorEastAsia" w:hAnsiTheme="minorHAnsi" w:cstheme="minorBidi"/>
          <w:noProof/>
          <w:sz w:val="22"/>
          <w:szCs w:val="22"/>
        </w:rPr>
        <w:tab/>
      </w:r>
      <w:r>
        <w:rPr>
          <w:noProof/>
        </w:rPr>
        <w:t>pilotQualification</w:t>
      </w:r>
      <w:r>
        <w:rPr>
          <w:noProof/>
        </w:rPr>
        <w:tab/>
      </w:r>
      <w:r>
        <w:rPr>
          <w:noProof/>
        </w:rPr>
        <w:fldChar w:fldCharType="begin"/>
      </w:r>
      <w:r>
        <w:rPr>
          <w:noProof/>
        </w:rPr>
        <w:instrText xml:space="preserve"> PAGEREF _Toc25000229 \h </w:instrText>
      </w:r>
      <w:r>
        <w:rPr>
          <w:noProof/>
        </w:rPr>
      </w:r>
      <w:r>
        <w:rPr>
          <w:noProof/>
        </w:rPr>
        <w:fldChar w:fldCharType="separate"/>
      </w:r>
      <w:r>
        <w:rPr>
          <w:noProof/>
        </w:rPr>
        <w:t>118</w:t>
      </w:r>
      <w:r>
        <w:rPr>
          <w:noProof/>
        </w:rPr>
        <w:fldChar w:fldCharType="end"/>
      </w:r>
    </w:p>
    <w:p w14:paraId="4B7BF648" w14:textId="2E38E40F"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1.3.124</w:t>
      </w:r>
      <w:r>
        <w:rPr>
          <w:rFonts w:asciiTheme="minorHAnsi" w:eastAsiaTheme="minorEastAsia" w:hAnsiTheme="minorHAnsi" w:cstheme="minorBidi"/>
          <w:noProof/>
          <w:sz w:val="22"/>
          <w:szCs w:val="22"/>
        </w:rPr>
        <w:tab/>
      </w:r>
      <w:r>
        <w:rPr>
          <w:noProof/>
        </w:rPr>
        <w:t>restriction</w:t>
      </w:r>
      <w:r>
        <w:rPr>
          <w:noProof/>
        </w:rPr>
        <w:tab/>
      </w:r>
      <w:r>
        <w:rPr>
          <w:noProof/>
        </w:rPr>
        <w:fldChar w:fldCharType="begin"/>
      </w:r>
      <w:r>
        <w:rPr>
          <w:noProof/>
        </w:rPr>
        <w:instrText xml:space="preserve"> PAGEREF _Toc25000230 \h </w:instrText>
      </w:r>
      <w:r>
        <w:rPr>
          <w:noProof/>
        </w:rPr>
      </w:r>
      <w:r>
        <w:rPr>
          <w:noProof/>
        </w:rPr>
        <w:fldChar w:fldCharType="separate"/>
      </w:r>
      <w:r>
        <w:rPr>
          <w:noProof/>
        </w:rPr>
        <w:t>119</w:t>
      </w:r>
      <w:r>
        <w:rPr>
          <w:noProof/>
        </w:rPr>
        <w:fldChar w:fldCharType="end"/>
      </w:r>
    </w:p>
    <w:p w14:paraId="6DA401D8" w14:textId="6779FA7D"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1.3.125</w:t>
      </w:r>
      <w:r>
        <w:rPr>
          <w:rFonts w:asciiTheme="minorHAnsi" w:eastAsiaTheme="minorEastAsia" w:hAnsiTheme="minorHAnsi" w:cstheme="minorBidi"/>
          <w:noProof/>
          <w:sz w:val="22"/>
          <w:szCs w:val="22"/>
        </w:rPr>
        <w:tab/>
      </w:r>
      <w:r>
        <w:rPr>
          <w:noProof/>
        </w:rPr>
        <w:t>sourceType</w:t>
      </w:r>
      <w:r>
        <w:rPr>
          <w:noProof/>
        </w:rPr>
        <w:tab/>
      </w:r>
      <w:r>
        <w:rPr>
          <w:noProof/>
        </w:rPr>
        <w:fldChar w:fldCharType="begin"/>
      </w:r>
      <w:r>
        <w:rPr>
          <w:noProof/>
        </w:rPr>
        <w:instrText xml:space="preserve"> PAGEREF _Toc25000231 \h </w:instrText>
      </w:r>
      <w:r>
        <w:rPr>
          <w:noProof/>
        </w:rPr>
      </w:r>
      <w:r>
        <w:rPr>
          <w:noProof/>
        </w:rPr>
        <w:fldChar w:fldCharType="separate"/>
      </w:r>
      <w:r>
        <w:rPr>
          <w:noProof/>
        </w:rPr>
        <w:t>123</w:t>
      </w:r>
      <w:r>
        <w:rPr>
          <w:noProof/>
        </w:rPr>
        <w:fldChar w:fldCharType="end"/>
      </w:r>
    </w:p>
    <w:p w14:paraId="47E7A591" w14:textId="2AD2F7AA"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1.3.126</w:t>
      </w:r>
      <w:r>
        <w:rPr>
          <w:rFonts w:asciiTheme="minorHAnsi" w:eastAsiaTheme="minorEastAsia" w:hAnsiTheme="minorHAnsi" w:cstheme="minorBidi"/>
          <w:noProof/>
          <w:sz w:val="22"/>
          <w:szCs w:val="22"/>
        </w:rPr>
        <w:tab/>
      </w:r>
      <w:r>
        <w:rPr>
          <w:noProof/>
        </w:rPr>
        <w:t>status</w:t>
      </w:r>
      <w:r>
        <w:rPr>
          <w:noProof/>
        </w:rPr>
        <w:tab/>
      </w:r>
      <w:r>
        <w:rPr>
          <w:noProof/>
        </w:rPr>
        <w:fldChar w:fldCharType="begin"/>
      </w:r>
      <w:r>
        <w:rPr>
          <w:noProof/>
        </w:rPr>
        <w:instrText xml:space="preserve"> PAGEREF _Toc25000232 \h </w:instrText>
      </w:r>
      <w:r>
        <w:rPr>
          <w:noProof/>
        </w:rPr>
      </w:r>
      <w:r>
        <w:rPr>
          <w:noProof/>
        </w:rPr>
        <w:fldChar w:fldCharType="separate"/>
      </w:r>
      <w:r>
        <w:rPr>
          <w:noProof/>
        </w:rPr>
        <w:t>124</w:t>
      </w:r>
      <w:r>
        <w:rPr>
          <w:noProof/>
        </w:rPr>
        <w:fldChar w:fldCharType="end"/>
      </w:r>
    </w:p>
    <w:p w14:paraId="1CC78D4F" w14:textId="53AF34A7"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1.3.127</w:t>
      </w:r>
      <w:r>
        <w:rPr>
          <w:rFonts w:asciiTheme="minorHAnsi" w:eastAsiaTheme="minorEastAsia" w:hAnsiTheme="minorHAnsi" w:cstheme="minorBidi"/>
          <w:noProof/>
          <w:sz w:val="22"/>
          <w:szCs w:val="22"/>
        </w:rPr>
        <w:tab/>
      </w:r>
      <w:r>
        <w:rPr>
          <w:noProof/>
        </w:rPr>
        <w:t>trafficFlow</w:t>
      </w:r>
      <w:r>
        <w:rPr>
          <w:noProof/>
        </w:rPr>
        <w:tab/>
      </w:r>
      <w:r>
        <w:rPr>
          <w:noProof/>
        </w:rPr>
        <w:fldChar w:fldCharType="begin"/>
      </w:r>
      <w:r>
        <w:rPr>
          <w:noProof/>
        </w:rPr>
        <w:instrText xml:space="preserve"> PAGEREF _Toc25000233 \h </w:instrText>
      </w:r>
      <w:r>
        <w:rPr>
          <w:noProof/>
        </w:rPr>
      </w:r>
      <w:r>
        <w:rPr>
          <w:noProof/>
        </w:rPr>
        <w:fldChar w:fldCharType="separate"/>
      </w:r>
      <w:r>
        <w:rPr>
          <w:noProof/>
        </w:rPr>
        <w:t>126</w:t>
      </w:r>
      <w:r>
        <w:rPr>
          <w:noProof/>
        </w:rPr>
        <w:fldChar w:fldCharType="end"/>
      </w:r>
    </w:p>
    <w:p w14:paraId="2E84DD2D" w14:textId="4DE4D20F"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1.3.128</w:t>
      </w:r>
      <w:r>
        <w:rPr>
          <w:rFonts w:asciiTheme="minorHAnsi" w:eastAsiaTheme="minorEastAsia" w:hAnsiTheme="minorHAnsi" w:cstheme="minorBidi"/>
          <w:noProof/>
          <w:sz w:val="22"/>
          <w:szCs w:val="22"/>
        </w:rPr>
        <w:tab/>
      </w:r>
      <w:r>
        <w:rPr>
          <w:noProof/>
        </w:rPr>
        <w:t>vesselsCharacteristics</w:t>
      </w:r>
      <w:r>
        <w:rPr>
          <w:noProof/>
        </w:rPr>
        <w:tab/>
      </w:r>
      <w:r>
        <w:rPr>
          <w:noProof/>
        </w:rPr>
        <w:fldChar w:fldCharType="begin"/>
      </w:r>
      <w:r>
        <w:rPr>
          <w:noProof/>
        </w:rPr>
        <w:instrText xml:space="preserve"> PAGEREF _Toc25000234 \h </w:instrText>
      </w:r>
      <w:r>
        <w:rPr>
          <w:noProof/>
        </w:rPr>
      </w:r>
      <w:r>
        <w:rPr>
          <w:noProof/>
        </w:rPr>
        <w:fldChar w:fldCharType="separate"/>
      </w:r>
      <w:r>
        <w:rPr>
          <w:noProof/>
        </w:rPr>
        <w:t>126</w:t>
      </w:r>
      <w:r>
        <w:rPr>
          <w:noProof/>
        </w:rPr>
        <w:fldChar w:fldCharType="end"/>
      </w:r>
    </w:p>
    <w:p w14:paraId="3A25DA25" w14:textId="7950447C"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1.3.129</w:t>
      </w:r>
      <w:r>
        <w:rPr>
          <w:rFonts w:asciiTheme="minorHAnsi" w:eastAsiaTheme="minorEastAsia" w:hAnsiTheme="minorHAnsi" w:cstheme="minorBidi"/>
          <w:noProof/>
          <w:sz w:val="22"/>
          <w:szCs w:val="22"/>
        </w:rPr>
        <w:tab/>
      </w:r>
      <w:r>
        <w:rPr>
          <w:noProof/>
        </w:rPr>
        <w:t>vesselsCharacteristicsUnit</w:t>
      </w:r>
      <w:r>
        <w:rPr>
          <w:noProof/>
        </w:rPr>
        <w:tab/>
      </w:r>
      <w:r>
        <w:rPr>
          <w:noProof/>
        </w:rPr>
        <w:fldChar w:fldCharType="begin"/>
      </w:r>
      <w:r>
        <w:rPr>
          <w:noProof/>
        </w:rPr>
        <w:instrText xml:space="preserve"> PAGEREF _Toc25000235 \h </w:instrText>
      </w:r>
      <w:r>
        <w:rPr>
          <w:noProof/>
        </w:rPr>
      </w:r>
      <w:r>
        <w:rPr>
          <w:noProof/>
        </w:rPr>
        <w:fldChar w:fldCharType="separate"/>
      </w:r>
      <w:r>
        <w:rPr>
          <w:noProof/>
        </w:rPr>
        <w:t>128</w:t>
      </w:r>
      <w:r>
        <w:rPr>
          <w:noProof/>
        </w:rPr>
        <w:fldChar w:fldCharType="end"/>
      </w:r>
    </w:p>
    <w:p w14:paraId="592E8C44" w14:textId="7C81C753" w:rsidR="00177458" w:rsidRDefault="00177458">
      <w:pPr>
        <w:pStyle w:val="TOC3"/>
        <w:tabs>
          <w:tab w:val="left" w:pos="820"/>
          <w:tab w:val="right" w:leader="dot" w:pos="9732"/>
        </w:tabs>
        <w:rPr>
          <w:rFonts w:asciiTheme="minorHAnsi" w:eastAsiaTheme="minorEastAsia" w:hAnsiTheme="minorHAnsi" w:cstheme="minorBidi"/>
          <w:noProof/>
          <w:sz w:val="22"/>
          <w:szCs w:val="22"/>
        </w:rPr>
      </w:pPr>
      <w:r>
        <w:rPr>
          <w:noProof/>
        </w:rPr>
        <w:t>1.3.130</w:t>
      </w:r>
      <w:r>
        <w:rPr>
          <w:rFonts w:asciiTheme="minorHAnsi" w:eastAsiaTheme="minorEastAsia" w:hAnsiTheme="minorHAnsi" w:cstheme="minorBidi"/>
          <w:noProof/>
          <w:sz w:val="22"/>
          <w:szCs w:val="22"/>
        </w:rPr>
        <w:tab/>
      </w:r>
      <w:r>
        <w:rPr>
          <w:noProof/>
        </w:rPr>
        <w:t>waterLevelTrend</w:t>
      </w:r>
      <w:r>
        <w:rPr>
          <w:noProof/>
        </w:rPr>
        <w:tab/>
      </w:r>
      <w:r>
        <w:rPr>
          <w:noProof/>
        </w:rPr>
        <w:fldChar w:fldCharType="begin"/>
      </w:r>
      <w:r>
        <w:rPr>
          <w:noProof/>
        </w:rPr>
        <w:instrText xml:space="preserve"> PAGEREF _Toc25000236 \h </w:instrText>
      </w:r>
      <w:r>
        <w:rPr>
          <w:noProof/>
        </w:rPr>
      </w:r>
      <w:r>
        <w:rPr>
          <w:noProof/>
        </w:rPr>
        <w:fldChar w:fldCharType="separate"/>
      </w:r>
      <w:r>
        <w:rPr>
          <w:noProof/>
        </w:rPr>
        <w:t>130</w:t>
      </w:r>
      <w:r>
        <w:rPr>
          <w:noProof/>
        </w:rPr>
        <w:fldChar w:fldCharType="end"/>
      </w:r>
    </w:p>
    <w:p w14:paraId="69C7E9D6" w14:textId="139125E3" w:rsidR="00177458" w:rsidRDefault="00177458">
      <w:pPr>
        <w:pStyle w:val="TOC2"/>
        <w:tabs>
          <w:tab w:val="left" w:pos="470"/>
          <w:tab w:val="right" w:leader="dot" w:pos="973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S-127 Meta Features</w:t>
      </w:r>
      <w:r>
        <w:rPr>
          <w:noProof/>
        </w:rPr>
        <w:tab/>
      </w:r>
      <w:r>
        <w:rPr>
          <w:noProof/>
        </w:rPr>
        <w:fldChar w:fldCharType="begin"/>
      </w:r>
      <w:r>
        <w:rPr>
          <w:noProof/>
        </w:rPr>
        <w:instrText xml:space="preserve"> PAGEREF _Toc25000237 \h </w:instrText>
      </w:r>
      <w:r>
        <w:rPr>
          <w:noProof/>
        </w:rPr>
      </w:r>
      <w:r>
        <w:rPr>
          <w:noProof/>
        </w:rPr>
        <w:fldChar w:fldCharType="separate"/>
      </w:r>
      <w:r>
        <w:rPr>
          <w:noProof/>
        </w:rPr>
        <w:t>132</w:t>
      </w:r>
      <w:r>
        <w:rPr>
          <w:noProof/>
        </w:rPr>
        <w:fldChar w:fldCharType="end"/>
      </w:r>
    </w:p>
    <w:p w14:paraId="3562AE7B" w14:textId="1D9EF083"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1.4.1</w:t>
      </w:r>
      <w:r>
        <w:rPr>
          <w:rFonts w:asciiTheme="minorHAnsi" w:eastAsiaTheme="minorEastAsia" w:hAnsiTheme="minorHAnsi" w:cstheme="minorBidi"/>
          <w:noProof/>
          <w:sz w:val="22"/>
          <w:szCs w:val="22"/>
        </w:rPr>
        <w:tab/>
      </w:r>
      <w:r>
        <w:rPr>
          <w:noProof/>
        </w:rPr>
        <w:t>S-127 Q of NonBathy data diagram</w:t>
      </w:r>
      <w:r>
        <w:rPr>
          <w:noProof/>
        </w:rPr>
        <w:tab/>
      </w:r>
      <w:r>
        <w:rPr>
          <w:noProof/>
        </w:rPr>
        <w:fldChar w:fldCharType="begin"/>
      </w:r>
      <w:r>
        <w:rPr>
          <w:noProof/>
        </w:rPr>
        <w:instrText xml:space="preserve"> PAGEREF _Toc25000238 \h </w:instrText>
      </w:r>
      <w:r>
        <w:rPr>
          <w:noProof/>
        </w:rPr>
      </w:r>
      <w:r>
        <w:rPr>
          <w:noProof/>
        </w:rPr>
        <w:fldChar w:fldCharType="separate"/>
      </w:r>
      <w:r>
        <w:rPr>
          <w:noProof/>
        </w:rPr>
        <w:t>132</w:t>
      </w:r>
      <w:r>
        <w:rPr>
          <w:noProof/>
        </w:rPr>
        <w:fldChar w:fldCharType="end"/>
      </w:r>
    </w:p>
    <w:p w14:paraId="25CC6234" w14:textId="31A4464A"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1.4.2</w:t>
      </w:r>
      <w:r>
        <w:rPr>
          <w:rFonts w:asciiTheme="minorHAnsi" w:eastAsiaTheme="minorEastAsia" w:hAnsiTheme="minorHAnsi" w:cstheme="minorBidi"/>
          <w:noProof/>
          <w:sz w:val="22"/>
          <w:szCs w:val="22"/>
        </w:rPr>
        <w:tab/>
      </w:r>
      <w:r>
        <w:rPr>
          <w:noProof/>
        </w:rPr>
        <w:t>S-127 Meta Features diagram</w:t>
      </w:r>
      <w:r>
        <w:rPr>
          <w:noProof/>
        </w:rPr>
        <w:tab/>
      </w:r>
      <w:r>
        <w:rPr>
          <w:noProof/>
        </w:rPr>
        <w:fldChar w:fldCharType="begin"/>
      </w:r>
      <w:r>
        <w:rPr>
          <w:noProof/>
        </w:rPr>
        <w:instrText xml:space="preserve"> PAGEREF _Toc25000239 \h </w:instrText>
      </w:r>
      <w:r>
        <w:rPr>
          <w:noProof/>
        </w:rPr>
      </w:r>
      <w:r>
        <w:rPr>
          <w:noProof/>
        </w:rPr>
        <w:fldChar w:fldCharType="separate"/>
      </w:r>
      <w:r>
        <w:rPr>
          <w:noProof/>
        </w:rPr>
        <w:t>132</w:t>
      </w:r>
      <w:r>
        <w:rPr>
          <w:noProof/>
        </w:rPr>
        <w:fldChar w:fldCharType="end"/>
      </w:r>
    </w:p>
    <w:p w14:paraId="2CE01D3D" w14:textId="45832FB7"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1.4.3</w:t>
      </w:r>
      <w:r>
        <w:rPr>
          <w:rFonts w:asciiTheme="minorHAnsi" w:eastAsiaTheme="minorEastAsia" w:hAnsiTheme="minorHAnsi" w:cstheme="minorBidi"/>
          <w:noProof/>
          <w:sz w:val="22"/>
          <w:szCs w:val="22"/>
        </w:rPr>
        <w:tab/>
      </w:r>
      <w:r>
        <w:rPr>
          <w:noProof/>
        </w:rPr>
        <w:t>S-127 Meta FeatureEnums diagram</w:t>
      </w:r>
      <w:r>
        <w:rPr>
          <w:noProof/>
        </w:rPr>
        <w:tab/>
      </w:r>
      <w:r>
        <w:rPr>
          <w:noProof/>
        </w:rPr>
        <w:fldChar w:fldCharType="begin"/>
      </w:r>
      <w:r>
        <w:rPr>
          <w:noProof/>
        </w:rPr>
        <w:instrText xml:space="preserve"> PAGEREF _Toc25000240 \h </w:instrText>
      </w:r>
      <w:r>
        <w:rPr>
          <w:noProof/>
        </w:rPr>
      </w:r>
      <w:r>
        <w:rPr>
          <w:noProof/>
        </w:rPr>
        <w:fldChar w:fldCharType="separate"/>
      </w:r>
      <w:r>
        <w:rPr>
          <w:noProof/>
        </w:rPr>
        <w:t>133</w:t>
      </w:r>
      <w:r>
        <w:rPr>
          <w:noProof/>
        </w:rPr>
        <w:fldChar w:fldCharType="end"/>
      </w:r>
    </w:p>
    <w:p w14:paraId="2CCE776A" w14:textId="28547E12"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1.4.4</w:t>
      </w:r>
      <w:r>
        <w:rPr>
          <w:rFonts w:asciiTheme="minorHAnsi" w:eastAsiaTheme="minorEastAsia" w:hAnsiTheme="minorHAnsi" w:cstheme="minorBidi"/>
          <w:noProof/>
          <w:sz w:val="22"/>
          <w:szCs w:val="22"/>
        </w:rPr>
        <w:tab/>
      </w:r>
      <w:r>
        <w:rPr>
          <w:noProof/>
        </w:rPr>
        <w:t>S-127 SpatialQuality diagram</w:t>
      </w:r>
      <w:r>
        <w:rPr>
          <w:noProof/>
        </w:rPr>
        <w:tab/>
      </w:r>
      <w:r>
        <w:rPr>
          <w:noProof/>
        </w:rPr>
        <w:fldChar w:fldCharType="begin"/>
      </w:r>
      <w:r>
        <w:rPr>
          <w:noProof/>
        </w:rPr>
        <w:instrText xml:space="preserve"> PAGEREF _Toc25000241 \h </w:instrText>
      </w:r>
      <w:r>
        <w:rPr>
          <w:noProof/>
        </w:rPr>
      </w:r>
      <w:r>
        <w:rPr>
          <w:noProof/>
        </w:rPr>
        <w:fldChar w:fldCharType="separate"/>
      </w:r>
      <w:r>
        <w:rPr>
          <w:noProof/>
        </w:rPr>
        <w:t>134</w:t>
      </w:r>
      <w:r>
        <w:rPr>
          <w:noProof/>
        </w:rPr>
        <w:fldChar w:fldCharType="end"/>
      </w:r>
    </w:p>
    <w:p w14:paraId="07C7F793" w14:textId="144881F1"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1.4.5</w:t>
      </w:r>
      <w:r>
        <w:rPr>
          <w:rFonts w:asciiTheme="minorHAnsi" w:eastAsiaTheme="minorEastAsia" w:hAnsiTheme="minorHAnsi" w:cstheme="minorBidi"/>
          <w:noProof/>
          <w:sz w:val="22"/>
          <w:szCs w:val="22"/>
        </w:rPr>
        <w:tab/>
      </w:r>
      <w:r>
        <w:rPr>
          <w:noProof/>
        </w:rPr>
        <w:t>DataQuality</w:t>
      </w:r>
      <w:r>
        <w:rPr>
          <w:noProof/>
        </w:rPr>
        <w:tab/>
      </w:r>
      <w:r>
        <w:rPr>
          <w:noProof/>
        </w:rPr>
        <w:fldChar w:fldCharType="begin"/>
      </w:r>
      <w:r>
        <w:rPr>
          <w:noProof/>
        </w:rPr>
        <w:instrText xml:space="preserve"> PAGEREF _Toc25000242 \h </w:instrText>
      </w:r>
      <w:r>
        <w:rPr>
          <w:noProof/>
        </w:rPr>
      </w:r>
      <w:r>
        <w:rPr>
          <w:noProof/>
        </w:rPr>
        <w:fldChar w:fldCharType="separate"/>
      </w:r>
      <w:r>
        <w:rPr>
          <w:noProof/>
        </w:rPr>
        <w:t>134</w:t>
      </w:r>
      <w:r>
        <w:rPr>
          <w:noProof/>
        </w:rPr>
        <w:fldChar w:fldCharType="end"/>
      </w:r>
    </w:p>
    <w:p w14:paraId="1D71829E" w14:textId="27D457DC"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1.4.6</w:t>
      </w:r>
      <w:r>
        <w:rPr>
          <w:rFonts w:asciiTheme="minorHAnsi" w:eastAsiaTheme="minorEastAsia" w:hAnsiTheme="minorHAnsi" w:cstheme="minorBidi"/>
          <w:noProof/>
          <w:sz w:val="22"/>
          <w:szCs w:val="22"/>
        </w:rPr>
        <w:tab/>
      </w:r>
      <w:r>
        <w:rPr>
          <w:noProof/>
        </w:rPr>
        <w:t>QualityOfTemporalVariation</w:t>
      </w:r>
      <w:r>
        <w:rPr>
          <w:noProof/>
        </w:rPr>
        <w:tab/>
      </w:r>
      <w:r>
        <w:rPr>
          <w:noProof/>
        </w:rPr>
        <w:fldChar w:fldCharType="begin"/>
      </w:r>
      <w:r>
        <w:rPr>
          <w:noProof/>
        </w:rPr>
        <w:instrText xml:space="preserve"> PAGEREF _Toc25000243 \h </w:instrText>
      </w:r>
      <w:r>
        <w:rPr>
          <w:noProof/>
        </w:rPr>
      </w:r>
      <w:r>
        <w:rPr>
          <w:noProof/>
        </w:rPr>
        <w:fldChar w:fldCharType="separate"/>
      </w:r>
      <w:r>
        <w:rPr>
          <w:noProof/>
        </w:rPr>
        <w:t>135</w:t>
      </w:r>
      <w:r>
        <w:rPr>
          <w:noProof/>
        </w:rPr>
        <w:fldChar w:fldCharType="end"/>
      </w:r>
    </w:p>
    <w:p w14:paraId="26ACB46D" w14:textId="4075F259"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1.4.7</w:t>
      </w:r>
      <w:r>
        <w:rPr>
          <w:rFonts w:asciiTheme="minorHAnsi" w:eastAsiaTheme="minorEastAsia" w:hAnsiTheme="minorHAnsi" w:cstheme="minorBidi"/>
          <w:noProof/>
          <w:sz w:val="22"/>
          <w:szCs w:val="22"/>
        </w:rPr>
        <w:tab/>
      </w:r>
      <w:r>
        <w:rPr>
          <w:noProof/>
        </w:rPr>
        <w:t>DataCoverage</w:t>
      </w:r>
      <w:r>
        <w:rPr>
          <w:noProof/>
        </w:rPr>
        <w:tab/>
      </w:r>
      <w:r>
        <w:rPr>
          <w:noProof/>
        </w:rPr>
        <w:fldChar w:fldCharType="begin"/>
      </w:r>
      <w:r>
        <w:rPr>
          <w:noProof/>
        </w:rPr>
        <w:instrText xml:space="preserve"> PAGEREF _Toc25000244 \h </w:instrText>
      </w:r>
      <w:r>
        <w:rPr>
          <w:noProof/>
        </w:rPr>
      </w:r>
      <w:r>
        <w:rPr>
          <w:noProof/>
        </w:rPr>
        <w:fldChar w:fldCharType="separate"/>
      </w:r>
      <w:r>
        <w:rPr>
          <w:noProof/>
        </w:rPr>
        <w:t>135</w:t>
      </w:r>
      <w:r>
        <w:rPr>
          <w:noProof/>
        </w:rPr>
        <w:fldChar w:fldCharType="end"/>
      </w:r>
    </w:p>
    <w:p w14:paraId="4A9288F2" w14:textId="431C373D"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1.4.8</w:t>
      </w:r>
      <w:r>
        <w:rPr>
          <w:rFonts w:asciiTheme="minorHAnsi" w:eastAsiaTheme="minorEastAsia" w:hAnsiTheme="minorHAnsi" w:cstheme="minorBidi"/>
          <w:noProof/>
          <w:sz w:val="22"/>
          <w:szCs w:val="22"/>
        </w:rPr>
        <w:tab/>
      </w:r>
      <w:r>
        <w:rPr>
          <w:noProof/>
        </w:rPr>
        <w:t>QualityOfNonBathymetricData</w:t>
      </w:r>
      <w:r>
        <w:rPr>
          <w:noProof/>
        </w:rPr>
        <w:tab/>
      </w:r>
      <w:r>
        <w:rPr>
          <w:noProof/>
        </w:rPr>
        <w:fldChar w:fldCharType="begin"/>
      </w:r>
      <w:r>
        <w:rPr>
          <w:noProof/>
        </w:rPr>
        <w:instrText xml:space="preserve"> PAGEREF _Toc25000245 \h </w:instrText>
      </w:r>
      <w:r>
        <w:rPr>
          <w:noProof/>
        </w:rPr>
      </w:r>
      <w:r>
        <w:rPr>
          <w:noProof/>
        </w:rPr>
        <w:fldChar w:fldCharType="separate"/>
      </w:r>
      <w:r>
        <w:rPr>
          <w:noProof/>
        </w:rPr>
        <w:t>136</w:t>
      </w:r>
      <w:r>
        <w:rPr>
          <w:noProof/>
        </w:rPr>
        <w:fldChar w:fldCharType="end"/>
      </w:r>
    </w:p>
    <w:p w14:paraId="729C9376" w14:textId="27C971F7"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1.4.9</w:t>
      </w:r>
      <w:r>
        <w:rPr>
          <w:rFonts w:asciiTheme="minorHAnsi" w:eastAsiaTheme="minorEastAsia" w:hAnsiTheme="minorHAnsi" w:cstheme="minorBidi"/>
          <w:noProof/>
          <w:sz w:val="22"/>
          <w:szCs w:val="22"/>
        </w:rPr>
        <w:tab/>
      </w:r>
      <w:r>
        <w:rPr>
          <w:noProof/>
        </w:rPr>
        <w:t>SpatialQuality</w:t>
      </w:r>
      <w:r>
        <w:rPr>
          <w:noProof/>
        </w:rPr>
        <w:tab/>
      </w:r>
      <w:r>
        <w:rPr>
          <w:noProof/>
        </w:rPr>
        <w:fldChar w:fldCharType="begin"/>
      </w:r>
      <w:r>
        <w:rPr>
          <w:noProof/>
        </w:rPr>
        <w:instrText xml:space="preserve"> PAGEREF _Toc25000246 \h </w:instrText>
      </w:r>
      <w:r>
        <w:rPr>
          <w:noProof/>
        </w:rPr>
      </w:r>
      <w:r>
        <w:rPr>
          <w:noProof/>
        </w:rPr>
        <w:fldChar w:fldCharType="separate"/>
      </w:r>
      <w:r>
        <w:rPr>
          <w:noProof/>
        </w:rPr>
        <w:t>137</w:t>
      </w:r>
      <w:r>
        <w:rPr>
          <w:noProof/>
        </w:rPr>
        <w:fldChar w:fldCharType="end"/>
      </w:r>
    </w:p>
    <w:p w14:paraId="7BD2171D" w14:textId="5B222300"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1.4.10</w:t>
      </w:r>
      <w:r>
        <w:rPr>
          <w:rFonts w:asciiTheme="minorHAnsi" w:eastAsiaTheme="minorEastAsia" w:hAnsiTheme="minorHAnsi" w:cstheme="minorBidi"/>
          <w:noProof/>
          <w:sz w:val="22"/>
          <w:szCs w:val="22"/>
        </w:rPr>
        <w:tab/>
      </w:r>
      <w:r>
        <w:rPr>
          <w:noProof/>
        </w:rPr>
        <w:t>SpatialQualityPoints</w:t>
      </w:r>
      <w:r>
        <w:rPr>
          <w:noProof/>
        </w:rPr>
        <w:tab/>
      </w:r>
      <w:r>
        <w:rPr>
          <w:noProof/>
        </w:rPr>
        <w:fldChar w:fldCharType="begin"/>
      </w:r>
      <w:r>
        <w:rPr>
          <w:noProof/>
        </w:rPr>
        <w:instrText xml:space="preserve"> PAGEREF _Toc25000247 \h </w:instrText>
      </w:r>
      <w:r>
        <w:rPr>
          <w:noProof/>
        </w:rPr>
      </w:r>
      <w:r>
        <w:rPr>
          <w:noProof/>
        </w:rPr>
        <w:fldChar w:fldCharType="separate"/>
      </w:r>
      <w:r>
        <w:rPr>
          <w:noProof/>
        </w:rPr>
        <w:t>138</w:t>
      </w:r>
      <w:r>
        <w:rPr>
          <w:noProof/>
        </w:rPr>
        <w:fldChar w:fldCharType="end"/>
      </w:r>
    </w:p>
    <w:p w14:paraId="45CDC07A" w14:textId="6E10409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1.4.11</w:t>
      </w:r>
      <w:r>
        <w:rPr>
          <w:rFonts w:asciiTheme="minorHAnsi" w:eastAsiaTheme="minorEastAsia" w:hAnsiTheme="minorHAnsi" w:cstheme="minorBidi"/>
          <w:noProof/>
          <w:sz w:val="22"/>
          <w:szCs w:val="22"/>
        </w:rPr>
        <w:tab/>
      </w:r>
      <w:r>
        <w:rPr>
          <w:noProof/>
        </w:rPr>
        <w:t>horizontalPositionUncertainty</w:t>
      </w:r>
      <w:r>
        <w:rPr>
          <w:noProof/>
        </w:rPr>
        <w:tab/>
      </w:r>
      <w:r>
        <w:rPr>
          <w:noProof/>
        </w:rPr>
        <w:fldChar w:fldCharType="begin"/>
      </w:r>
      <w:r>
        <w:rPr>
          <w:noProof/>
        </w:rPr>
        <w:instrText xml:space="preserve"> PAGEREF _Toc25000248 \h </w:instrText>
      </w:r>
      <w:r>
        <w:rPr>
          <w:noProof/>
        </w:rPr>
      </w:r>
      <w:r>
        <w:rPr>
          <w:noProof/>
        </w:rPr>
        <w:fldChar w:fldCharType="separate"/>
      </w:r>
      <w:r>
        <w:rPr>
          <w:noProof/>
        </w:rPr>
        <w:t>138</w:t>
      </w:r>
      <w:r>
        <w:rPr>
          <w:noProof/>
        </w:rPr>
        <w:fldChar w:fldCharType="end"/>
      </w:r>
    </w:p>
    <w:p w14:paraId="015DD56D" w14:textId="32F06EE6"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lastRenderedPageBreak/>
        <w:t>1.4.12</w:t>
      </w:r>
      <w:r>
        <w:rPr>
          <w:rFonts w:asciiTheme="minorHAnsi" w:eastAsiaTheme="minorEastAsia" w:hAnsiTheme="minorHAnsi" w:cstheme="minorBidi"/>
          <w:noProof/>
          <w:sz w:val="22"/>
          <w:szCs w:val="22"/>
        </w:rPr>
        <w:tab/>
      </w:r>
      <w:r>
        <w:rPr>
          <w:noProof/>
        </w:rPr>
        <w:t>surveyDateRange</w:t>
      </w:r>
      <w:r>
        <w:rPr>
          <w:noProof/>
        </w:rPr>
        <w:tab/>
      </w:r>
      <w:r>
        <w:rPr>
          <w:noProof/>
        </w:rPr>
        <w:fldChar w:fldCharType="begin"/>
      </w:r>
      <w:r>
        <w:rPr>
          <w:noProof/>
        </w:rPr>
        <w:instrText xml:space="preserve"> PAGEREF _Toc25000249 \h </w:instrText>
      </w:r>
      <w:r>
        <w:rPr>
          <w:noProof/>
        </w:rPr>
      </w:r>
      <w:r>
        <w:rPr>
          <w:noProof/>
        </w:rPr>
        <w:fldChar w:fldCharType="separate"/>
      </w:r>
      <w:r>
        <w:rPr>
          <w:noProof/>
        </w:rPr>
        <w:t>138</w:t>
      </w:r>
      <w:r>
        <w:rPr>
          <w:noProof/>
        </w:rPr>
        <w:fldChar w:fldCharType="end"/>
      </w:r>
    </w:p>
    <w:p w14:paraId="07D1668E" w14:textId="258AFC72"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1.4.13</w:t>
      </w:r>
      <w:r>
        <w:rPr>
          <w:rFonts w:asciiTheme="minorHAnsi" w:eastAsiaTheme="minorEastAsia" w:hAnsiTheme="minorHAnsi" w:cstheme="minorBidi"/>
          <w:noProof/>
          <w:sz w:val="22"/>
          <w:szCs w:val="22"/>
        </w:rPr>
        <w:tab/>
      </w:r>
      <w:r>
        <w:rPr>
          <w:noProof/>
        </w:rPr>
        <w:t>qualityOfHorizontalMeasurement</w:t>
      </w:r>
      <w:r>
        <w:rPr>
          <w:noProof/>
        </w:rPr>
        <w:tab/>
      </w:r>
      <w:r>
        <w:rPr>
          <w:noProof/>
        </w:rPr>
        <w:fldChar w:fldCharType="begin"/>
      </w:r>
      <w:r>
        <w:rPr>
          <w:noProof/>
        </w:rPr>
        <w:instrText xml:space="preserve"> PAGEREF _Toc25000250 \h </w:instrText>
      </w:r>
      <w:r>
        <w:rPr>
          <w:noProof/>
        </w:rPr>
      </w:r>
      <w:r>
        <w:rPr>
          <w:noProof/>
        </w:rPr>
        <w:fldChar w:fldCharType="separate"/>
      </w:r>
      <w:r>
        <w:rPr>
          <w:noProof/>
        </w:rPr>
        <w:t>139</w:t>
      </w:r>
      <w:r>
        <w:rPr>
          <w:noProof/>
        </w:rPr>
        <w:fldChar w:fldCharType="end"/>
      </w:r>
    </w:p>
    <w:p w14:paraId="075812A8" w14:textId="63FE7C2E" w:rsidR="00177458" w:rsidRDefault="00177458">
      <w:pPr>
        <w:pStyle w:val="TOC3"/>
        <w:tabs>
          <w:tab w:val="left" w:pos="720"/>
          <w:tab w:val="right" w:leader="dot" w:pos="9732"/>
        </w:tabs>
        <w:rPr>
          <w:rFonts w:asciiTheme="minorHAnsi" w:eastAsiaTheme="minorEastAsia" w:hAnsiTheme="minorHAnsi" w:cstheme="minorBidi"/>
          <w:noProof/>
          <w:sz w:val="22"/>
          <w:szCs w:val="22"/>
        </w:rPr>
      </w:pPr>
      <w:r>
        <w:rPr>
          <w:noProof/>
        </w:rPr>
        <w:t>1.4.14</w:t>
      </w:r>
      <w:r>
        <w:rPr>
          <w:rFonts w:asciiTheme="minorHAnsi" w:eastAsiaTheme="minorEastAsia" w:hAnsiTheme="minorHAnsi" w:cstheme="minorBidi"/>
          <w:noProof/>
          <w:sz w:val="22"/>
          <w:szCs w:val="22"/>
        </w:rPr>
        <w:tab/>
      </w:r>
      <w:r>
        <w:rPr>
          <w:noProof/>
        </w:rPr>
        <w:t>categoryOfTemporalVariation</w:t>
      </w:r>
      <w:r>
        <w:rPr>
          <w:noProof/>
        </w:rPr>
        <w:tab/>
      </w:r>
      <w:r>
        <w:rPr>
          <w:noProof/>
        </w:rPr>
        <w:fldChar w:fldCharType="begin"/>
      </w:r>
      <w:r>
        <w:rPr>
          <w:noProof/>
        </w:rPr>
        <w:instrText xml:space="preserve"> PAGEREF _Toc25000251 \h </w:instrText>
      </w:r>
      <w:r>
        <w:rPr>
          <w:noProof/>
        </w:rPr>
      </w:r>
      <w:r>
        <w:rPr>
          <w:noProof/>
        </w:rPr>
        <w:fldChar w:fldCharType="separate"/>
      </w:r>
      <w:r>
        <w:rPr>
          <w:noProof/>
        </w:rPr>
        <w:t>140</w:t>
      </w:r>
      <w:r>
        <w:rPr>
          <w:noProof/>
        </w:rPr>
        <w:fldChar w:fldCharType="end"/>
      </w:r>
    </w:p>
    <w:p w14:paraId="58D0776E" w14:textId="3BDF30D8" w:rsidR="00177458" w:rsidRDefault="00177458">
      <w:pPr>
        <w:pStyle w:val="TOC2"/>
        <w:tabs>
          <w:tab w:val="left" w:pos="470"/>
          <w:tab w:val="right" w:leader="dot" w:pos="973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S-127 Cartographic Features</w:t>
      </w:r>
      <w:r>
        <w:rPr>
          <w:noProof/>
        </w:rPr>
        <w:tab/>
      </w:r>
      <w:r>
        <w:rPr>
          <w:noProof/>
        </w:rPr>
        <w:fldChar w:fldCharType="begin"/>
      </w:r>
      <w:r>
        <w:rPr>
          <w:noProof/>
        </w:rPr>
        <w:instrText xml:space="preserve"> PAGEREF _Toc25000252 \h </w:instrText>
      </w:r>
      <w:r>
        <w:rPr>
          <w:noProof/>
        </w:rPr>
      </w:r>
      <w:r>
        <w:rPr>
          <w:noProof/>
        </w:rPr>
        <w:fldChar w:fldCharType="separate"/>
      </w:r>
      <w:r>
        <w:rPr>
          <w:noProof/>
        </w:rPr>
        <w:t>142</w:t>
      </w:r>
      <w:r>
        <w:rPr>
          <w:noProof/>
        </w:rPr>
        <w:fldChar w:fldCharType="end"/>
      </w:r>
    </w:p>
    <w:p w14:paraId="5082A897" w14:textId="20AA1C2B"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1.5.1</w:t>
      </w:r>
      <w:r>
        <w:rPr>
          <w:rFonts w:asciiTheme="minorHAnsi" w:eastAsiaTheme="minorEastAsia" w:hAnsiTheme="minorHAnsi" w:cstheme="minorBidi"/>
          <w:noProof/>
          <w:sz w:val="22"/>
          <w:szCs w:val="22"/>
        </w:rPr>
        <w:tab/>
      </w:r>
      <w:r>
        <w:rPr>
          <w:noProof/>
        </w:rPr>
        <w:t>S-127 Cartographic Features diagram</w:t>
      </w:r>
      <w:r>
        <w:rPr>
          <w:noProof/>
        </w:rPr>
        <w:tab/>
      </w:r>
      <w:r>
        <w:rPr>
          <w:noProof/>
        </w:rPr>
        <w:fldChar w:fldCharType="begin"/>
      </w:r>
      <w:r>
        <w:rPr>
          <w:noProof/>
        </w:rPr>
        <w:instrText xml:space="preserve"> PAGEREF _Toc25000253 \h </w:instrText>
      </w:r>
      <w:r>
        <w:rPr>
          <w:noProof/>
        </w:rPr>
      </w:r>
      <w:r>
        <w:rPr>
          <w:noProof/>
        </w:rPr>
        <w:fldChar w:fldCharType="separate"/>
      </w:r>
      <w:r>
        <w:rPr>
          <w:noProof/>
        </w:rPr>
        <w:t>142</w:t>
      </w:r>
      <w:r>
        <w:rPr>
          <w:noProof/>
        </w:rPr>
        <w:fldChar w:fldCharType="end"/>
      </w:r>
    </w:p>
    <w:p w14:paraId="3F8A811F" w14:textId="17249851"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1.5.2</w:t>
      </w:r>
      <w:r>
        <w:rPr>
          <w:rFonts w:asciiTheme="minorHAnsi" w:eastAsiaTheme="minorEastAsia" w:hAnsiTheme="minorHAnsi" w:cstheme="minorBidi"/>
          <w:noProof/>
          <w:sz w:val="22"/>
          <w:szCs w:val="22"/>
        </w:rPr>
        <w:tab/>
      </w:r>
      <w:r>
        <w:rPr>
          <w:noProof/>
        </w:rPr>
        <w:t>textJustification</w:t>
      </w:r>
      <w:r>
        <w:rPr>
          <w:noProof/>
        </w:rPr>
        <w:tab/>
      </w:r>
      <w:r>
        <w:rPr>
          <w:noProof/>
        </w:rPr>
        <w:fldChar w:fldCharType="begin"/>
      </w:r>
      <w:r>
        <w:rPr>
          <w:noProof/>
        </w:rPr>
        <w:instrText xml:space="preserve"> PAGEREF _Toc25000254 \h </w:instrText>
      </w:r>
      <w:r>
        <w:rPr>
          <w:noProof/>
        </w:rPr>
      </w:r>
      <w:r>
        <w:rPr>
          <w:noProof/>
        </w:rPr>
        <w:fldChar w:fldCharType="separate"/>
      </w:r>
      <w:r>
        <w:rPr>
          <w:noProof/>
        </w:rPr>
        <w:t>142</w:t>
      </w:r>
      <w:r>
        <w:rPr>
          <w:noProof/>
        </w:rPr>
        <w:fldChar w:fldCharType="end"/>
      </w:r>
    </w:p>
    <w:p w14:paraId="3F885B0D" w14:textId="1CE6E755"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1.5.3</w:t>
      </w:r>
      <w:r>
        <w:rPr>
          <w:rFonts w:asciiTheme="minorHAnsi" w:eastAsiaTheme="minorEastAsia" w:hAnsiTheme="minorHAnsi" w:cstheme="minorBidi"/>
          <w:noProof/>
          <w:sz w:val="22"/>
          <w:szCs w:val="22"/>
        </w:rPr>
        <w:tab/>
      </w:r>
      <w:r>
        <w:rPr>
          <w:noProof/>
        </w:rPr>
        <w:t>TextPlacement</w:t>
      </w:r>
      <w:r>
        <w:rPr>
          <w:noProof/>
        </w:rPr>
        <w:tab/>
      </w:r>
      <w:r>
        <w:rPr>
          <w:noProof/>
        </w:rPr>
        <w:fldChar w:fldCharType="begin"/>
      </w:r>
      <w:r>
        <w:rPr>
          <w:noProof/>
        </w:rPr>
        <w:instrText xml:space="preserve"> PAGEREF _Toc25000255 \h </w:instrText>
      </w:r>
      <w:r>
        <w:rPr>
          <w:noProof/>
        </w:rPr>
      </w:r>
      <w:r>
        <w:rPr>
          <w:noProof/>
        </w:rPr>
        <w:fldChar w:fldCharType="separate"/>
      </w:r>
      <w:r>
        <w:rPr>
          <w:noProof/>
        </w:rPr>
        <w:t>143</w:t>
      </w:r>
      <w:r>
        <w:rPr>
          <w:noProof/>
        </w:rPr>
        <w:fldChar w:fldCharType="end"/>
      </w:r>
    </w:p>
    <w:p w14:paraId="6D19E4ED" w14:textId="37789CA2" w:rsidR="00177458" w:rsidRDefault="00177458">
      <w:pPr>
        <w:pStyle w:val="TOC3"/>
        <w:tabs>
          <w:tab w:val="left" w:pos="620"/>
          <w:tab w:val="right" w:leader="dot" w:pos="9732"/>
        </w:tabs>
        <w:rPr>
          <w:rFonts w:asciiTheme="minorHAnsi" w:eastAsiaTheme="minorEastAsia" w:hAnsiTheme="minorHAnsi" w:cstheme="minorBidi"/>
          <w:noProof/>
          <w:sz w:val="22"/>
          <w:szCs w:val="22"/>
        </w:rPr>
      </w:pPr>
      <w:r>
        <w:rPr>
          <w:noProof/>
        </w:rPr>
        <w:t>1.5.4</w:t>
      </w:r>
      <w:r>
        <w:rPr>
          <w:rFonts w:asciiTheme="minorHAnsi" w:eastAsiaTheme="minorEastAsia" w:hAnsiTheme="minorHAnsi" w:cstheme="minorBidi"/>
          <w:noProof/>
          <w:sz w:val="22"/>
          <w:szCs w:val="22"/>
        </w:rPr>
        <w:tab/>
      </w:r>
      <w:r>
        <w:rPr>
          <w:noProof/>
        </w:rPr>
        <w:t>textType</w:t>
      </w:r>
      <w:r>
        <w:rPr>
          <w:noProof/>
        </w:rPr>
        <w:tab/>
      </w:r>
      <w:r>
        <w:rPr>
          <w:noProof/>
        </w:rPr>
        <w:fldChar w:fldCharType="begin"/>
      </w:r>
      <w:r>
        <w:rPr>
          <w:noProof/>
        </w:rPr>
        <w:instrText xml:space="preserve"> PAGEREF _Toc25000256 \h </w:instrText>
      </w:r>
      <w:r>
        <w:rPr>
          <w:noProof/>
        </w:rPr>
      </w:r>
      <w:r>
        <w:rPr>
          <w:noProof/>
        </w:rPr>
        <w:fldChar w:fldCharType="separate"/>
      </w:r>
      <w:r>
        <w:rPr>
          <w:noProof/>
        </w:rPr>
        <w:t>144</w:t>
      </w:r>
      <w:r>
        <w:rPr>
          <w:noProof/>
        </w:rPr>
        <w:fldChar w:fldCharType="end"/>
      </w:r>
    </w:p>
    <w:p w14:paraId="418F430E" w14:textId="157044D2" w:rsidR="00562F87" w:rsidRDefault="00A42A00">
      <w:pPr>
        <w:pStyle w:val="TOC3"/>
        <w:tabs>
          <w:tab w:val="right" w:leader="dot" w:pos="8280"/>
        </w:tabs>
      </w:pPr>
      <w:r>
        <w:fldChar w:fldCharType="end"/>
      </w:r>
    </w:p>
    <w:p w14:paraId="300C4D26" w14:textId="77777777" w:rsidR="00562F87" w:rsidRDefault="00562F87">
      <w:pPr>
        <w:rPr>
          <w:sz w:val="20"/>
          <w:szCs w:val="20"/>
        </w:rPr>
      </w:pPr>
    </w:p>
    <w:p w14:paraId="62F87535" w14:textId="77777777" w:rsidR="00562F87" w:rsidRDefault="00562F87">
      <w:pPr>
        <w:rPr>
          <w:sz w:val="20"/>
          <w:szCs w:val="20"/>
        </w:rPr>
        <w:sectPr w:rsidR="00562F87">
          <w:pgSz w:w="11902" w:h="16835"/>
          <w:pgMar w:top="1080" w:right="1080" w:bottom="1080" w:left="1080" w:header="720" w:footer="720" w:gutter="0"/>
          <w:cols w:space="720"/>
        </w:sectPr>
      </w:pPr>
    </w:p>
    <w:p w14:paraId="70B55A40" w14:textId="77777777" w:rsidR="00562F87" w:rsidRDefault="00A42A00">
      <w:pPr>
        <w:pStyle w:val="Heading1"/>
      </w:pPr>
      <w:bookmarkStart w:id="7" w:name="S_127_V1_0"/>
      <w:bookmarkStart w:id="8" w:name="BKM_589B754C_BB65_4779_8E3C_6BD054B1B61F"/>
      <w:bookmarkStart w:id="9" w:name="_Toc25000067"/>
      <w:r>
        <w:lastRenderedPageBreak/>
        <w:t>S-127 V1.0</w:t>
      </w:r>
      <w:bookmarkEnd w:id="9"/>
    </w:p>
    <w:p w14:paraId="78544DF2" w14:textId="77777777" w:rsidR="00562F87" w:rsidRDefault="00A42A00">
      <w:pPr>
        <w:pStyle w:val="Notes"/>
      </w:pPr>
      <w:r>
        <w:rPr>
          <w:rStyle w:val="Italics"/>
        </w:rPr>
        <w:t>Package in package 'S-127 Marine Traffic Management'</w:t>
      </w:r>
    </w:p>
    <w:p w14:paraId="553F3120" w14:textId="77777777" w:rsidR="00562F87" w:rsidRDefault="00562F87">
      <w:pPr>
        <w:rPr>
          <w:sz w:val="20"/>
          <w:szCs w:val="20"/>
        </w:rPr>
      </w:pPr>
    </w:p>
    <w:p w14:paraId="744C8E56" w14:textId="77777777" w:rsidR="00562F87" w:rsidRDefault="00562F87">
      <w:pPr>
        <w:rPr>
          <w:sz w:val="20"/>
          <w:szCs w:val="20"/>
        </w:rPr>
      </w:pPr>
    </w:p>
    <w:p w14:paraId="37FD60CB" w14:textId="77777777" w:rsidR="00562F87" w:rsidRDefault="00562F87">
      <w:pPr>
        <w:rPr>
          <w:sz w:val="20"/>
          <w:szCs w:val="20"/>
        </w:rPr>
      </w:pPr>
    </w:p>
    <w:p w14:paraId="0E7726CA" w14:textId="77777777" w:rsidR="00562F87" w:rsidRDefault="00A42A00">
      <w:pPr>
        <w:pStyle w:val="Heading2"/>
      </w:pPr>
      <w:bookmarkStart w:id="10" w:name="BKM_673E7DA1_0DED_4812_AD13_FB242187531C"/>
      <w:bookmarkStart w:id="11" w:name="_Toc25000068"/>
      <w:r>
        <w:t>Domain Model Without Contents diagram</w:t>
      </w:r>
      <w:bookmarkEnd w:id="11"/>
    </w:p>
    <w:p w14:paraId="0C17BB19" w14:textId="77777777" w:rsidR="00562F87" w:rsidRDefault="00A42A00">
      <w:pPr>
        <w:pStyle w:val="Notes"/>
      </w:pPr>
      <w:r>
        <w:rPr>
          <w:rStyle w:val="Italics"/>
        </w:rPr>
        <w:t>Package diagram in package 'S-127 V1.0'</w:t>
      </w:r>
    </w:p>
    <w:p w14:paraId="05716BE7" w14:textId="77777777" w:rsidR="00562F87" w:rsidRDefault="00562F87">
      <w:pPr>
        <w:pStyle w:val="Notes"/>
      </w:pPr>
    </w:p>
    <w:p w14:paraId="6B452AC6" w14:textId="77777777" w:rsidR="00562F87" w:rsidRDefault="00A42A00">
      <w:pPr>
        <w:pStyle w:val="Properties"/>
        <w:tabs>
          <w:tab w:val="left" w:pos="720"/>
        </w:tabs>
      </w:pPr>
      <w:r>
        <w:t xml:space="preserve">Domain Model Without Contents </w:t>
      </w:r>
    </w:p>
    <w:p w14:paraId="5786CE10" w14:textId="77777777" w:rsidR="00562F87" w:rsidRDefault="00A42A00">
      <w:pPr>
        <w:pStyle w:val="Properties"/>
        <w:tabs>
          <w:tab w:val="left" w:pos="720"/>
        </w:tabs>
      </w:pPr>
      <w:r>
        <w:t>Version 1.0</w:t>
      </w:r>
    </w:p>
    <w:p w14:paraId="699C1773" w14:textId="77777777" w:rsidR="00562F87" w:rsidRDefault="00A42A00">
      <w:pPr>
        <w:pStyle w:val="Properties"/>
        <w:tabs>
          <w:tab w:val="left" w:pos="720"/>
        </w:tabs>
      </w:pPr>
      <w:proofErr w:type="spellStart"/>
      <w:r>
        <w:t>eivind.mong</w:t>
      </w:r>
      <w:proofErr w:type="spellEnd"/>
      <w:r>
        <w:t xml:space="preserve"> created on 01-Jan-2018.  Last modified 20-Aug-2018</w:t>
      </w:r>
    </w:p>
    <w:p w14:paraId="243C763D" w14:textId="77777777" w:rsidR="00562F87" w:rsidRDefault="00562F87">
      <w:pPr>
        <w:rPr>
          <w:sz w:val="20"/>
          <w:szCs w:val="20"/>
        </w:rPr>
      </w:pPr>
    </w:p>
    <w:p w14:paraId="3E90C55F" w14:textId="77777777" w:rsidR="00562F87" w:rsidRDefault="00A42A00">
      <w:pPr>
        <w:pStyle w:val="DiagramImage"/>
        <w:rPr>
          <w:sz w:val="20"/>
          <w:szCs w:val="20"/>
        </w:rPr>
      </w:pPr>
      <w:r>
        <w:rPr>
          <w:noProof/>
          <w:sz w:val="0"/>
          <w:szCs w:val="0"/>
        </w:rPr>
        <w:drawing>
          <wp:inline distT="0" distB="0" distL="0" distR="0" wp14:anchorId="2F080379" wp14:editId="6179FDD0">
            <wp:extent cx="6171565" cy="249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14"/>
                    <a:stretch>
                      <a:fillRect/>
                    </a:stretch>
                  </pic:blipFill>
                  <pic:spPr bwMode="auto">
                    <a:xfrm>
                      <a:off x="0" y="0"/>
                      <a:ext cx="6171565" cy="2496185"/>
                    </a:xfrm>
                    <a:prstGeom prst="rect">
                      <a:avLst/>
                    </a:prstGeom>
                    <a:noFill/>
                    <a:ln w="9525">
                      <a:noFill/>
                      <a:miter lim="800000"/>
                      <a:headEnd/>
                      <a:tailEnd/>
                    </a:ln>
                  </pic:spPr>
                </pic:pic>
              </a:graphicData>
            </a:graphic>
          </wp:inline>
        </w:drawing>
      </w:r>
    </w:p>
    <w:p w14:paraId="52F0A4BA" w14:textId="77777777" w:rsidR="00562F87" w:rsidRDefault="00562F87">
      <w:pPr>
        <w:pStyle w:val="DiagramImage"/>
        <w:rPr>
          <w:sz w:val="20"/>
          <w:szCs w:val="20"/>
        </w:rPr>
      </w:pPr>
    </w:p>
    <w:p w14:paraId="74EC5DE4" w14:textId="77777777" w:rsidR="00562F87" w:rsidRDefault="00A42A00">
      <w:pPr>
        <w:pStyle w:val="DiagramLabel"/>
      </w:pPr>
      <w:r>
        <w:t>Domain Model Without Contents</w:t>
      </w:r>
    </w:p>
    <w:p w14:paraId="2ADAEA5E" w14:textId="77777777" w:rsidR="00562F87" w:rsidRDefault="00562F87">
      <w:pPr>
        <w:pStyle w:val="Notes"/>
      </w:pPr>
    </w:p>
    <w:p w14:paraId="2B5DD96A" w14:textId="77777777" w:rsidR="00562F87" w:rsidRDefault="00A42A00">
      <w:pPr>
        <w:rPr>
          <w:sz w:val="20"/>
          <w:szCs w:val="20"/>
        </w:rPr>
      </w:pPr>
      <w:r>
        <w:rPr>
          <w:rFonts w:ascii="Times New Roman" w:eastAsia="Times New Roman" w:hAnsi="Times New Roman" w:cs="Times New Roman"/>
          <w:sz w:val="20"/>
          <w:szCs w:val="20"/>
        </w:rPr>
        <w:t xml:space="preserve"> </w:t>
      </w:r>
      <w:bookmarkEnd w:id="10"/>
    </w:p>
    <w:p w14:paraId="4A6A7300" w14:textId="77777777" w:rsidR="00562F87" w:rsidRDefault="00562F87">
      <w:pPr>
        <w:rPr>
          <w:sz w:val="20"/>
          <w:szCs w:val="20"/>
        </w:rPr>
      </w:pPr>
    </w:p>
    <w:p w14:paraId="70CAA961" w14:textId="77777777" w:rsidR="00562F87" w:rsidRDefault="00A42A00">
      <w:pPr>
        <w:pStyle w:val="Heading2"/>
      </w:pPr>
      <w:bookmarkStart w:id="12" w:name="BKM_F818B73F_C80C_485D_933C_E29F67C25544"/>
      <w:bookmarkStart w:id="13" w:name="_Toc25000069"/>
      <w:r>
        <w:t>S-127 Realizations of S-100 GFM diagram</w:t>
      </w:r>
      <w:bookmarkEnd w:id="13"/>
    </w:p>
    <w:p w14:paraId="29D0DB09" w14:textId="77777777" w:rsidR="00562F87" w:rsidRDefault="00A42A00">
      <w:pPr>
        <w:pStyle w:val="Notes"/>
      </w:pPr>
      <w:r>
        <w:rPr>
          <w:rStyle w:val="Italics"/>
        </w:rPr>
        <w:t>Class diagram in package 'S-127 V1.0'</w:t>
      </w:r>
    </w:p>
    <w:p w14:paraId="4C6FB838" w14:textId="77777777" w:rsidR="00562F87" w:rsidRDefault="00562F87">
      <w:pPr>
        <w:pStyle w:val="Notes"/>
      </w:pPr>
    </w:p>
    <w:p w14:paraId="74FB0EE9" w14:textId="77777777" w:rsidR="00562F87" w:rsidRDefault="00A42A00">
      <w:pPr>
        <w:pStyle w:val="Properties"/>
        <w:tabs>
          <w:tab w:val="left" w:pos="720"/>
        </w:tabs>
      </w:pPr>
      <w:r>
        <w:t xml:space="preserve">S-127 Realizations of S-100 GFM </w:t>
      </w:r>
    </w:p>
    <w:p w14:paraId="5E78074A" w14:textId="77777777" w:rsidR="00562F87" w:rsidRDefault="00A42A00">
      <w:pPr>
        <w:pStyle w:val="Properties"/>
        <w:tabs>
          <w:tab w:val="left" w:pos="720"/>
        </w:tabs>
      </w:pPr>
      <w:r>
        <w:t>Version 1.0</w:t>
      </w:r>
    </w:p>
    <w:p w14:paraId="3DBC8B75" w14:textId="77777777" w:rsidR="00562F87" w:rsidRDefault="00A42A00">
      <w:pPr>
        <w:pStyle w:val="Properties"/>
        <w:tabs>
          <w:tab w:val="left" w:pos="720"/>
        </w:tabs>
      </w:pPr>
      <w:proofErr w:type="spellStart"/>
      <w:r>
        <w:t>raphaelm</w:t>
      </w:r>
      <w:proofErr w:type="spellEnd"/>
      <w:r>
        <w:t xml:space="preserve"> created on 01-Jan-2018.  Last modified 20-Aug-2018</w:t>
      </w:r>
    </w:p>
    <w:p w14:paraId="053EDEB9" w14:textId="77777777" w:rsidR="00562F87" w:rsidRDefault="00562F87">
      <w:pPr>
        <w:rPr>
          <w:sz w:val="20"/>
          <w:szCs w:val="20"/>
        </w:rPr>
      </w:pPr>
    </w:p>
    <w:p w14:paraId="57F3232A" w14:textId="77777777" w:rsidR="00562F87" w:rsidRDefault="00A42A00">
      <w:pPr>
        <w:pStyle w:val="DiagramImage"/>
        <w:rPr>
          <w:sz w:val="20"/>
          <w:szCs w:val="20"/>
        </w:rPr>
      </w:pPr>
      <w:r>
        <w:rPr>
          <w:noProof/>
          <w:sz w:val="0"/>
          <w:szCs w:val="0"/>
        </w:rPr>
        <w:lastRenderedPageBreak/>
        <w:drawing>
          <wp:inline distT="0" distB="0" distL="0" distR="0" wp14:anchorId="200B11FF" wp14:editId="63BE19A8">
            <wp:extent cx="6182995" cy="3368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15"/>
                    <a:stretch>
                      <a:fillRect/>
                    </a:stretch>
                  </pic:blipFill>
                  <pic:spPr bwMode="auto">
                    <a:xfrm>
                      <a:off x="0" y="0"/>
                      <a:ext cx="6182995" cy="3368040"/>
                    </a:xfrm>
                    <a:prstGeom prst="rect">
                      <a:avLst/>
                    </a:prstGeom>
                    <a:noFill/>
                    <a:ln w="9525">
                      <a:noFill/>
                      <a:miter lim="800000"/>
                      <a:headEnd/>
                      <a:tailEnd/>
                    </a:ln>
                  </pic:spPr>
                </pic:pic>
              </a:graphicData>
            </a:graphic>
          </wp:inline>
        </w:drawing>
      </w:r>
    </w:p>
    <w:p w14:paraId="2598F8CC" w14:textId="77777777" w:rsidR="00562F87" w:rsidRDefault="00562F87">
      <w:pPr>
        <w:pStyle w:val="DiagramImage"/>
        <w:rPr>
          <w:sz w:val="20"/>
          <w:szCs w:val="20"/>
        </w:rPr>
      </w:pPr>
    </w:p>
    <w:p w14:paraId="788D6B38" w14:textId="77777777" w:rsidR="00562F87" w:rsidRDefault="00A42A00">
      <w:pPr>
        <w:pStyle w:val="DiagramLabel"/>
      </w:pPr>
      <w:r>
        <w:t>S-127 Realizations of S-100 GFM</w:t>
      </w:r>
    </w:p>
    <w:p w14:paraId="64573DA0" w14:textId="77777777" w:rsidR="00562F87" w:rsidRDefault="00562F87">
      <w:pPr>
        <w:pStyle w:val="Notes"/>
      </w:pPr>
    </w:p>
    <w:p w14:paraId="01E40DC1" w14:textId="77777777" w:rsidR="00562F87" w:rsidRDefault="00A42A00">
      <w:pPr>
        <w:rPr>
          <w:sz w:val="20"/>
          <w:szCs w:val="20"/>
        </w:rPr>
      </w:pPr>
      <w:r>
        <w:rPr>
          <w:rFonts w:ascii="Times New Roman" w:eastAsia="Times New Roman" w:hAnsi="Times New Roman" w:cs="Times New Roman"/>
          <w:sz w:val="20"/>
          <w:szCs w:val="20"/>
        </w:rPr>
        <w:t xml:space="preserve"> </w:t>
      </w:r>
      <w:bookmarkEnd w:id="12"/>
    </w:p>
    <w:p w14:paraId="24F0446F" w14:textId="77777777" w:rsidR="00562F87" w:rsidRDefault="00562F87">
      <w:pPr>
        <w:rPr>
          <w:sz w:val="20"/>
          <w:szCs w:val="20"/>
        </w:rPr>
      </w:pPr>
    </w:p>
    <w:p w14:paraId="307E2D52" w14:textId="77777777" w:rsidR="00562F87" w:rsidRDefault="00A42A00">
      <w:pPr>
        <w:pStyle w:val="Heading2"/>
      </w:pPr>
      <w:bookmarkStart w:id="14" w:name="S_127_DOMAIN_MODEL"/>
      <w:bookmarkStart w:id="15" w:name="BKM_907EB958_146A_4BEB_A859_FB046C8DBAFC"/>
      <w:bookmarkStart w:id="16" w:name="_Toc25000070"/>
      <w:r>
        <w:t>S-127 Domain Model</w:t>
      </w:r>
      <w:bookmarkEnd w:id="16"/>
    </w:p>
    <w:p w14:paraId="739D68D8" w14:textId="77777777" w:rsidR="00562F87" w:rsidRDefault="00A42A00">
      <w:pPr>
        <w:pStyle w:val="Notes"/>
      </w:pPr>
      <w:r>
        <w:rPr>
          <w:rStyle w:val="Italics"/>
        </w:rPr>
        <w:t>Package in package 'S-127 V1.0'</w:t>
      </w:r>
    </w:p>
    <w:p w14:paraId="78CC204D" w14:textId="77777777" w:rsidR="00562F87" w:rsidRDefault="00562F87">
      <w:pPr>
        <w:pStyle w:val="Notes"/>
      </w:pPr>
    </w:p>
    <w:p w14:paraId="4A00114C" w14:textId="77777777" w:rsidR="00562F87" w:rsidRDefault="00A42A00" w:rsidP="00DD2FB0">
      <w:pPr>
        <w:pStyle w:val="Notes"/>
      </w:pPr>
      <w:r>
        <w:t>Marine Traffic Management</w:t>
      </w:r>
    </w:p>
    <w:p w14:paraId="7FA47D07" w14:textId="77777777" w:rsidR="00562F87" w:rsidRDefault="00562F87">
      <w:pPr>
        <w:rPr>
          <w:sz w:val="20"/>
          <w:szCs w:val="20"/>
        </w:rPr>
      </w:pPr>
    </w:p>
    <w:p w14:paraId="645D6F60" w14:textId="77777777" w:rsidR="00562F87" w:rsidRDefault="00562F87">
      <w:pPr>
        <w:rPr>
          <w:sz w:val="20"/>
          <w:szCs w:val="20"/>
        </w:rPr>
      </w:pPr>
    </w:p>
    <w:p w14:paraId="6F869D33" w14:textId="77777777" w:rsidR="00562F87" w:rsidRDefault="00A42A00">
      <w:pPr>
        <w:pStyle w:val="Heading3"/>
      </w:pPr>
      <w:bookmarkStart w:id="17" w:name="BKM_E4164A99_0F69_4FF9_A4DB_B46026F679BA"/>
      <w:bookmarkStart w:id="18" w:name="_Toc25000071"/>
      <w:r>
        <w:t>S-127 Base Classes diagram</w:t>
      </w:r>
      <w:bookmarkEnd w:id="18"/>
    </w:p>
    <w:p w14:paraId="1A4999E0" w14:textId="77777777" w:rsidR="00562F87" w:rsidRDefault="00A42A00">
      <w:pPr>
        <w:pStyle w:val="Notes"/>
      </w:pPr>
      <w:r>
        <w:rPr>
          <w:rStyle w:val="Italics"/>
        </w:rPr>
        <w:t>Class diagram in package 'S-127 Domain Model'</w:t>
      </w:r>
    </w:p>
    <w:p w14:paraId="14A0F308" w14:textId="77777777" w:rsidR="00562F87" w:rsidRDefault="00562F87">
      <w:pPr>
        <w:pStyle w:val="Notes"/>
      </w:pPr>
    </w:p>
    <w:p w14:paraId="7D982669" w14:textId="77777777" w:rsidR="00562F87" w:rsidRDefault="00A42A00">
      <w:pPr>
        <w:pStyle w:val="Properties"/>
        <w:tabs>
          <w:tab w:val="left" w:pos="720"/>
        </w:tabs>
      </w:pPr>
      <w:r>
        <w:t xml:space="preserve">S-127 Base Classes </w:t>
      </w:r>
    </w:p>
    <w:p w14:paraId="5106864D" w14:textId="77777777" w:rsidR="00562F87" w:rsidRDefault="00A42A00">
      <w:pPr>
        <w:pStyle w:val="Properties"/>
        <w:tabs>
          <w:tab w:val="left" w:pos="720"/>
        </w:tabs>
      </w:pPr>
      <w:r>
        <w:t>Version 1.0</w:t>
      </w:r>
    </w:p>
    <w:p w14:paraId="025B1111" w14:textId="77777777" w:rsidR="00562F87" w:rsidRDefault="00A42A00">
      <w:pPr>
        <w:pStyle w:val="Properties"/>
        <w:tabs>
          <w:tab w:val="left" w:pos="720"/>
        </w:tabs>
      </w:pPr>
      <w:proofErr w:type="spellStart"/>
      <w:r>
        <w:t>raphaelm</w:t>
      </w:r>
      <w:proofErr w:type="spellEnd"/>
      <w:r>
        <w:t xml:space="preserve"> created on 21-Aug-2018.  Last modified 13-Nov-2018</w:t>
      </w:r>
    </w:p>
    <w:p w14:paraId="7AAA6B86" w14:textId="77777777" w:rsidR="00562F87" w:rsidRDefault="00562F87">
      <w:pPr>
        <w:rPr>
          <w:sz w:val="20"/>
          <w:szCs w:val="20"/>
        </w:rPr>
      </w:pPr>
    </w:p>
    <w:p w14:paraId="76EBF647" w14:textId="77777777" w:rsidR="00562F87" w:rsidRDefault="00A42A00">
      <w:pPr>
        <w:pStyle w:val="DiagramImage"/>
        <w:rPr>
          <w:sz w:val="20"/>
          <w:szCs w:val="20"/>
        </w:rPr>
      </w:pPr>
      <w:r>
        <w:rPr>
          <w:noProof/>
          <w:sz w:val="0"/>
          <w:szCs w:val="0"/>
        </w:rPr>
        <w:lastRenderedPageBreak/>
        <w:drawing>
          <wp:inline distT="0" distB="0" distL="0" distR="0" wp14:anchorId="0EEB40D0" wp14:editId="72222BEC">
            <wp:extent cx="6176010" cy="356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16"/>
                    <a:stretch>
                      <a:fillRect/>
                    </a:stretch>
                  </pic:blipFill>
                  <pic:spPr bwMode="auto">
                    <a:xfrm>
                      <a:off x="0" y="0"/>
                      <a:ext cx="6176010" cy="3569335"/>
                    </a:xfrm>
                    <a:prstGeom prst="rect">
                      <a:avLst/>
                    </a:prstGeom>
                    <a:noFill/>
                    <a:ln w="9525">
                      <a:noFill/>
                      <a:miter lim="800000"/>
                      <a:headEnd/>
                      <a:tailEnd/>
                    </a:ln>
                  </pic:spPr>
                </pic:pic>
              </a:graphicData>
            </a:graphic>
          </wp:inline>
        </w:drawing>
      </w:r>
    </w:p>
    <w:p w14:paraId="555409A3" w14:textId="77777777" w:rsidR="00562F87" w:rsidRDefault="00562F87">
      <w:pPr>
        <w:pStyle w:val="DiagramImage"/>
        <w:rPr>
          <w:sz w:val="20"/>
          <w:szCs w:val="20"/>
        </w:rPr>
      </w:pPr>
    </w:p>
    <w:p w14:paraId="14029832" w14:textId="77777777" w:rsidR="00562F87" w:rsidRDefault="00A42A00">
      <w:pPr>
        <w:pStyle w:val="DiagramLabel"/>
      </w:pPr>
      <w:r>
        <w:t>S-127 Base Classes</w:t>
      </w:r>
    </w:p>
    <w:p w14:paraId="429571CF" w14:textId="77777777" w:rsidR="00562F87" w:rsidRDefault="00562F87">
      <w:pPr>
        <w:pStyle w:val="Notes"/>
      </w:pPr>
    </w:p>
    <w:p w14:paraId="7A3BDC26" w14:textId="77777777" w:rsidR="00562F87" w:rsidRDefault="00A42A00">
      <w:pPr>
        <w:rPr>
          <w:sz w:val="20"/>
          <w:szCs w:val="20"/>
        </w:rPr>
      </w:pPr>
      <w:r>
        <w:rPr>
          <w:rFonts w:ascii="Times New Roman" w:eastAsia="Times New Roman" w:hAnsi="Times New Roman" w:cs="Times New Roman"/>
          <w:sz w:val="20"/>
          <w:szCs w:val="20"/>
        </w:rPr>
        <w:t xml:space="preserve"> </w:t>
      </w:r>
      <w:bookmarkEnd w:id="17"/>
    </w:p>
    <w:p w14:paraId="6579A8B8" w14:textId="77777777" w:rsidR="00562F87" w:rsidRDefault="00562F87">
      <w:pPr>
        <w:rPr>
          <w:sz w:val="20"/>
          <w:szCs w:val="20"/>
        </w:rPr>
      </w:pPr>
    </w:p>
    <w:p w14:paraId="074A920F" w14:textId="77777777" w:rsidR="00562F87" w:rsidRDefault="00A42A00">
      <w:pPr>
        <w:pStyle w:val="Heading3"/>
      </w:pPr>
      <w:bookmarkStart w:id="19" w:name="BKM_9E884B21_C549_4A4C_A1A5_7127246ACF54"/>
      <w:bookmarkStart w:id="20" w:name="_Toc25000072"/>
      <w:proofErr w:type="spellStart"/>
      <w:r>
        <w:t>FeatureTypes</w:t>
      </w:r>
      <w:proofErr w:type="spellEnd"/>
      <w:r>
        <w:t xml:space="preserve"> diagram</w:t>
      </w:r>
      <w:bookmarkEnd w:id="20"/>
    </w:p>
    <w:p w14:paraId="52D1FC8D" w14:textId="77777777" w:rsidR="00562F87" w:rsidRDefault="00A42A00">
      <w:pPr>
        <w:pStyle w:val="Notes"/>
      </w:pPr>
      <w:r>
        <w:rPr>
          <w:rStyle w:val="Italics"/>
        </w:rPr>
        <w:t>Class diagram in package 'S-127 Domain Model'</w:t>
      </w:r>
    </w:p>
    <w:p w14:paraId="5CD2826A" w14:textId="77777777" w:rsidR="00562F87" w:rsidRDefault="00562F87">
      <w:pPr>
        <w:pStyle w:val="Notes"/>
      </w:pPr>
    </w:p>
    <w:p w14:paraId="12E20A81" w14:textId="77777777" w:rsidR="00562F87" w:rsidRDefault="00562F87">
      <w:pPr>
        <w:pStyle w:val="Notes"/>
      </w:pPr>
    </w:p>
    <w:p w14:paraId="04B9C338" w14:textId="77777777" w:rsidR="00562F87" w:rsidRDefault="00562F87">
      <w:pPr>
        <w:pStyle w:val="Notes"/>
      </w:pPr>
    </w:p>
    <w:p w14:paraId="6582F257" w14:textId="77777777" w:rsidR="00562F87" w:rsidRDefault="00562F87">
      <w:pPr>
        <w:pStyle w:val="Notes"/>
      </w:pPr>
    </w:p>
    <w:p w14:paraId="6B97D9E1" w14:textId="77777777" w:rsidR="00562F87" w:rsidRDefault="00A42A00">
      <w:pPr>
        <w:pStyle w:val="Properties"/>
        <w:tabs>
          <w:tab w:val="left" w:pos="720"/>
        </w:tabs>
      </w:pPr>
      <w:proofErr w:type="spellStart"/>
      <w:r>
        <w:t>FeatureTypes</w:t>
      </w:r>
      <w:proofErr w:type="spellEnd"/>
      <w:r>
        <w:t xml:space="preserve"> </w:t>
      </w:r>
    </w:p>
    <w:p w14:paraId="3B8E8A9E" w14:textId="77777777" w:rsidR="00562F87" w:rsidRDefault="00A42A00">
      <w:pPr>
        <w:pStyle w:val="Properties"/>
        <w:tabs>
          <w:tab w:val="left" w:pos="720"/>
        </w:tabs>
      </w:pPr>
      <w:r>
        <w:t>Version 0.2</w:t>
      </w:r>
    </w:p>
    <w:p w14:paraId="6668AF3B"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5917507C" w14:textId="77777777" w:rsidR="00562F87" w:rsidRDefault="00562F87">
      <w:pPr>
        <w:rPr>
          <w:sz w:val="20"/>
          <w:szCs w:val="20"/>
        </w:rPr>
      </w:pPr>
    </w:p>
    <w:p w14:paraId="6E778E05" w14:textId="77777777" w:rsidR="00562F87" w:rsidRDefault="00A42A00">
      <w:pPr>
        <w:pStyle w:val="DiagramImage"/>
        <w:rPr>
          <w:sz w:val="20"/>
          <w:szCs w:val="20"/>
        </w:rPr>
      </w:pPr>
      <w:r>
        <w:rPr>
          <w:noProof/>
          <w:sz w:val="0"/>
          <w:szCs w:val="0"/>
        </w:rPr>
        <w:lastRenderedPageBreak/>
        <w:drawing>
          <wp:inline distT="0" distB="0" distL="0" distR="0" wp14:anchorId="23FBFE10" wp14:editId="154E7312">
            <wp:extent cx="6122670" cy="46929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22670" cy="4692978"/>
                    </a:xfrm>
                    <a:prstGeom prst="rect">
                      <a:avLst/>
                    </a:prstGeom>
                    <a:noFill/>
                    <a:ln w="9525">
                      <a:noFill/>
                      <a:miter lim="800000"/>
                      <a:headEnd/>
                      <a:tailEnd/>
                    </a:ln>
                  </pic:spPr>
                </pic:pic>
              </a:graphicData>
            </a:graphic>
          </wp:inline>
        </w:drawing>
      </w:r>
    </w:p>
    <w:p w14:paraId="7B904202" w14:textId="77777777" w:rsidR="00562F87" w:rsidRDefault="00562F87">
      <w:pPr>
        <w:pStyle w:val="DiagramImage"/>
        <w:rPr>
          <w:sz w:val="20"/>
          <w:szCs w:val="20"/>
        </w:rPr>
      </w:pPr>
    </w:p>
    <w:p w14:paraId="68415204" w14:textId="77777777" w:rsidR="00562F87" w:rsidRDefault="00A42A00">
      <w:pPr>
        <w:pStyle w:val="DiagramLabel"/>
      </w:pPr>
      <w:proofErr w:type="spellStart"/>
      <w:r>
        <w:t>FeatureTypes</w:t>
      </w:r>
      <w:proofErr w:type="spellEnd"/>
    </w:p>
    <w:p w14:paraId="2CF45712" w14:textId="77777777" w:rsidR="00562F87" w:rsidRDefault="00562F87">
      <w:pPr>
        <w:pStyle w:val="Notes"/>
      </w:pPr>
    </w:p>
    <w:p w14:paraId="34BD0B6E" w14:textId="77777777" w:rsidR="00562F87" w:rsidRDefault="00A42A00">
      <w:pPr>
        <w:rPr>
          <w:sz w:val="20"/>
          <w:szCs w:val="20"/>
        </w:rPr>
      </w:pPr>
      <w:r>
        <w:rPr>
          <w:rFonts w:ascii="Times New Roman" w:eastAsia="Times New Roman" w:hAnsi="Times New Roman" w:cs="Times New Roman"/>
          <w:sz w:val="20"/>
          <w:szCs w:val="20"/>
        </w:rPr>
        <w:t xml:space="preserve"> </w:t>
      </w:r>
      <w:bookmarkEnd w:id="19"/>
    </w:p>
    <w:p w14:paraId="536C5626" w14:textId="77777777" w:rsidR="00562F87" w:rsidRDefault="00562F87">
      <w:pPr>
        <w:rPr>
          <w:sz w:val="20"/>
          <w:szCs w:val="20"/>
        </w:rPr>
      </w:pPr>
    </w:p>
    <w:p w14:paraId="7E31CBD0" w14:textId="77777777" w:rsidR="00562F87" w:rsidRDefault="00A42A00">
      <w:pPr>
        <w:pStyle w:val="Heading3"/>
      </w:pPr>
      <w:bookmarkStart w:id="21" w:name="BKM_E913E247_924A_4A2F_8D18_265F0C86434B"/>
      <w:bookmarkStart w:id="22" w:name="_Toc25000073"/>
      <w:proofErr w:type="spellStart"/>
      <w:r>
        <w:t>InfoTypesShowingAttributes</w:t>
      </w:r>
      <w:proofErr w:type="spellEnd"/>
      <w:r>
        <w:t xml:space="preserve"> diagram</w:t>
      </w:r>
      <w:bookmarkEnd w:id="22"/>
    </w:p>
    <w:p w14:paraId="5764ECDD" w14:textId="77777777" w:rsidR="00562F87" w:rsidRDefault="00A42A00">
      <w:pPr>
        <w:pStyle w:val="Notes"/>
      </w:pPr>
      <w:r>
        <w:rPr>
          <w:rStyle w:val="Italics"/>
        </w:rPr>
        <w:t>Class diagram in package 'S-127 Domain Model'</w:t>
      </w:r>
    </w:p>
    <w:p w14:paraId="55DFAF54" w14:textId="77777777" w:rsidR="00562F87" w:rsidRDefault="00562F87">
      <w:pPr>
        <w:pStyle w:val="Notes"/>
      </w:pPr>
    </w:p>
    <w:p w14:paraId="01560994" w14:textId="77777777" w:rsidR="00562F87" w:rsidRDefault="00A42A00">
      <w:pPr>
        <w:pStyle w:val="Properties"/>
        <w:tabs>
          <w:tab w:val="left" w:pos="720"/>
        </w:tabs>
      </w:pPr>
      <w:proofErr w:type="spellStart"/>
      <w:r>
        <w:t>InfoTypesShowingAttributes</w:t>
      </w:r>
      <w:proofErr w:type="spellEnd"/>
      <w:r>
        <w:t xml:space="preserve"> </w:t>
      </w:r>
    </w:p>
    <w:p w14:paraId="5CBA20FF" w14:textId="77777777" w:rsidR="00562F87" w:rsidRDefault="00A42A00">
      <w:pPr>
        <w:pStyle w:val="Properties"/>
        <w:tabs>
          <w:tab w:val="left" w:pos="720"/>
        </w:tabs>
      </w:pPr>
      <w:r>
        <w:t>Version 0.1</w:t>
      </w:r>
    </w:p>
    <w:p w14:paraId="6B90B33F"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293970AC" w14:textId="77777777" w:rsidR="00562F87" w:rsidRDefault="00562F87">
      <w:pPr>
        <w:rPr>
          <w:sz w:val="20"/>
          <w:szCs w:val="20"/>
        </w:rPr>
      </w:pPr>
    </w:p>
    <w:p w14:paraId="1BA448D5" w14:textId="77777777" w:rsidR="00562F87" w:rsidRDefault="00A42A00">
      <w:pPr>
        <w:pStyle w:val="DiagramImage"/>
        <w:rPr>
          <w:sz w:val="20"/>
          <w:szCs w:val="20"/>
        </w:rPr>
      </w:pPr>
      <w:r>
        <w:rPr>
          <w:noProof/>
          <w:sz w:val="0"/>
          <w:szCs w:val="0"/>
        </w:rPr>
        <w:lastRenderedPageBreak/>
        <w:drawing>
          <wp:inline distT="0" distB="0" distL="0" distR="0" wp14:anchorId="7DA14969" wp14:editId="2F8A331D">
            <wp:extent cx="6193790" cy="6172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18"/>
                    <a:stretch>
                      <a:fillRect/>
                    </a:stretch>
                  </pic:blipFill>
                  <pic:spPr bwMode="auto">
                    <a:xfrm>
                      <a:off x="0" y="0"/>
                      <a:ext cx="6193790" cy="6172835"/>
                    </a:xfrm>
                    <a:prstGeom prst="rect">
                      <a:avLst/>
                    </a:prstGeom>
                    <a:noFill/>
                    <a:ln w="9525">
                      <a:noFill/>
                      <a:miter lim="800000"/>
                      <a:headEnd/>
                      <a:tailEnd/>
                    </a:ln>
                  </pic:spPr>
                </pic:pic>
              </a:graphicData>
            </a:graphic>
          </wp:inline>
        </w:drawing>
      </w:r>
    </w:p>
    <w:p w14:paraId="088ADEC3" w14:textId="77777777" w:rsidR="00562F87" w:rsidRDefault="00562F87">
      <w:pPr>
        <w:pStyle w:val="DiagramImage"/>
        <w:rPr>
          <w:sz w:val="20"/>
          <w:szCs w:val="20"/>
        </w:rPr>
      </w:pPr>
    </w:p>
    <w:p w14:paraId="529087FA" w14:textId="77777777" w:rsidR="00562F87" w:rsidRDefault="00A42A00">
      <w:pPr>
        <w:pStyle w:val="DiagramLabel"/>
      </w:pPr>
      <w:proofErr w:type="spellStart"/>
      <w:r>
        <w:t>InfoTypesShowingAttributes</w:t>
      </w:r>
      <w:proofErr w:type="spellEnd"/>
    </w:p>
    <w:p w14:paraId="0DBD50F3" w14:textId="77777777" w:rsidR="00562F87" w:rsidRDefault="00562F87">
      <w:pPr>
        <w:pStyle w:val="Notes"/>
      </w:pPr>
    </w:p>
    <w:p w14:paraId="32D72690" w14:textId="77777777" w:rsidR="00562F87" w:rsidRDefault="00A42A00">
      <w:pPr>
        <w:rPr>
          <w:sz w:val="20"/>
          <w:szCs w:val="20"/>
        </w:rPr>
      </w:pPr>
      <w:r>
        <w:rPr>
          <w:rFonts w:ascii="Times New Roman" w:eastAsia="Times New Roman" w:hAnsi="Times New Roman" w:cs="Times New Roman"/>
          <w:sz w:val="20"/>
          <w:szCs w:val="20"/>
        </w:rPr>
        <w:t xml:space="preserve"> </w:t>
      </w:r>
      <w:bookmarkEnd w:id="21"/>
    </w:p>
    <w:p w14:paraId="02EF2334" w14:textId="77777777" w:rsidR="00562F87" w:rsidRDefault="00562F87">
      <w:pPr>
        <w:rPr>
          <w:sz w:val="20"/>
          <w:szCs w:val="20"/>
        </w:rPr>
      </w:pPr>
    </w:p>
    <w:p w14:paraId="2B2640E8" w14:textId="77777777" w:rsidR="00562F87" w:rsidRDefault="00A42A00">
      <w:pPr>
        <w:pStyle w:val="Heading3"/>
      </w:pPr>
      <w:bookmarkStart w:id="23" w:name="BKM_2A36F1B2_4026_42F8_9E6E_C09F3CBFB86B"/>
      <w:bookmarkStart w:id="24" w:name="_Toc25000074"/>
      <w:proofErr w:type="spellStart"/>
      <w:r>
        <w:t>FeatureTypes</w:t>
      </w:r>
      <w:proofErr w:type="spellEnd"/>
      <w:r>
        <w:t xml:space="preserve"> - Compact diagram</w:t>
      </w:r>
      <w:bookmarkEnd w:id="24"/>
    </w:p>
    <w:p w14:paraId="7594D4E7" w14:textId="77777777" w:rsidR="00562F87" w:rsidRDefault="00A42A00">
      <w:pPr>
        <w:pStyle w:val="Notes"/>
      </w:pPr>
      <w:r>
        <w:rPr>
          <w:rStyle w:val="Italics"/>
        </w:rPr>
        <w:t>Class diagram in package 'S-127 Domain Model'</w:t>
      </w:r>
    </w:p>
    <w:p w14:paraId="69B8A3D7" w14:textId="77777777" w:rsidR="00562F87" w:rsidRDefault="00562F87">
      <w:pPr>
        <w:pStyle w:val="Notes"/>
      </w:pPr>
    </w:p>
    <w:p w14:paraId="6B726E1B" w14:textId="77777777" w:rsidR="00562F87" w:rsidRDefault="00A42A00">
      <w:pPr>
        <w:pStyle w:val="Properties"/>
        <w:tabs>
          <w:tab w:val="left" w:pos="720"/>
        </w:tabs>
      </w:pPr>
      <w:proofErr w:type="spellStart"/>
      <w:r>
        <w:t>FeatureTypes</w:t>
      </w:r>
      <w:proofErr w:type="spellEnd"/>
      <w:r>
        <w:t xml:space="preserve"> - Compact </w:t>
      </w:r>
    </w:p>
    <w:p w14:paraId="1FF6FD71" w14:textId="77777777" w:rsidR="00562F87" w:rsidRDefault="00A42A00">
      <w:pPr>
        <w:pStyle w:val="Properties"/>
        <w:tabs>
          <w:tab w:val="left" w:pos="720"/>
        </w:tabs>
      </w:pPr>
      <w:r>
        <w:t>Version 0.1</w:t>
      </w:r>
    </w:p>
    <w:p w14:paraId="6165A6CC" w14:textId="77777777" w:rsidR="00562F87" w:rsidRDefault="00A42A00">
      <w:pPr>
        <w:pStyle w:val="Properties"/>
        <w:tabs>
          <w:tab w:val="left" w:pos="720"/>
        </w:tabs>
      </w:pPr>
      <w:proofErr w:type="spellStart"/>
      <w:r>
        <w:t>raphaelm</w:t>
      </w:r>
      <w:proofErr w:type="spellEnd"/>
      <w:r>
        <w:t xml:space="preserve"> created on 11-Feb-2018.  Last modified 13-Nov-2018</w:t>
      </w:r>
    </w:p>
    <w:p w14:paraId="13BCDCA5" w14:textId="77777777" w:rsidR="00562F87" w:rsidRDefault="00562F87">
      <w:pPr>
        <w:rPr>
          <w:sz w:val="20"/>
          <w:szCs w:val="20"/>
        </w:rPr>
      </w:pPr>
    </w:p>
    <w:p w14:paraId="4F695512" w14:textId="77777777" w:rsidR="00562F87" w:rsidRDefault="00A42A00">
      <w:pPr>
        <w:pStyle w:val="DiagramImage"/>
        <w:rPr>
          <w:sz w:val="20"/>
          <w:szCs w:val="20"/>
        </w:rPr>
      </w:pPr>
      <w:r>
        <w:rPr>
          <w:noProof/>
          <w:sz w:val="0"/>
          <w:szCs w:val="0"/>
        </w:rPr>
        <w:lastRenderedPageBreak/>
        <w:drawing>
          <wp:inline distT="0" distB="0" distL="0" distR="0" wp14:anchorId="63D79DA6" wp14:editId="61C7D965">
            <wp:extent cx="6168390" cy="30538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68390" cy="3053818"/>
                    </a:xfrm>
                    <a:prstGeom prst="rect">
                      <a:avLst/>
                    </a:prstGeom>
                    <a:noFill/>
                    <a:ln w="9525">
                      <a:noFill/>
                      <a:miter lim="800000"/>
                      <a:headEnd/>
                      <a:tailEnd/>
                    </a:ln>
                  </pic:spPr>
                </pic:pic>
              </a:graphicData>
            </a:graphic>
          </wp:inline>
        </w:drawing>
      </w:r>
    </w:p>
    <w:p w14:paraId="16F1770C" w14:textId="77777777" w:rsidR="00562F87" w:rsidRDefault="00562F87">
      <w:pPr>
        <w:pStyle w:val="DiagramImage"/>
        <w:rPr>
          <w:sz w:val="20"/>
          <w:szCs w:val="20"/>
        </w:rPr>
      </w:pPr>
    </w:p>
    <w:p w14:paraId="4870C33A" w14:textId="77777777" w:rsidR="00562F87" w:rsidRDefault="00A42A00">
      <w:pPr>
        <w:pStyle w:val="DiagramLabel"/>
      </w:pPr>
      <w:proofErr w:type="spellStart"/>
      <w:r>
        <w:t>FeatureTypes</w:t>
      </w:r>
      <w:proofErr w:type="spellEnd"/>
      <w:r>
        <w:t xml:space="preserve"> - Compact</w:t>
      </w:r>
    </w:p>
    <w:p w14:paraId="28FE66EE" w14:textId="77777777" w:rsidR="00562F87" w:rsidRDefault="00562F87">
      <w:pPr>
        <w:pStyle w:val="Notes"/>
      </w:pPr>
    </w:p>
    <w:p w14:paraId="42BF90A7" w14:textId="77777777" w:rsidR="00562F87" w:rsidRDefault="00A42A00">
      <w:pPr>
        <w:rPr>
          <w:sz w:val="20"/>
          <w:szCs w:val="20"/>
        </w:rPr>
      </w:pPr>
      <w:r>
        <w:rPr>
          <w:rFonts w:ascii="Times New Roman" w:eastAsia="Times New Roman" w:hAnsi="Times New Roman" w:cs="Times New Roman"/>
          <w:sz w:val="20"/>
          <w:szCs w:val="20"/>
        </w:rPr>
        <w:t xml:space="preserve"> </w:t>
      </w:r>
      <w:bookmarkEnd w:id="23"/>
    </w:p>
    <w:p w14:paraId="4A1D287D" w14:textId="77777777" w:rsidR="00562F87" w:rsidRDefault="00562F87">
      <w:pPr>
        <w:rPr>
          <w:sz w:val="20"/>
          <w:szCs w:val="20"/>
        </w:rPr>
      </w:pPr>
    </w:p>
    <w:p w14:paraId="5BA72ABC" w14:textId="77777777" w:rsidR="00562F87" w:rsidRDefault="00A42A00">
      <w:pPr>
        <w:pStyle w:val="Heading3"/>
      </w:pPr>
      <w:bookmarkStart w:id="25" w:name="BKM_476F392D_613C_4EEC_A286_F6C3D3FDC3CB"/>
      <w:bookmarkStart w:id="26" w:name="_Toc25000075"/>
      <w:proofErr w:type="spellStart"/>
      <w:r>
        <w:t>InfoTypesAbbreviated</w:t>
      </w:r>
      <w:proofErr w:type="spellEnd"/>
      <w:r>
        <w:t xml:space="preserve"> diagram</w:t>
      </w:r>
      <w:bookmarkEnd w:id="26"/>
    </w:p>
    <w:p w14:paraId="371F5AA5" w14:textId="77777777" w:rsidR="00562F87" w:rsidRDefault="00A42A00">
      <w:pPr>
        <w:pStyle w:val="Notes"/>
      </w:pPr>
      <w:r>
        <w:rPr>
          <w:rStyle w:val="Italics"/>
        </w:rPr>
        <w:t>Class diagram in package 'S-127 Domain Model'</w:t>
      </w:r>
    </w:p>
    <w:p w14:paraId="48E53871" w14:textId="77777777" w:rsidR="00562F87" w:rsidRDefault="00562F87">
      <w:pPr>
        <w:pStyle w:val="Notes"/>
      </w:pPr>
    </w:p>
    <w:p w14:paraId="1CB3325A" w14:textId="77777777" w:rsidR="00562F87" w:rsidRDefault="00A42A00">
      <w:pPr>
        <w:pStyle w:val="Properties"/>
        <w:tabs>
          <w:tab w:val="left" w:pos="720"/>
        </w:tabs>
      </w:pPr>
      <w:proofErr w:type="spellStart"/>
      <w:r>
        <w:t>InfoTypesAbbreviated</w:t>
      </w:r>
      <w:proofErr w:type="spellEnd"/>
      <w:r>
        <w:t xml:space="preserve"> </w:t>
      </w:r>
    </w:p>
    <w:p w14:paraId="219F5E5F" w14:textId="77777777" w:rsidR="00562F87" w:rsidRDefault="00A42A00">
      <w:pPr>
        <w:pStyle w:val="Properties"/>
        <w:tabs>
          <w:tab w:val="left" w:pos="720"/>
        </w:tabs>
      </w:pPr>
      <w:r>
        <w:t>Version 0.1</w:t>
      </w:r>
    </w:p>
    <w:p w14:paraId="79F41469" w14:textId="77777777" w:rsidR="00562F87" w:rsidRDefault="00A42A00">
      <w:pPr>
        <w:pStyle w:val="Properties"/>
        <w:tabs>
          <w:tab w:val="left" w:pos="720"/>
        </w:tabs>
      </w:pPr>
      <w:proofErr w:type="spellStart"/>
      <w:r>
        <w:t>raphaelm</w:t>
      </w:r>
      <w:proofErr w:type="spellEnd"/>
      <w:r>
        <w:t xml:space="preserve"> created on 01-Jan-2018.  Last modified 13-Nov-2018</w:t>
      </w:r>
    </w:p>
    <w:p w14:paraId="23BFFF4D" w14:textId="77777777" w:rsidR="00562F87" w:rsidRDefault="00562F87">
      <w:pPr>
        <w:rPr>
          <w:sz w:val="20"/>
          <w:szCs w:val="20"/>
        </w:rPr>
      </w:pPr>
    </w:p>
    <w:p w14:paraId="17B1E9E4" w14:textId="77777777" w:rsidR="00562F87" w:rsidRDefault="00A42A00">
      <w:pPr>
        <w:pStyle w:val="DiagramImage"/>
        <w:rPr>
          <w:sz w:val="20"/>
          <w:szCs w:val="20"/>
        </w:rPr>
      </w:pPr>
      <w:r>
        <w:rPr>
          <w:noProof/>
          <w:sz w:val="0"/>
          <w:szCs w:val="0"/>
        </w:rPr>
        <w:drawing>
          <wp:inline distT="0" distB="0" distL="0" distR="0" wp14:anchorId="4AEBEDB4" wp14:editId="580AEF73">
            <wp:extent cx="5257800" cy="3886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20"/>
                    <a:stretch>
                      <a:fillRect/>
                    </a:stretch>
                  </pic:blipFill>
                  <pic:spPr bwMode="auto">
                    <a:xfrm>
                      <a:off x="0" y="0"/>
                      <a:ext cx="5257800" cy="3886200"/>
                    </a:xfrm>
                    <a:prstGeom prst="rect">
                      <a:avLst/>
                    </a:prstGeom>
                    <a:noFill/>
                    <a:ln w="9525">
                      <a:noFill/>
                      <a:miter lim="800000"/>
                      <a:headEnd/>
                      <a:tailEnd/>
                    </a:ln>
                  </pic:spPr>
                </pic:pic>
              </a:graphicData>
            </a:graphic>
          </wp:inline>
        </w:drawing>
      </w:r>
    </w:p>
    <w:p w14:paraId="1F669D28" w14:textId="77777777" w:rsidR="00562F87" w:rsidRDefault="00562F87">
      <w:pPr>
        <w:pStyle w:val="DiagramImage"/>
        <w:rPr>
          <w:sz w:val="20"/>
          <w:szCs w:val="20"/>
        </w:rPr>
      </w:pPr>
    </w:p>
    <w:p w14:paraId="3EA7CC64" w14:textId="77777777" w:rsidR="00562F87" w:rsidRDefault="00A42A00">
      <w:pPr>
        <w:pStyle w:val="DiagramLabel"/>
      </w:pPr>
      <w:proofErr w:type="spellStart"/>
      <w:r>
        <w:t>InfoTypesAbbreviated</w:t>
      </w:r>
      <w:proofErr w:type="spellEnd"/>
    </w:p>
    <w:p w14:paraId="4658EF65" w14:textId="77777777" w:rsidR="00562F87" w:rsidRDefault="00562F87">
      <w:pPr>
        <w:pStyle w:val="Notes"/>
      </w:pPr>
    </w:p>
    <w:p w14:paraId="5CE4D214" w14:textId="77777777" w:rsidR="00562F87" w:rsidRDefault="00A42A00">
      <w:pPr>
        <w:rPr>
          <w:sz w:val="20"/>
          <w:szCs w:val="20"/>
        </w:rPr>
      </w:pPr>
      <w:r>
        <w:rPr>
          <w:rFonts w:ascii="Times New Roman" w:eastAsia="Times New Roman" w:hAnsi="Times New Roman" w:cs="Times New Roman"/>
          <w:sz w:val="20"/>
          <w:szCs w:val="20"/>
        </w:rPr>
        <w:lastRenderedPageBreak/>
        <w:t xml:space="preserve"> </w:t>
      </w:r>
      <w:bookmarkEnd w:id="25"/>
    </w:p>
    <w:p w14:paraId="515C21AE" w14:textId="77777777" w:rsidR="00562F87" w:rsidRDefault="00562F87">
      <w:pPr>
        <w:rPr>
          <w:sz w:val="20"/>
          <w:szCs w:val="20"/>
        </w:rPr>
      </w:pPr>
    </w:p>
    <w:p w14:paraId="5684F6F0" w14:textId="77777777" w:rsidR="00562F87" w:rsidRDefault="00A42A00">
      <w:pPr>
        <w:pStyle w:val="Heading3"/>
      </w:pPr>
      <w:bookmarkStart w:id="27" w:name="BKM_8511A24B_110F_478C_906C_303CA3FA93BD"/>
      <w:bookmarkStart w:id="28" w:name="_Toc25000076"/>
      <w:proofErr w:type="spellStart"/>
      <w:r>
        <w:t>Routeing</w:t>
      </w:r>
      <w:proofErr w:type="spellEnd"/>
      <w:r>
        <w:t xml:space="preserve"> measures diagram</w:t>
      </w:r>
      <w:bookmarkEnd w:id="28"/>
    </w:p>
    <w:p w14:paraId="46023027" w14:textId="77777777" w:rsidR="00562F87" w:rsidRDefault="00A42A00">
      <w:pPr>
        <w:pStyle w:val="Notes"/>
      </w:pPr>
      <w:r>
        <w:rPr>
          <w:rStyle w:val="Italics"/>
        </w:rPr>
        <w:t>Class diagram in package 'S-127 Domain Model'</w:t>
      </w:r>
    </w:p>
    <w:p w14:paraId="5CFE0F46" w14:textId="77777777" w:rsidR="00562F87" w:rsidRDefault="00562F87">
      <w:pPr>
        <w:pStyle w:val="Notes"/>
      </w:pPr>
    </w:p>
    <w:p w14:paraId="199CD8BC" w14:textId="77777777" w:rsidR="00562F87" w:rsidRDefault="00A42A00">
      <w:pPr>
        <w:pStyle w:val="Properties"/>
        <w:tabs>
          <w:tab w:val="left" w:pos="720"/>
        </w:tabs>
      </w:pPr>
      <w:proofErr w:type="spellStart"/>
      <w:r>
        <w:t>Routeing</w:t>
      </w:r>
      <w:proofErr w:type="spellEnd"/>
      <w:r>
        <w:t xml:space="preserve"> measures </w:t>
      </w:r>
    </w:p>
    <w:p w14:paraId="313351C8" w14:textId="77777777" w:rsidR="00562F87" w:rsidRDefault="00A42A00">
      <w:pPr>
        <w:pStyle w:val="Properties"/>
        <w:tabs>
          <w:tab w:val="left" w:pos="720"/>
        </w:tabs>
      </w:pPr>
      <w:r>
        <w:t>Version 1.0</w:t>
      </w:r>
    </w:p>
    <w:p w14:paraId="18D522F3" w14:textId="77777777" w:rsidR="00562F87" w:rsidRDefault="00A42A00">
      <w:pPr>
        <w:pStyle w:val="Properties"/>
        <w:tabs>
          <w:tab w:val="left" w:pos="720"/>
        </w:tabs>
      </w:pPr>
      <w:proofErr w:type="spellStart"/>
      <w:r>
        <w:t>raphaelm</w:t>
      </w:r>
      <w:proofErr w:type="spellEnd"/>
      <w:r>
        <w:t xml:space="preserve"> created on 12-Feb-2018.  Last modified 13-Nov-2018</w:t>
      </w:r>
    </w:p>
    <w:p w14:paraId="43AA8E15" w14:textId="77777777" w:rsidR="00562F87" w:rsidRDefault="00562F87">
      <w:pPr>
        <w:rPr>
          <w:sz w:val="20"/>
          <w:szCs w:val="20"/>
        </w:rPr>
      </w:pPr>
    </w:p>
    <w:p w14:paraId="01199240" w14:textId="77777777" w:rsidR="00562F87" w:rsidRDefault="00A42A00">
      <w:pPr>
        <w:pStyle w:val="DiagramImage"/>
        <w:rPr>
          <w:sz w:val="20"/>
          <w:szCs w:val="20"/>
        </w:rPr>
      </w:pPr>
      <w:r>
        <w:rPr>
          <w:noProof/>
          <w:sz w:val="0"/>
          <w:szCs w:val="0"/>
        </w:rPr>
        <w:drawing>
          <wp:inline distT="0" distB="0" distL="0" distR="0" wp14:anchorId="3690FF8C" wp14:editId="73A85F7E">
            <wp:extent cx="5867400" cy="3825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21"/>
                    <a:stretch>
                      <a:fillRect/>
                    </a:stretch>
                  </pic:blipFill>
                  <pic:spPr bwMode="auto">
                    <a:xfrm>
                      <a:off x="0" y="0"/>
                      <a:ext cx="5867400" cy="3825240"/>
                    </a:xfrm>
                    <a:prstGeom prst="rect">
                      <a:avLst/>
                    </a:prstGeom>
                    <a:noFill/>
                    <a:ln w="9525">
                      <a:noFill/>
                      <a:miter lim="800000"/>
                      <a:headEnd/>
                      <a:tailEnd/>
                    </a:ln>
                  </pic:spPr>
                </pic:pic>
              </a:graphicData>
            </a:graphic>
          </wp:inline>
        </w:drawing>
      </w:r>
    </w:p>
    <w:p w14:paraId="4D0C53D3" w14:textId="77777777" w:rsidR="00562F87" w:rsidRDefault="00562F87">
      <w:pPr>
        <w:pStyle w:val="DiagramImage"/>
        <w:rPr>
          <w:sz w:val="20"/>
          <w:szCs w:val="20"/>
        </w:rPr>
      </w:pPr>
    </w:p>
    <w:p w14:paraId="6CF8B6CB" w14:textId="77777777" w:rsidR="00562F87" w:rsidRDefault="00A42A00">
      <w:pPr>
        <w:pStyle w:val="DiagramLabel"/>
      </w:pPr>
      <w:proofErr w:type="spellStart"/>
      <w:r>
        <w:t>Routeing</w:t>
      </w:r>
      <w:proofErr w:type="spellEnd"/>
      <w:r>
        <w:t xml:space="preserve"> measures</w:t>
      </w:r>
    </w:p>
    <w:p w14:paraId="1C8979B1" w14:textId="77777777" w:rsidR="00562F87" w:rsidRDefault="00562F87">
      <w:pPr>
        <w:pStyle w:val="Notes"/>
      </w:pPr>
    </w:p>
    <w:p w14:paraId="610E3D29" w14:textId="77777777" w:rsidR="00562F87" w:rsidRDefault="00A42A00">
      <w:pPr>
        <w:rPr>
          <w:sz w:val="20"/>
          <w:szCs w:val="20"/>
        </w:rPr>
      </w:pPr>
      <w:r>
        <w:rPr>
          <w:rFonts w:ascii="Times New Roman" w:eastAsia="Times New Roman" w:hAnsi="Times New Roman" w:cs="Times New Roman"/>
          <w:sz w:val="20"/>
          <w:szCs w:val="20"/>
        </w:rPr>
        <w:t xml:space="preserve"> </w:t>
      </w:r>
      <w:bookmarkEnd w:id="27"/>
    </w:p>
    <w:p w14:paraId="7A4D4122" w14:textId="77777777" w:rsidR="00562F87" w:rsidRDefault="00562F87">
      <w:pPr>
        <w:rPr>
          <w:sz w:val="20"/>
          <w:szCs w:val="20"/>
        </w:rPr>
      </w:pPr>
    </w:p>
    <w:p w14:paraId="00C89D22" w14:textId="77777777" w:rsidR="00562F87" w:rsidRDefault="00A42A00">
      <w:pPr>
        <w:pStyle w:val="Heading3"/>
      </w:pPr>
      <w:bookmarkStart w:id="29" w:name="BKM_C86CF48D_D9D7_497E_8480_E941EFA829F6"/>
      <w:bookmarkStart w:id="30" w:name="_Toc25000077"/>
      <w:r>
        <w:t>Pilotage diagram</w:t>
      </w:r>
      <w:bookmarkEnd w:id="30"/>
    </w:p>
    <w:p w14:paraId="2B40C47F" w14:textId="77777777" w:rsidR="00562F87" w:rsidRDefault="00A42A00">
      <w:pPr>
        <w:pStyle w:val="Notes"/>
      </w:pPr>
      <w:r>
        <w:rPr>
          <w:rStyle w:val="Italics"/>
        </w:rPr>
        <w:t>Class diagram in package 'S-127 Domain Model'</w:t>
      </w:r>
    </w:p>
    <w:p w14:paraId="6EBEF6E1" w14:textId="77777777" w:rsidR="00562F87" w:rsidRDefault="00562F87">
      <w:pPr>
        <w:pStyle w:val="Notes"/>
      </w:pPr>
    </w:p>
    <w:p w14:paraId="2F120AAA" w14:textId="77777777" w:rsidR="00562F87" w:rsidRDefault="00A42A00">
      <w:pPr>
        <w:pStyle w:val="Properties"/>
        <w:tabs>
          <w:tab w:val="left" w:pos="720"/>
        </w:tabs>
      </w:pPr>
      <w:r>
        <w:t xml:space="preserve">Pilotage </w:t>
      </w:r>
    </w:p>
    <w:p w14:paraId="622FF3CC" w14:textId="77777777" w:rsidR="00562F87" w:rsidRDefault="00A42A00">
      <w:pPr>
        <w:pStyle w:val="Properties"/>
        <w:tabs>
          <w:tab w:val="left" w:pos="720"/>
        </w:tabs>
      </w:pPr>
      <w:r>
        <w:t>Version 1.0</w:t>
      </w:r>
    </w:p>
    <w:p w14:paraId="64A8C35B" w14:textId="77777777" w:rsidR="00562F87" w:rsidRDefault="00A42A00">
      <w:pPr>
        <w:pStyle w:val="Properties"/>
        <w:tabs>
          <w:tab w:val="left" w:pos="720"/>
        </w:tabs>
      </w:pPr>
      <w:proofErr w:type="spellStart"/>
      <w:r>
        <w:t>raphaelm</w:t>
      </w:r>
      <w:proofErr w:type="spellEnd"/>
      <w:r>
        <w:t xml:space="preserve"> created on 11-Feb-2018.  Last modified 29-Nov-2018</w:t>
      </w:r>
    </w:p>
    <w:p w14:paraId="395B69A1" w14:textId="77777777" w:rsidR="00562F87" w:rsidRDefault="00562F87">
      <w:pPr>
        <w:rPr>
          <w:sz w:val="20"/>
          <w:szCs w:val="20"/>
        </w:rPr>
      </w:pPr>
    </w:p>
    <w:p w14:paraId="02F00ABA" w14:textId="77777777" w:rsidR="00562F87" w:rsidRDefault="00A42A00">
      <w:pPr>
        <w:pStyle w:val="DiagramImage"/>
        <w:rPr>
          <w:sz w:val="20"/>
          <w:szCs w:val="20"/>
        </w:rPr>
      </w:pPr>
      <w:r>
        <w:rPr>
          <w:noProof/>
          <w:sz w:val="0"/>
          <w:szCs w:val="0"/>
        </w:rPr>
        <w:lastRenderedPageBreak/>
        <w:drawing>
          <wp:inline distT="0" distB="0" distL="0" distR="0" wp14:anchorId="1D646979" wp14:editId="302F14CF">
            <wp:extent cx="6162040" cy="5843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2"/>
                    <a:stretch>
                      <a:fillRect/>
                    </a:stretch>
                  </pic:blipFill>
                  <pic:spPr bwMode="auto">
                    <a:xfrm>
                      <a:off x="0" y="0"/>
                      <a:ext cx="6162040" cy="5843270"/>
                    </a:xfrm>
                    <a:prstGeom prst="rect">
                      <a:avLst/>
                    </a:prstGeom>
                    <a:noFill/>
                    <a:ln w="9525">
                      <a:noFill/>
                      <a:miter lim="800000"/>
                      <a:headEnd/>
                      <a:tailEnd/>
                    </a:ln>
                  </pic:spPr>
                </pic:pic>
              </a:graphicData>
            </a:graphic>
          </wp:inline>
        </w:drawing>
      </w:r>
    </w:p>
    <w:p w14:paraId="4DD82EC0" w14:textId="77777777" w:rsidR="00562F87" w:rsidRDefault="00562F87">
      <w:pPr>
        <w:pStyle w:val="DiagramImage"/>
        <w:rPr>
          <w:sz w:val="20"/>
          <w:szCs w:val="20"/>
        </w:rPr>
      </w:pPr>
    </w:p>
    <w:p w14:paraId="798669E5" w14:textId="77777777" w:rsidR="00562F87" w:rsidRDefault="00A42A00">
      <w:pPr>
        <w:pStyle w:val="DiagramLabel"/>
      </w:pPr>
      <w:r>
        <w:t>Pilotage</w:t>
      </w:r>
    </w:p>
    <w:p w14:paraId="3499677C" w14:textId="77777777" w:rsidR="00562F87" w:rsidRDefault="00562F87">
      <w:pPr>
        <w:pStyle w:val="Notes"/>
      </w:pPr>
    </w:p>
    <w:p w14:paraId="7C23CC19" w14:textId="77777777" w:rsidR="00562F87" w:rsidRDefault="00A42A00">
      <w:pPr>
        <w:rPr>
          <w:sz w:val="20"/>
          <w:szCs w:val="20"/>
        </w:rPr>
      </w:pPr>
      <w:r>
        <w:rPr>
          <w:rFonts w:ascii="Times New Roman" w:eastAsia="Times New Roman" w:hAnsi="Times New Roman" w:cs="Times New Roman"/>
          <w:sz w:val="20"/>
          <w:szCs w:val="20"/>
        </w:rPr>
        <w:t xml:space="preserve"> </w:t>
      </w:r>
      <w:bookmarkEnd w:id="29"/>
    </w:p>
    <w:p w14:paraId="0459C2F0" w14:textId="77777777" w:rsidR="00562F87" w:rsidRDefault="00562F87">
      <w:pPr>
        <w:rPr>
          <w:sz w:val="20"/>
          <w:szCs w:val="20"/>
        </w:rPr>
      </w:pPr>
    </w:p>
    <w:p w14:paraId="02981B60" w14:textId="77777777" w:rsidR="00562F87" w:rsidRDefault="00A42A00">
      <w:pPr>
        <w:pStyle w:val="Heading3"/>
      </w:pPr>
      <w:bookmarkStart w:id="31" w:name="BKM_66AA9076_55DC_4FC0_9192_31B1A5F6FB6B"/>
      <w:bookmarkStart w:id="32" w:name="_Toc25000078"/>
      <w:r>
        <w:t>UKC-</w:t>
      </w:r>
      <w:proofErr w:type="spellStart"/>
      <w:r>
        <w:t>Waterlevels</w:t>
      </w:r>
      <w:proofErr w:type="spellEnd"/>
      <w:r>
        <w:t xml:space="preserve"> diagram</w:t>
      </w:r>
      <w:bookmarkEnd w:id="32"/>
    </w:p>
    <w:p w14:paraId="205EEF78" w14:textId="77777777" w:rsidR="00562F87" w:rsidRDefault="00A42A00">
      <w:pPr>
        <w:pStyle w:val="Notes"/>
      </w:pPr>
      <w:r>
        <w:rPr>
          <w:rStyle w:val="Italics"/>
        </w:rPr>
        <w:t>Class diagram in package 'S-127 Domain Model'</w:t>
      </w:r>
    </w:p>
    <w:p w14:paraId="75158DE8" w14:textId="77777777" w:rsidR="00562F87" w:rsidRDefault="00562F87">
      <w:pPr>
        <w:pStyle w:val="Notes"/>
      </w:pPr>
    </w:p>
    <w:p w14:paraId="56F200C8" w14:textId="77777777" w:rsidR="00562F87" w:rsidRDefault="00A42A00">
      <w:pPr>
        <w:pStyle w:val="Properties"/>
        <w:tabs>
          <w:tab w:val="left" w:pos="720"/>
        </w:tabs>
      </w:pPr>
      <w:r>
        <w:t>UKC-</w:t>
      </w:r>
      <w:proofErr w:type="spellStart"/>
      <w:r>
        <w:t>Waterlevels</w:t>
      </w:r>
      <w:proofErr w:type="spellEnd"/>
      <w:r>
        <w:t xml:space="preserve"> </w:t>
      </w:r>
    </w:p>
    <w:p w14:paraId="1D14CA1B" w14:textId="77777777" w:rsidR="00562F87" w:rsidRDefault="00A42A00">
      <w:pPr>
        <w:pStyle w:val="Properties"/>
        <w:tabs>
          <w:tab w:val="left" w:pos="720"/>
        </w:tabs>
      </w:pPr>
      <w:r>
        <w:t>Version 1.0</w:t>
      </w:r>
    </w:p>
    <w:p w14:paraId="419A324B" w14:textId="77777777" w:rsidR="00562F87" w:rsidRDefault="00A42A00">
      <w:pPr>
        <w:pStyle w:val="Properties"/>
        <w:tabs>
          <w:tab w:val="left" w:pos="720"/>
        </w:tabs>
      </w:pPr>
      <w:proofErr w:type="spellStart"/>
      <w:r>
        <w:t>raphaelm</w:t>
      </w:r>
      <w:proofErr w:type="spellEnd"/>
      <w:r>
        <w:t xml:space="preserve"> created on 11-Feb-2018.  Last modified 13-Nov-2018</w:t>
      </w:r>
    </w:p>
    <w:p w14:paraId="538841D5" w14:textId="77777777" w:rsidR="00562F87" w:rsidRDefault="00562F87">
      <w:pPr>
        <w:rPr>
          <w:sz w:val="20"/>
          <w:szCs w:val="20"/>
        </w:rPr>
      </w:pPr>
    </w:p>
    <w:p w14:paraId="2D52795F" w14:textId="77777777" w:rsidR="00562F87" w:rsidRDefault="00A42A00">
      <w:pPr>
        <w:pStyle w:val="DiagramImage"/>
        <w:rPr>
          <w:sz w:val="20"/>
          <w:szCs w:val="20"/>
        </w:rPr>
      </w:pPr>
      <w:r>
        <w:rPr>
          <w:noProof/>
          <w:sz w:val="0"/>
          <w:szCs w:val="0"/>
        </w:rPr>
        <w:lastRenderedPageBreak/>
        <w:drawing>
          <wp:inline distT="0" distB="0" distL="0" distR="0" wp14:anchorId="193E187A" wp14:editId="7E3DBA89">
            <wp:extent cx="6204585" cy="6065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3"/>
                    <a:stretch>
                      <a:fillRect/>
                    </a:stretch>
                  </pic:blipFill>
                  <pic:spPr bwMode="auto">
                    <a:xfrm>
                      <a:off x="0" y="0"/>
                      <a:ext cx="6204585" cy="6065520"/>
                    </a:xfrm>
                    <a:prstGeom prst="rect">
                      <a:avLst/>
                    </a:prstGeom>
                    <a:noFill/>
                    <a:ln w="9525">
                      <a:noFill/>
                      <a:miter lim="800000"/>
                      <a:headEnd/>
                      <a:tailEnd/>
                    </a:ln>
                  </pic:spPr>
                </pic:pic>
              </a:graphicData>
            </a:graphic>
          </wp:inline>
        </w:drawing>
      </w:r>
    </w:p>
    <w:p w14:paraId="5007080E" w14:textId="77777777" w:rsidR="00562F87" w:rsidRDefault="00562F87">
      <w:pPr>
        <w:pStyle w:val="DiagramImage"/>
        <w:rPr>
          <w:sz w:val="20"/>
          <w:szCs w:val="20"/>
        </w:rPr>
      </w:pPr>
    </w:p>
    <w:p w14:paraId="38CCD30F" w14:textId="77777777" w:rsidR="00562F87" w:rsidRDefault="00A42A00">
      <w:pPr>
        <w:pStyle w:val="DiagramLabel"/>
      </w:pPr>
      <w:r>
        <w:t>UKC-</w:t>
      </w:r>
      <w:proofErr w:type="spellStart"/>
      <w:r>
        <w:t>Waterlevels</w:t>
      </w:r>
      <w:proofErr w:type="spellEnd"/>
    </w:p>
    <w:p w14:paraId="24C9B55A" w14:textId="77777777" w:rsidR="00562F87" w:rsidRDefault="00562F87">
      <w:pPr>
        <w:pStyle w:val="Notes"/>
      </w:pPr>
    </w:p>
    <w:p w14:paraId="693EFB6F" w14:textId="77777777" w:rsidR="00562F87" w:rsidRDefault="00A42A00">
      <w:pPr>
        <w:rPr>
          <w:sz w:val="20"/>
          <w:szCs w:val="20"/>
        </w:rPr>
      </w:pPr>
      <w:r>
        <w:rPr>
          <w:rFonts w:ascii="Times New Roman" w:eastAsia="Times New Roman" w:hAnsi="Times New Roman" w:cs="Times New Roman"/>
          <w:sz w:val="20"/>
          <w:szCs w:val="20"/>
        </w:rPr>
        <w:t xml:space="preserve"> </w:t>
      </w:r>
      <w:bookmarkEnd w:id="31"/>
    </w:p>
    <w:p w14:paraId="3040C4F1" w14:textId="77777777" w:rsidR="00562F87" w:rsidRDefault="00562F87">
      <w:pPr>
        <w:rPr>
          <w:sz w:val="20"/>
          <w:szCs w:val="20"/>
        </w:rPr>
      </w:pPr>
    </w:p>
    <w:p w14:paraId="3FD00F71" w14:textId="77777777" w:rsidR="00562F87" w:rsidRDefault="00A42A00">
      <w:pPr>
        <w:pStyle w:val="Heading3"/>
      </w:pPr>
      <w:bookmarkStart w:id="33" w:name="BKM_B1385243_F4D1_4DCC_9882_4E0F2B2D42EB"/>
      <w:bookmarkStart w:id="34" w:name="_Toc25000079"/>
      <w:r>
        <w:t>UKC-</w:t>
      </w:r>
      <w:proofErr w:type="spellStart"/>
      <w:r>
        <w:t>Waterlevels</w:t>
      </w:r>
      <w:proofErr w:type="spellEnd"/>
      <w:r>
        <w:t>-Expanded diagram</w:t>
      </w:r>
      <w:bookmarkEnd w:id="34"/>
    </w:p>
    <w:p w14:paraId="2BED3D3D" w14:textId="77777777" w:rsidR="00562F87" w:rsidRDefault="00A42A00">
      <w:pPr>
        <w:pStyle w:val="Notes"/>
      </w:pPr>
      <w:r>
        <w:rPr>
          <w:rStyle w:val="Italics"/>
        </w:rPr>
        <w:t>Class diagram in package 'S-127 Domain Model'</w:t>
      </w:r>
    </w:p>
    <w:p w14:paraId="4753292C" w14:textId="77777777" w:rsidR="00562F87" w:rsidRDefault="00562F87">
      <w:pPr>
        <w:pStyle w:val="Notes"/>
      </w:pPr>
    </w:p>
    <w:p w14:paraId="5C5F58EC" w14:textId="77777777" w:rsidR="00562F87" w:rsidRDefault="00A42A00">
      <w:pPr>
        <w:pStyle w:val="Properties"/>
        <w:tabs>
          <w:tab w:val="left" w:pos="720"/>
        </w:tabs>
      </w:pPr>
      <w:r>
        <w:t>UKC-</w:t>
      </w:r>
      <w:proofErr w:type="spellStart"/>
      <w:r>
        <w:t>Waterlevels</w:t>
      </w:r>
      <w:proofErr w:type="spellEnd"/>
      <w:r>
        <w:t xml:space="preserve">-Expanded </w:t>
      </w:r>
    </w:p>
    <w:p w14:paraId="50E32AB4" w14:textId="77777777" w:rsidR="00562F87" w:rsidRDefault="00A42A00">
      <w:pPr>
        <w:pStyle w:val="Properties"/>
        <w:tabs>
          <w:tab w:val="left" w:pos="720"/>
        </w:tabs>
      </w:pPr>
      <w:r>
        <w:t>Version 1.0</w:t>
      </w:r>
    </w:p>
    <w:p w14:paraId="35EA147B" w14:textId="77777777" w:rsidR="00562F87" w:rsidRDefault="00A42A00">
      <w:pPr>
        <w:pStyle w:val="Properties"/>
        <w:tabs>
          <w:tab w:val="left" w:pos="720"/>
        </w:tabs>
      </w:pPr>
      <w:proofErr w:type="spellStart"/>
      <w:r>
        <w:t>raphaelm</w:t>
      </w:r>
      <w:proofErr w:type="spellEnd"/>
      <w:r>
        <w:t xml:space="preserve"> created on 12-May-2018.  Last modified 29-Nov-2018</w:t>
      </w:r>
    </w:p>
    <w:p w14:paraId="70208B65" w14:textId="77777777" w:rsidR="00562F87" w:rsidRDefault="00562F87">
      <w:pPr>
        <w:rPr>
          <w:sz w:val="20"/>
          <w:szCs w:val="20"/>
        </w:rPr>
      </w:pPr>
    </w:p>
    <w:p w14:paraId="2B90A44B" w14:textId="77777777" w:rsidR="00562F87" w:rsidRDefault="00A42A00">
      <w:pPr>
        <w:pStyle w:val="DiagramImage"/>
        <w:rPr>
          <w:sz w:val="20"/>
          <w:szCs w:val="20"/>
        </w:rPr>
      </w:pPr>
      <w:r>
        <w:rPr>
          <w:noProof/>
          <w:sz w:val="0"/>
          <w:szCs w:val="0"/>
        </w:rPr>
        <w:lastRenderedPageBreak/>
        <w:drawing>
          <wp:inline distT="0" distB="0" distL="0" distR="0" wp14:anchorId="212A1F25" wp14:editId="67F98E34">
            <wp:extent cx="6211570" cy="6339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4"/>
                    <a:stretch>
                      <a:fillRect/>
                    </a:stretch>
                  </pic:blipFill>
                  <pic:spPr bwMode="auto">
                    <a:xfrm>
                      <a:off x="0" y="0"/>
                      <a:ext cx="6211570" cy="6339840"/>
                    </a:xfrm>
                    <a:prstGeom prst="rect">
                      <a:avLst/>
                    </a:prstGeom>
                    <a:noFill/>
                    <a:ln w="9525">
                      <a:noFill/>
                      <a:miter lim="800000"/>
                      <a:headEnd/>
                      <a:tailEnd/>
                    </a:ln>
                  </pic:spPr>
                </pic:pic>
              </a:graphicData>
            </a:graphic>
          </wp:inline>
        </w:drawing>
      </w:r>
    </w:p>
    <w:p w14:paraId="66FB9BCC" w14:textId="77777777" w:rsidR="00562F87" w:rsidRDefault="00562F87">
      <w:pPr>
        <w:pStyle w:val="DiagramImage"/>
        <w:rPr>
          <w:sz w:val="20"/>
          <w:szCs w:val="20"/>
        </w:rPr>
      </w:pPr>
    </w:p>
    <w:p w14:paraId="5D94D70C" w14:textId="77777777" w:rsidR="00562F87" w:rsidRDefault="00A42A00">
      <w:pPr>
        <w:pStyle w:val="DiagramLabel"/>
      </w:pPr>
      <w:r>
        <w:t>UKC-</w:t>
      </w:r>
      <w:proofErr w:type="spellStart"/>
      <w:r>
        <w:t>Waterlevels</w:t>
      </w:r>
      <w:proofErr w:type="spellEnd"/>
      <w:r>
        <w:t>-Expanded</w:t>
      </w:r>
    </w:p>
    <w:p w14:paraId="320ABD74" w14:textId="77777777" w:rsidR="00562F87" w:rsidRDefault="00562F87">
      <w:pPr>
        <w:pStyle w:val="Notes"/>
      </w:pPr>
    </w:p>
    <w:p w14:paraId="6112D9AA" w14:textId="77777777" w:rsidR="00562F87" w:rsidRDefault="00A42A00">
      <w:pPr>
        <w:rPr>
          <w:sz w:val="20"/>
          <w:szCs w:val="20"/>
        </w:rPr>
      </w:pPr>
      <w:r>
        <w:rPr>
          <w:rFonts w:ascii="Times New Roman" w:eastAsia="Times New Roman" w:hAnsi="Times New Roman" w:cs="Times New Roman"/>
          <w:sz w:val="20"/>
          <w:szCs w:val="20"/>
        </w:rPr>
        <w:t xml:space="preserve"> </w:t>
      </w:r>
      <w:bookmarkEnd w:id="33"/>
    </w:p>
    <w:p w14:paraId="2B353663" w14:textId="77777777" w:rsidR="00562F87" w:rsidRDefault="00562F87">
      <w:pPr>
        <w:rPr>
          <w:sz w:val="20"/>
          <w:szCs w:val="20"/>
        </w:rPr>
      </w:pPr>
    </w:p>
    <w:p w14:paraId="33742F76" w14:textId="77777777" w:rsidR="00562F87" w:rsidRDefault="00A42A00">
      <w:pPr>
        <w:pStyle w:val="Heading3"/>
      </w:pPr>
      <w:bookmarkStart w:id="35" w:name="BKM_10D77ECC_9738_4946_B08A_E7371B1C9516"/>
      <w:bookmarkStart w:id="36" w:name="_Toc25000080"/>
      <w:r>
        <w:t>VTS diagram</w:t>
      </w:r>
      <w:bookmarkEnd w:id="36"/>
    </w:p>
    <w:p w14:paraId="0B4D7DE3" w14:textId="77777777" w:rsidR="00562F87" w:rsidRDefault="00A42A00">
      <w:pPr>
        <w:pStyle w:val="Notes"/>
      </w:pPr>
      <w:r>
        <w:rPr>
          <w:rStyle w:val="Italics"/>
        </w:rPr>
        <w:t>Class diagram in package 'S-127 Domain Model'</w:t>
      </w:r>
    </w:p>
    <w:p w14:paraId="36E333E6" w14:textId="77777777" w:rsidR="00562F87" w:rsidRDefault="00562F87">
      <w:pPr>
        <w:pStyle w:val="Notes"/>
      </w:pPr>
    </w:p>
    <w:p w14:paraId="454ACE81" w14:textId="77777777" w:rsidR="00562F87" w:rsidRDefault="00A42A00">
      <w:pPr>
        <w:pStyle w:val="Properties"/>
        <w:tabs>
          <w:tab w:val="left" w:pos="720"/>
        </w:tabs>
      </w:pPr>
      <w:r>
        <w:t xml:space="preserve">VTS </w:t>
      </w:r>
    </w:p>
    <w:p w14:paraId="61E0FD6F" w14:textId="77777777" w:rsidR="00562F87" w:rsidRDefault="00A42A00">
      <w:pPr>
        <w:pStyle w:val="Properties"/>
        <w:tabs>
          <w:tab w:val="left" w:pos="720"/>
        </w:tabs>
      </w:pPr>
      <w:r>
        <w:t>Version 1.0</w:t>
      </w:r>
    </w:p>
    <w:p w14:paraId="0F676B9C" w14:textId="77777777" w:rsidR="00562F87" w:rsidRDefault="00A42A00">
      <w:pPr>
        <w:pStyle w:val="Properties"/>
        <w:tabs>
          <w:tab w:val="left" w:pos="720"/>
        </w:tabs>
      </w:pPr>
      <w:proofErr w:type="spellStart"/>
      <w:r>
        <w:t>raphaelm</w:t>
      </w:r>
      <w:proofErr w:type="spellEnd"/>
      <w:r>
        <w:t xml:space="preserve"> created on 11-Feb-2018.  Last modified 29-Nov-2018</w:t>
      </w:r>
    </w:p>
    <w:p w14:paraId="0D9802D0" w14:textId="77777777" w:rsidR="00562F87" w:rsidRDefault="00562F87">
      <w:pPr>
        <w:rPr>
          <w:sz w:val="20"/>
          <w:szCs w:val="20"/>
        </w:rPr>
      </w:pPr>
    </w:p>
    <w:p w14:paraId="1BB08F73" w14:textId="77777777" w:rsidR="00562F87" w:rsidRDefault="00A42A00">
      <w:pPr>
        <w:pStyle w:val="DiagramImage"/>
        <w:rPr>
          <w:sz w:val="20"/>
          <w:szCs w:val="20"/>
        </w:rPr>
      </w:pPr>
      <w:r>
        <w:rPr>
          <w:noProof/>
          <w:sz w:val="0"/>
          <w:szCs w:val="0"/>
        </w:rPr>
        <w:lastRenderedPageBreak/>
        <w:drawing>
          <wp:inline distT="0" distB="0" distL="0" distR="0" wp14:anchorId="6BD150D5" wp14:editId="5816E374">
            <wp:extent cx="6217920" cy="80867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5"/>
                    <a:stretch>
                      <a:fillRect/>
                    </a:stretch>
                  </pic:blipFill>
                  <pic:spPr bwMode="auto">
                    <a:xfrm>
                      <a:off x="0" y="0"/>
                      <a:ext cx="6217920" cy="8086725"/>
                    </a:xfrm>
                    <a:prstGeom prst="rect">
                      <a:avLst/>
                    </a:prstGeom>
                    <a:noFill/>
                    <a:ln w="9525">
                      <a:noFill/>
                      <a:miter lim="800000"/>
                      <a:headEnd/>
                      <a:tailEnd/>
                    </a:ln>
                  </pic:spPr>
                </pic:pic>
              </a:graphicData>
            </a:graphic>
          </wp:inline>
        </w:drawing>
      </w:r>
    </w:p>
    <w:p w14:paraId="5F7BF6DB" w14:textId="77777777" w:rsidR="00562F87" w:rsidRDefault="00562F87">
      <w:pPr>
        <w:pStyle w:val="DiagramImage"/>
        <w:rPr>
          <w:sz w:val="20"/>
          <w:szCs w:val="20"/>
        </w:rPr>
      </w:pPr>
    </w:p>
    <w:p w14:paraId="31BA25B9" w14:textId="77777777" w:rsidR="00562F87" w:rsidRDefault="00A42A00">
      <w:pPr>
        <w:pStyle w:val="DiagramLabel"/>
      </w:pPr>
      <w:r>
        <w:t>VTS</w:t>
      </w:r>
    </w:p>
    <w:p w14:paraId="4D45EED7" w14:textId="77777777" w:rsidR="00562F87" w:rsidRDefault="00562F87">
      <w:pPr>
        <w:pStyle w:val="Notes"/>
      </w:pPr>
    </w:p>
    <w:p w14:paraId="0EE896A2" w14:textId="77777777" w:rsidR="00562F87" w:rsidRDefault="00A42A00">
      <w:pPr>
        <w:rPr>
          <w:sz w:val="20"/>
          <w:szCs w:val="20"/>
        </w:rPr>
      </w:pPr>
      <w:r>
        <w:rPr>
          <w:rFonts w:ascii="Times New Roman" w:eastAsia="Times New Roman" w:hAnsi="Times New Roman" w:cs="Times New Roman"/>
          <w:sz w:val="20"/>
          <w:szCs w:val="20"/>
        </w:rPr>
        <w:t xml:space="preserve"> </w:t>
      </w:r>
      <w:bookmarkEnd w:id="35"/>
    </w:p>
    <w:p w14:paraId="0BE7873E" w14:textId="77777777" w:rsidR="00562F87" w:rsidRDefault="00562F87">
      <w:pPr>
        <w:rPr>
          <w:sz w:val="20"/>
          <w:szCs w:val="20"/>
        </w:rPr>
      </w:pPr>
    </w:p>
    <w:p w14:paraId="4C3C0674" w14:textId="77777777" w:rsidR="00562F87" w:rsidRDefault="00A42A00">
      <w:pPr>
        <w:pStyle w:val="Heading3"/>
      </w:pPr>
      <w:bookmarkStart w:id="37" w:name="BKM_CC508C51_5F39_46FF_8E44_8FDC76FDF8AC"/>
      <w:bookmarkStart w:id="38" w:name="_Toc25000081"/>
      <w:r>
        <w:t>Other Areas diagram</w:t>
      </w:r>
      <w:bookmarkEnd w:id="38"/>
    </w:p>
    <w:p w14:paraId="35D05B12" w14:textId="77777777" w:rsidR="00562F87" w:rsidRDefault="00A42A00">
      <w:pPr>
        <w:pStyle w:val="Notes"/>
      </w:pPr>
      <w:r>
        <w:rPr>
          <w:rStyle w:val="Italics"/>
        </w:rPr>
        <w:t>Class diagram in package 'S-127 Domain Model'</w:t>
      </w:r>
    </w:p>
    <w:p w14:paraId="15428D98" w14:textId="77777777" w:rsidR="00562F87" w:rsidRDefault="00562F87">
      <w:pPr>
        <w:pStyle w:val="Notes"/>
      </w:pPr>
    </w:p>
    <w:p w14:paraId="353EC1B5" w14:textId="77777777" w:rsidR="00562F87" w:rsidRDefault="00A42A00">
      <w:pPr>
        <w:pStyle w:val="Properties"/>
        <w:tabs>
          <w:tab w:val="left" w:pos="720"/>
        </w:tabs>
      </w:pPr>
      <w:r>
        <w:t xml:space="preserve">Other Areas </w:t>
      </w:r>
    </w:p>
    <w:p w14:paraId="439A0D27" w14:textId="77777777" w:rsidR="00562F87" w:rsidRDefault="00A42A00">
      <w:pPr>
        <w:pStyle w:val="Properties"/>
        <w:tabs>
          <w:tab w:val="left" w:pos="720"/>
        </w:tabs>
      </w:pPr>
      <w:r>
        <w:t>Version 1.0</w:t>
      </w:r>
    </w:p>
    <w:p w14:paraId="07F76730" w14:textId="77777777" w:rsidR="00562F87" w:rsidRDefault="00A42A00">
      <w:pPr>
        <w:pStyle w:val="Properties"/>
        <w:tabs>
          <w:tab w:val="left" w:pos="720"/>
        </w:tabs>
      </w:pPr>
      <w:proofErr w:type="spellStart"/>
      <w:r>
        <w:t>raphaelm</w:t>
      </w:r>
      <w:proofErr w:type="spellEnd"/>
      <w:r>
        <w:t xml:space="preserve"> created on 11-Feb-2018.  Last modified 29-Nov-2018</w:t>
      </w:r>
    </w:p>
    <w:p w14:paraId="393E63FF" w14:textId="77777777" w:rsidR="00562F87" w:rsidRDefault="00562F87">
      <w:pPr>
        <w:rPr>
          <w:sz w:val="20"/>
          <w:szCs w:val="20"/>
        </w:rPr>
      </w:pPr>
    </w:p>
    <w:p w14:paraId="298EF306" w14:textId="77777777" w:rsidR="00562F87" w:rsidRDefault="00A42A00">
      <w:pPr>
        <w:pStyle w:val="DiagramImage"/>
        <w:rPr>
          <w:sz w:val="20"/>
          <w:szCs w:val="20"/>
        </w:rPr>
      </w:pPr>
      <w:r>
        <w:rPr>
          <w:noProof/>
          <w:sz w:val="0"/>
          <w:szCs w:val="0"/>
        </w:rPr>
        <w:drawing>
          <wp:inline distT="0" distB="0" distL="0" distR="0" wp14:anchorId="0120BE86" wp14:editId="6039C4F0">
            <wp:extent cx="6216015" cy="5814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6"/>
                    <a:stretch>
                      <a:fillRect/>
                    </a:stretch>
                  </pic:blipFill>
                  <pic:spPr bwMode="auto">
                    <a:xfrm>
                      <a:off x="0" y="0"/>
                      <a:ext cx="6216015" cy="5814060"/>
                    </a:xfrm>
                    <a:prstGeom prst="rect">
                      <a:avLst/>
                    </a:prstGeom>
                    <a:noFill/>
                    <a:ln w="9525">
                      <a:noFill/>
                      <a:miter lim="800000"/>
                      <a:headEnd/>
                      <a:tailEnd/>
                    </a:ln>
                  </pic:spPr>
                </pic:pic>
              </a:graphicData>
            </a:graphic>
          </wp:inline>
        </w:drawing>
      </w:r>
    </w:p>
    <w:p w14:paraId="6C0DE84C" w14:textId="77777777" w:rsidR="00562F87" w:rsidRDefault="00562F87">
      <w:pPr>
        <w:pStyle w:val="DiagramImage"/>
        <w:rPr>
          <w:sz w:val="20"/>
          <w:szCs w:val="20"/>
        </w:rPr>
      </w:pPr>
    </w:p>
    <w:p w14:paraId="6C959182" w14:textId="77777777" w:rsidR="00562F87" w:rsidRDefault="00A42A00">
      <w:pPr>
        <w:pStyle w:val="DiagramLabel"/>
      </w:pPr>
      <w:r>
        <w:t>Other Areas</w:t>
      </w:r>
    </w:p>
    <w:p w14:paraId="40FC29A1" w14:textId="77777777" w:rsidR="00562F87" w:rsidRDefault="00562F87">
      <w:pPr>
        <w:pStyle w:val="Notes"/>
      </w:pPr>
    </w:p>
    <w:p w14:paraId="24D5D3A4" w14:textId="77777777" w:rsidR="00562F87" w:rsidRDefault="00A42A00">
      <w:pPr>
        <w:rPr>
          <w:sz w:val="20"/>
          <w:szCs w:val="20"/>
        </w:rPr>
      </w:pPr>
      <w:r>
        <w:rPr>
          <w:rFonts w:ascii="Times New Roman" w:eastAsia="Times New Roman" w:hAnsi="Times New Roman" w:cs="Times New Roman"/>
          <w:sz w:val="20"/>
          <w:szCs w:val="20"/>
        </w:rPr>
        <w:t xml:space="preserve"> </w:t>
      </w:r>
      <w:bookmarkEnd w:id="37"/>
    </w:p>
    <w:p w14:paraId="3A24FF5D" w14:textId="77777777" w:rsidR="00562F87" w:rsidRDefault="00562F87">
      <w:pPr>
        <w:rPr>
          <w:sz w:val="20"/>
          <w:szCs w:val="20"/>
        </w:rPr>
      </w:pPr>
    </w:p>
    <w:p w14:paraId="386562E2" w14:textId="77777777" w:rsidR="00562F87" w:rsidRDefault="00A42A00">
      <w:pPr>
        <w:pStyle w:val="Heading3"/>
      </w:pPr>
      <w:bookmarkStart w:id="39" w:name="BKM_202159AD_763F_44B6_8097_6BD4A9A11818"/>
      <w:bookmarkStart w:id="40" w:name="_Toc25000082"/>
      <w:proofErr w:type="spellStart"/>
      <w:r>
        <w:t>ServiceInfoAssociations</w:t>
      </w:r>
      <w:proofErr w:type="spellEnd"/>
      <w:r>
        <w:t xml:space="preserve"> - Ext - II diagram</w:t>
      </w:r>
      <w:bookmarkEnd w:id="40"/>
    </w:p>
    <w:p w14:paraId="248F589C" w14:textId="77777777" w:rsidR="00562F87" w:rsidRDefault="00A42A00">
      <w:pPr>
        <w:pStyle w:val="Notes"/>
      </w:pPr>
      <w:r>
        <w:rPr>
          <w:rStyle w:val="Italics"/>
        </w:rPr>
        <w:t>Class diagram in package 'S-127 Domain Model'</w:t>
      </w:r>
    </w:p>
    <w:p w14:paraId="2A4730B7" w14:textId="77777777" w:rsidR="00562F87" w:rsidRDefault="00562F87">
      <w:pPr>
        <w:pStyle w:val="Notes"/>
      </w:pPr>
    </w:p>
    <w:p w14:paraId="0824A05F" w14:textId="77777777" w:rsidR="00562F87" w:rsidRDefault="00A42A00">
      <w:pPr>
        <w:pStyle w:val="Properties"/>
        <w:tabs>
          <w:tab w:val="left" w:pos="720"/>
        </w:tabs>
      </w:pPr>
      <w:proofErr w:type="spellStart"/>
      <w:r>
        <w:t>ServiceInfoAssociations</w:t>
      </w:r>
      <w:proofErr w:type="spellEnd"/>
      <w:r>
        <w:t xml:space="preserve"> - Ext - II </w:t>
      </w:r>
    </w:p>
    <w:p w14:paraId="0028FF5C" w14:textId="77777777" w:rsidR="00562F87" w:rsidRDefault="00A42A00">
      <w:pPr>
        <w:pStyle w:val="Properties"/>
        <w:tabs>
          <w:tab w:val="left" w:pos="720"/>
        </w:tabs>
      </w:pPr>
      <w:r>
        <w:t>Version 1.0</w:t>
      </w:r>
    </w:p>
    <w:p w14:paraId="3FD90B4B" w14:textId="77777777" w:rsidR="00562F87" w:rsidRDefault="00A42A00">
      <w:pPr>
        <w:pStyle w:val="Properties"/>
        <w:tabs>
          <w:tab w:val="left" w:pos="720"/>
        </w:tabs>
      </w:pPr>
      <w:proofErr w:type="spellStart"/>
      <w:r>
        <w:t>raphaelm</w:t>
      </w:r>
      <w:proofErr w:type="spellEnd"/>
      <w:r>
        <w:t xml:space="preserve"> created on 12-Feb-2018.  Last modified 14-Nov-2018</w:t>
      </w:r>
    </w:p>
    <w:p w14:paraId="04930FCC" w14:textId="77777777" w:rsidR="00562F87" w:rsidRDefault="00562F87">
      <w:pPr>
        <w:rPr>
          <w:sz w:val="20"/>
          <w:szCs w:val="20"/>
        </w:rPr>
      </w:pPr>
    </w:p>
    <w:p w14:paraId="18D1B4EB" w14:textId="77777777" w:rsidR="00562F87" w:rsidRDefault="00A42A00">
      <w:pPr>
        <w:pStyle w:val="DiagramImage"/>
        <w:rPr>
          <w:sz w:val="20"/>
          <w:szCs w:val="20"/>
        </w:rPr>
      </w:pPr>
      <w:r>
        <w:rPr>
          <w:noProof/>
          <w:sz w:val="0"/>
          <w:szCs w:val="0"/>
        </w:rPr>
        <w:lastRenderedPageBreak/>
        <w:drawing>
          <wp:inline distT="0" distB="0" distL="0" distR="0" wp14:anchorId="2345161D" wp14:editId="2C6E1D32">
            <wp:extent cx="6183630" cy="6167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7"/>
                    <a:stretch>
                      <a:fillRect/>
                    </a:stretch>
                  </pic:blipFill>
                  <pic:spPr bwMode="auto">
                    <a:xfrm>
                      <a:off x="0" y="0"/>
                      <a:ext cx="6183630" cy="6167755"/>
                    </a:xfrm>
                    <a:prstGeom prst="rect">
                      <a:avLst/>
                    </a:prstGeom>
                    <a:noFill/>
                    <a:ln w="9525">
                      <a:noFill/>
                      <a:miter lim="800000"/>
                      <a:headEnd/>
                      <a:tailEnd/>
                    </a:ln>
                  </pic:spPr>
                </pic:pic>
              </a:graphicData>
            </a:graphic>
          </wp:inline>
        </w:drawing>
      </w:r>
    </w:p>
    <w:p w14:paraId="40164A80" w14:textId="77777777" w:rsidR="00562F87" w:rsidRDefault="00562F87">
      <w:pPr>
        <w:pStyle w:val="DiagramImage"/>
        <w:rPr>
          <w:sz w:val="20"/>
          <w:szCs w:val="20"/>
        </w:rPr>
      </w:pPr>
    </w:p>
    <w:p w14:paraId="3234F402" w14:textId="77777777" w:rsidR="00562F87" w:rsidRDefault="00A42A00">
      <w:pPr>
        <w:pStyle w:val="DiagramLabel"/>
      </w:pPr>
      <w:proofErr w:type="spellStart"/>
      <w:r>
        <w:t>ServiceInfoAssociations</w:t>
      </w:r>
      <w:proofErr w:type="spellEnd"/>
      <w:r>
        <w:t xml:space="preserve"> - Ext - II</w:t>
      </w:r>
    </w:p>
    <w:p w14:paraId="3481AC98" w14:textId="77777777" w:rsidR="00562F87" w:rsidRDefault="00562F87">
      <w:pPr>
        <w:pStyle w:val="Notes"/>
      </w:pPr>
    </w:p>
    <w:p w14:paraId="6DC72213" w14:textId="77777777" w:rsidR="00562F87" w:rsidRDefault="00A42A00">
      <w:pPr>
        <w:rPr>
          <w:sz w:val="20"/>
          <w:szCs w:val="20"/>
        </w:rPr>
      </w:pPr>
      <w:r>
        <w:rPr>
          <w:rFonts w:ascii="Times New Roman" w:eastAsia="Times New Roman" w:hAnsi="Times New Roman" w:cs="Times New Roman"/>
          <w:sz w:val="20"/>
          <w:szCs w:val="20"/>
        </w:rPr>
        <w:t xml:space="preserve"> </w:t>
      </w:r>
      <w:bookmarkEnd w:id="39"/>
    </w:p>
    <w:p w14:paraId="0B733176" w14:textId="77777777" w:rsidR="00562F87" w:rsidRDefault="00562F87">
      <w:pPr>
        <w:rPr>
          <w:sz w:val="20"/>
          <w:szCs w:val="20"/>
        </w:rPr>
      </w:pPr>
    </w:p>
    <w:p w14:paraId="5D3D2766" w14:textId="77777777" w:rsidR="00562F87" w:rsidRDefault="00A42A00">
      <w:pPr>
        <w:pStyle w:val="Heading3"/>
      </w:pPr>
      <w:bookmarkStart w:id="41" w:name="BKM_524C639D_8302_41E4_976C_DD8275ED6D2D"/>
      <w:bookmarkStart w:id="42" w:name="_Toc25000083"/>
      <w:proofErr w:type="spellStart"/>
      <w:r>
        <w:t>ServiceInfoAssociations</w:t>
      </w:r>
      <w:proofErr w:type="spellEnd"/>
      <w:r>
        <w:t xml:space="preserve"> - Extended diagram</w:t>
      </w:r>
      <w:bookmarkEnd w:id="42"/>
    </w:p>
    <w:p w14:paraId="0E1D625A" w14:textId="77777777" w:rsidR="00562F87" w:rsidRDefault="00A42A00">
      <w:pPr>
        <w:pStyle w:val="Notes"/>
      </w:pPr>
      <w:r>
        <w:rPr>
          <w:rStyle w:val="Italics"/>
        </w:rPr>
        <w:t>Class diagram in package 'S-127 Domain Model'</w:t>
      </w:r>
    </w:p>
    <w:p w14:paraId="1852D88F" w14:textId="77777777" w:rsidR="00562F87" w:rsidRDefault="00562F87">
      <w:pPr>
        <w:pStyle w:val="Notes"/>
      </w:pPr>
    </w:p>
    <w:p w14:paraId="3D4AB2D3" w14:textId="77777777" w:rsidR="00562F87" w:rsidRDefault="00A42A00">
      <w:pPr>
        <w:pStyle w:val="Properties"/>
        <w:tabs>
          <w:tab w:val="left" w:pos="720"/>
        </w:tabs>
      </w:pPr>
      <w:proofErr w:type="spellStart"/>
      <w:r>
        <w:t>ServiceInfoAssociations</w:t>
      </w:r>
      <w:proofErr w:type="spellEnd"/>
      <w:r>
        <w:t xml:space="preserve"> - Extended </w:t>
      </w:r>
    </w:p>
    <w:p w14:paraId="75BB306D" w14:textId="77777777" w:rsidR="00562F87" w:rsidRDefault="00A42A00">
      <w:pPr>
        <w:pStyle w:val="Properties"/>
        <w:tabs>
          <w:tab w:val="left" w:pos="720"/>
        </w:tabs>
      </w:pPr>
      <w:r>
        <w:t>Version 1.0</w:t>
      </w:r>
    </w:p>
    <w:p w14:paraId="293DB564" w14:textId="77777777" w:rsidR="00562F87" w:rsidRDefault="00A42A00">
      <w:pPr>
        <w:pStyle w:val="Properties"/>
        <w:tabs>
          <w:tab w:val="left" w:pos="720"/>
        </w:tabs>
      </w:pPr>
      <w:proofErr w:type="spellStart"/>
      <w:r>
        <w:t>raphaelm</w:t>
      </w:r>
      <w:proofErr w:type="spellEnd"/>
      <w:r>
        <w:t xml:space="preserve"> created on 11-Feb-2018.  Last modified 13-Nov-2018</w:t>
      </w:r>
    </w:p>
    <w:p w14:paraId="3F649778" w14:textId="77777777" w:rsidR="00562F87" w:rsidRDefault="00562F87">
      <w:pPr>
        <w:rPr>
          <w:sz w:val="20"/>
          <w:szCs w:val="20"/>
        </w:rPr>
      </w:pPr>
    </w:p>
    <w:p w14:paraId="11139DC7" w14:textId="77777777" w:rsidR="00562F87" w:rsidRDefault="00A42A00">
      <w:pPr>
        <w:pStyle w:val="DiagramImage"/>
        <w:rPr>
          <w:sz w:val="20"/>
          <w:szCs w:val="20"/>
        </w:rPr>
      </w:pPr>
      <w:r>
        <w:rPr>
          <w:noProof/>
          <w:sz w:val="0"/>
          <w:szCs w:val="0"/>
        </w:rPr>
        <w:lastRenderedPageBreak/>
        <w:drawing>
          <wp:inline distT="0" distB="0" distL="0" distR="0" wp14:anchorId="1762C5A8" wp14:editId="4345843D">
            <wp:extent cx="6198235" cy="6631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8"/>
                    <a:stretch>
                      <a:fillRect/>
                    </a:stretch>
                  </pic:blipFill>
                  <pic:spPr bwMode="auto">
                    <a:xfrm>
                      <a:off x="0" y="0"/>
                      <a:ext cx="6198235" cy="6631940"/>
                    </a:xfrm>
                    <a:prstGeom prst="rect">
                      <a:avLst/>
                    </a:prstGeom>
                    <a:noFill/>
                    <a:ln w="9525">
                      <a:noFill/>
                      <a:miter lim="800000"/>
                      <a:headEnd/>
                      <a:tailEnd/>
                    </a:ln>
                  </pic:spPr>
                </pic:pic>
              </a:graphicData>
            </a:graphic>
          </wp:inline>
        </w:drawing>
      </w:r>
    </w:p>
    <w:p w14:paraId="3898A433" w14:textId="77777777" w:rsidR="00562F87" w:rsidRDefault="00562F87">
      <w:pPr>
        <w:pStyle w:val="DiagramImage"/>
        <w:rPr>
          <w:sz w:val="20"/>
          <w:szCs w:val="20"/>
        </w:rPr>
      </w:pPr>
    </w:p>
    <w:p w14:paraId="52E00840" w14:textId="77777777" w:rsidR="00562F87" w:rsidRDefault="00A42A00">
      <w:pPr>
        <w:pStyle w:val="DiagramLabel"/>
      </w:pPr>
      <w:proofErr w:type="spellStart"/>
      <w:r>
        <w:t>ServiceInfoAssociations</w:t>
      </w:r>
      <w:proofErr w:type="spellEnd"/>
      <w:r>
        <w:t xml:space="preserve"> - Extended</w:t>
      </w:r>
    </w:p>
    <w:p w14:paraId="77A96347" w14:textId="77777777" w:rsidR="00562F87" w:rsidRDefault="00562F87">
      <w:pPr>
        <w:pStyle w:val="Notes"/>
      </w:pPr>
    </w:p>
    <w:p w14:paraId="38528771" w14:textId="77777777" w:rsidR="00562F87" w:rsidRDefault="00A42A00">
      <w:pPr>
        <w:rPr>
          <w:sz w:val="20"/>
          <w:szCs w:val="20"/>
        </w:rPr>
      </w:pPr>
      <w:r>
        <w:rPr>
          <w:rFonts w:ascii="Times New Roman" w:eastAsia="Times New Roman" w:hAnsi="Times New Roman" w:cs="Times New Roman"/>
          <w:sz w:val="20"/>
          <w:szCs w:val="20"/>
        </w:rPr>
        <w:t xml:space="preserve"> </w:t>
      </w:r>
      <w:bookmarkEnd w:id="41"/>
    </w:p>
    <w:p w14:paraId="5122BC36" w14:textId="77777777" w:rsidR="00562F87" w:rsidRDefault="00562F87">
      <w:pPr>
        <w:rPr>
          <w:sz w:val="20"/>
          <w:szCs w:val="20"/>
        </w:rPr>
      </w:pPr>
    </w:p>
    <w:p w14:paraId="3C9B4C5E" w14:textId="77777777" w:rsidR="00562F87" w:rsidRDefault="00A42A00">
      <w:pPr>
        <w:pStyle w:val="Heading3"/>
      </w:pPr>
      <w:bookmarkStart w:id="43" w:name="BKM_D1EE146C_2AB6_44C2_8F0F_EF9A5E3629E0"/>
      <w:bookmarkStart w:id="44" w:name="_Toc25000084"/>
      <w:proofErr w:type="spellStart"/>
      <w:r>
        <w:t>ContactDetails</w:t>
      </w:r>
      <w:proofErr w:type="spellEnd"/>
      <w:r>
        <w:t xml:space="preserve"> diagram</w:t>
      </w:r>
      <w:bookmarkEnd w:id="44"/>
    </w:p>
    <w:p w14:paraId="2CCD8971" w14:textId="77777777" w:rsidR="00562F87" w:rsidRDefault="00A42A00">
      <w:pPr>
        <w:pStyle w:val="Notes"/>
      </w:pPr>
      <w:r>
        <w:rPr>
          <w:rStyle w:val="Italics"/>
        </w:rPr>
        <w:t>Class diagram in package 'S-127 Domain Model'</w:t>
      </w:r>
    </w:p>
    <w:p w14:paraId="641E7EFA" w14:textId="77777777" w:rsidR="00562F87" w:rsidRDefault="00562F87">
      <w:pPr>
        <w:pStyle w:val="Notes"/>
      </w:pPr>
    </w:p>
    <w:p w14:paraId="00FA2F3D" w14:textId="77777777" w:rsidR="00562F87" w:rsidRDefault="00A42A00">
      <w:pPr>
        <w:pStyle w:val="Properties"/>
        <w:tabs>
          <w:tab w:val="left" w:pos="720"/>
        </w:tabs>
      </w:pPr>
      <w:proofErr w:type="spellStart"/>
      <w:r>
        <w:t>ContactDetails</w:t>
      </w:r>
      <w:proofErr w:type="spellEnd"/>
      <w:r>
        <w:t xml:space="preserve"> </w:t>
      </w:r>
    </w:p>
    <w:p w14:paraId="18F2F8A6" w14:textId="77777777" w:rsidR="00562F87" w:rsidRDefault="00A42A00">
      <w:pPr>
        <w:pStyle w:val="Properties"/>
        <w:tabs>
          <w:tab w:val="left" w:pos="720"/>
        </w:tabs>
      </w:pPr>
      <w:r>
        <w:t>Version 1.0</w:t>
      </w:r>
    </w:p>
    <w:p w14:paraId="3C39C8B4"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0FD582EA" w14:textId="77777777" w:rsidR="00562F87" w:rsidRDefault="00562F87">
      <w:pPr>
        <w:rPr>
          <w:sz w:val="20"/>
          <w:szCs w:val="20"/>
        </w:rPr>
      </w:pPr>
    </w:p>
    <w:p w14:paraId="0D0BFAD1" w14:textId="77777777" w:rsidR="00562F87" w:rsidRDefault="00A42A00">
      <w:pPr>
        <w:pStyle w:val="DiagramImage"/>
        <w:rPr>
          <w:sz w:val="20"/>
          <w:szCs w:val="20"/>
        </w:rPr>
      </w:pPr>
      <w:r>
        <w:rPr>
          <w:noProof/>
          <w:sz w:val="0"/>
          <w:szCs w:val="0"/>
        </w:rPr>
        <w:lastRenderedPageBreak/>
        <w:drawing>
          <wp:inline distT="0" distB="0" distL="0" distR="0" wp14:anchorId="5CEEF991" wp14:editId="56E90E9C">
            <wp:extent cx="6171565" cy="6691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9"/>
                    <a:stretch>
                      <a:fillRect/>
                    </a:stretch>
                  </pic:blipFill>
                  <pic:spPr bwMode="auto">
                    <a:xfrm>
                      <a:off x="0" y="0"/>
                      <a:ext cx="6171565" cy="6691630"/>
                    </a:xfrm>
                    <a:prstGeom prst="rect">
                      <a:avLst/>
                    </a:prstGeom>
                    <a:noFill/>
                    <a:ln w="9525">
                      <a:noFill/>
                      <a:miter lim="800000"/>
                      <a:headEnd/>
                      <a:tailEnd/>
                    </a:ln>
                  </pic:spPr>
                </pic:pic>
              </a:graphicData>
            </a:graphic>
          </wp:inline>
        </w:drawing>
      </w:r>
    </w:p>
    <w:p w14:paraId="1FA1D30F" w14:textId="77777777" w:rsidR="00562F87" w:rsidRDefault="00562F87">
      <w:pPr>
        <w:pStyle w:val="DiagramImage"/>
        <w:rPr>
          <w:sz w:val="20"/>
          <w:szCs w:val="20"/>
        </w:rPr>
      </w:pPr>
    </w:p>
    <w:p w14:paraId="1E2AA398" w14:textId="77777777" w:rsidR="00562F87" w:rsidRDefault="00A42A00">
      <w:pPr>
        <w:pStyle w:val="DiagramLabel"/>
      </w:pPr>
      <w:proofErr w:type="spellStart"/>
      <w:r>
        <w:t>ContactDetails</w:t>
      </w:r>
      <w:proofErr w:type="spellEnd"/>
    </w:p>
    <w:p w14:paraId="64D2BA16" w14:textId="77777777" w:rsidR="00562F87" w:rsidRDefault="00562F87">
      <w:pPr>
        <w:pStyle w:val="Notes"/>
      </w:pPr>
    </w:p>
    <w:p w14:paraId="0339BCDB" w14:textId="77777777" w:rsidR="00562F87" w:rsidRDefault="00A42A00">
      <w:pPr>
        <w:rPr>
          <w:sz w:val="20"/>
          <w:szCs w:val="20"/>
        </w:rPr>
      </w:pPr>
      <w:r>
        <w:rPr>
          <w:rFonts w:ascii="Times New Roman" w:eastAsia="Times New Roman" w:hAnsi="Times New Roman" w:cs="Times New Roman"/>
          <w:sz w:val="20"/>
          <w:szCs w:val="20"/>
        </w:rPr>
        <w:t xml:space="preserve"> </w:t>
      </w:r>
      <w:bookmarkEnd w:id="43"/>
    </w:p>
    <w:p w14:paraId="590ECF62" w14:textId="77777777" w:rsidR="00562F87" w:rsidRDefault="00562F87">
      <w:pPr>
        <w:rPr>
          <w:sz w:val="20"/>
          <w:szCs w:val="20"/>
        </w:rPr>
      </w:pPr>
    </w:p>
    <w:p w14:paraId="2836DACA" w14:textId="77777777" w:rsidR="00562F87" w:rsidRDefault="00A42A00">
      <w:pPr>
        <w:pStyle w:val="Heading3"/>
      </w:pPr>
      <w:bookmarkStart w:id="45" w:name="BKM_A995C2B4_52BA_4C9F_86B8_30DA86E61BAA"/>
      <w:bookmarkStart w:id="46" w:name="_Toc25000085"/>
      <w:proofErr w:type="spellStart"/>
      <w:r>
        <w:t>ApplicabilityAssociations</w:t>
      </w:r>
      <w:proofErr w:type="spellEnd"/>
      <w:r>
        <w:t xml:space="preserve"> diagram</w:t>
      </w:r>
      <w:bookmarkEnd w:id="46"/>
    </w:p>
    <w:p w14:paraId="5B744F59" w14:textId="77777777" w:rsidR="00562F87" w:rsidRDefault="00A42A00">
      <w:pPr>
        <w:pStyle w:val="Notes"/>
      </w:pPr>
      <w:r>
        <w:rPr>
          <w:rStyle w:val="Italics"/>
        </w:rPr>
        <w:t>Class diagram in package 'S-127 Domain Model'</w:t>
      </w:r>
    </w:p>
    <w:p w14:paraId="1814EC9D" w14:textId="77777777" w:rsidR="00562F87" w:rsidRDefault="00562F87">
      <w:pPr>
        <w:pStyle w:val="Notes"/>
      </w:pPr>
    </w:p>
    <w:p w14:paraId="75C6105C" w14:textId="77777777" w:rsidR="00562F87" w:rsidRDefault="00A42A00">
      <w:pPr>
        <w:pStyle w:val="Properties"/>
        <w:tabs>
          <w:tab w:val="left" w:pos="720"/>
        </w:tabs>
      </w:pPr>
      <w:proofErr w:type="spellStart"/>
      <w:r>
        <w:t>ApplicabilityAssociations</w:t>
      </w:r>
      <w:proofErr w:type="spellEnd"/>
      <w:r>
        <w:t xml:space="preserve"> </w:t>
      </w:r>
    </w:p>
    <w:p w14:paraId="4A6E84A5" w14:textId="77777777" w:rsidR="00562F87" w:rsidRDefault="00A42A00">
      <w:pPr>
        <w:pStyle w:val="Properties"/>
        <w:tabs>
          <w:tab w:val="left" w:pos="720"/>
        </w:tabs>
      </w:pPr>
      <w:r>
        <w:t>Version 1.0</w:t>
      </w:r>
    </w:p>
    <w:p w14:paraId="0CE38516" w14:textId="77777777" w:rsidR="00562F87" w:rsidRDefault="00A42A00">
      <w:pPr>
        <w:pStyle w:val="Properties"/>
        <w:tabs>
          <w:tab w:val="left" w:pos="720"/>
        </w:tabs>
      </w:pPr>
      <w:proofErr w:type="spellStart"/>
      <w:r>
        <w:t>raphaelm</w:t>
      </w:r>
      <w:proofErr w:type="spellEnd"/>
      <w:r>
        <w:t xml:space="preserve"> created on 01-Jan-2018.  Last modified 13-Nov-2018</w:t>
      </w:r>
    </w:p>
    <w:p w14:paraId="0F7559FD" w14:textId="77777777" w:rsidR="00562F87" w:rsidRDefault="00562F87">
      <w:pPr>
        <w:rPr>
          <w:sz w:val="20"/>
          <w:szCs w:val="20"/>
        </w:rPr>
      </w:pPr>
    </w:p>
    <w:p w14:paraId="2409ECD8" w14:textId="77777777" w:rsidR="00562F87" w:rsidRDefault="00A42A00">
      <w:pPr>
        <w:pStyle w:val="DiagramImage"/>
        <w:rPr>
          <w:sz w:val="20"/>
          <w:szCs w:val="20"/>
        </w:rPr>
      </w:pPr>
      <w:r>
        <w:rPr>
          <w:noProof/>
          <w:sz w:val="0"/>
          <w:szCs w:val="0"/>
        </w:rPr>
        <w:lastRenderedPageBreak/>
        <w:drawing>
          <wp:inline distT="0" distB="0" distL="0" distR="0" wp14:anchorId="45E255D5" wp14:editId="17039A15">
            <wp:extent cx="6167755" cy="4285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30"/>
                    <a:stretch>
                      <a:fillRect/>
                    </a:stretch>
                  </pic:blipFill>
                  <pic:spPr bwMode="auto">
                    <a:xfrm>
                      <a:off x="0" y="0"/>
                      <a:ext cx="6167755" cy="4285615"/>
                    </a:xfrm>
                    <a:prstGeom prst="rect">
                      <a:avLst/>
                    </a:prstGeom>
                    <a:noFill/>
                    <a:ln w="9525">
                      <a:noFill/>
                      <a:miter lim="800000"/>
                      <a:headEnd/>
                      <a:tailEnd/>
                    </a:ln>
                  </pic:spPr>
                </pic:pic>
              </a:graphicData>
            </a:graphic>
          </wp:inline>
        </w:drawing>
      </w:r>
    </w:p>
    <w:p w14:paraId="2BCFDB35" w14:textId="77777777" w:rsidR="00562F87" w:rsidRDefault="00562F87">
      <w:pPr>
        <w:pStyle w:val="DiagramImage"/>
        <w:rPr>
          <w:sz w:val="20"/>
          <w:szCs w:val="20"/>
        </w:rPr>
      </w:pPr>
    </w:p>
    <w:p w14:paraId="601957B2" w14:textId="77777777" w:rsidR="00562F87" w:rsidRDefault="00A42A00">
      <w:pPr>
        <w:pStyle w:val="DiagramLabel"/>
      </w:pPr>
      <w:proofErr w:type="spellStart"/>
      <w:r>
        <w:t>ApplicabilityAssociations</w:t>
      </w:r>
      <w:proofErr w:type="spellEnd"/>
    </w:p>
    <w:p w14:paraId="47462087" w14:textId="77777777" w:rsidR="00562F87" w:rsidRDefault="00562F87">
      <w:pPr>
        <w:pStyle w:val="Notes"/>
      </w:pPr>
    </w:p>
    <w:p w14:paraId="685AC537" w14:textId="77777777" w:rsidR="00562F87" w:rsidRDefault="00A42A00">
      <w:pPr>
        <w:rPr>
          <w:sz w:val="20"/>
          <w:szCs w:val="20"/>
        </w:rPr>
      </w:pPr>
      <w:r>
        <w:rPr>
          <w:rFonts w:ascii="Times New Roman" w:eastAsia="Times New Roman" w:hAnsi="Times New Roman" w:cs="Times New Roman"/>
          <w:sz w:val="20"/>
          <w:szCs w:val="20"/>
        </w:rPr>
        <w:t xml:space="preserve"> </w:t>
      </w:r>
      <w:bookmarkEnd w:id="45"/>
    </w:p>
    <w:p w14:paraId="7D4CB794" w14:textId="77777777" w:rsidR="00562F87" w:rsidRDefault="00562F87">
      <w:pPr>
        <w:rPr>
          <w:sz w:val="20"/>
          <w:szCs w:val="20"/>
        </w:rPr>
      </w:pPr>
    </w:p>
    <w:p w14:paraId="032B987D" w14:textId="77777777" w:rsidR="00562F87" w:rsidRDefault="00A42A00">
      <w:pPr>
        <w:pStyle w:val="Heading3"/>
      </w:pPr>
      <w:bookmarkStart w:id="47" w:name="BKM_C873B408_6C61_4441_83B5_9D4195830C1B"/>
      <w:bookmarkStart w:id="48" w:name="_Toc25000086"/>
      <w:proofErr w:type="spellStart"/>
      <w:r>
        <w:t>SupplementaryInformation</w:t>
      </w:r>
      <w:proofErr w:type="spellEnd"/>
      <w:r>
        <w:t xml:space="preserve"> diagram</w:t>
      </w:r>
      <w:bookmarkEnd w:id="48"/>
    </w:p>
    <w:p w14:paraId="3A85A04B" w14:textId="77777777" w:rsidR="00562F87" w:rsidRDefault="00A42A00">
      <w:pPr>
        <w:pStyle w:val="Notes"/>
      </w:pPr>
      <w:r>
        <w:rPr>
          <w:rStyle w:val="Italics"/>
        </w:rPr>
        <w:t>Class diagram in package 'S-127 Domain Model'</w:t>
      </w:r>
    </w:p>
    <w:p w14:paraId="33632F85" w14:textId="77777777" w:rsidR="00562F87" w:rsidRDefault="00562F87">
      <w:pPr>
        <w:pStyle w:val="Notes"/>
      </w:pPr>
    </w:p>
    <w:p w14:paraId="7F22DCBA" w14:textId="77777777" w:rsidR="00562F87" w:rsidRDefault="00A42A00">
      <w:pPr>
        <w:pStyle w:val="Properties"/>
        <w:tabs>
          <w:tab w:val="left" w:pos="720"/>
        </w:tabs>
      </w:pPr>
      <w:proofErr w:type="spellStart"/>
      <w:r>
        <w:t>SupplementaryInformation</w:t>
      </w:r>
      <w:proofErr w:type="spellEnd"/>
      <w:r>
        <w:t xml:space="preserve"> </w:t>
      </w:r>
    </w:p>
    <w:p w14:paraId="777ABC7C" w14:textId="77777777" w:rsidR="00562F87" w:rsidRDefault="00A42A00">
      <w:pPr>
        <w:pStyle w:val="Properties"/>
        <w:tabs>
          <w:tab w:val="left" w:pos="720"/>
        </w:tabs>
      </w:pPr>
      <w:r>
        <w:t>Version 1.0</w:t>
      </w:r>
    </w:p>
    <w:p w14:paraId="3A9DD70F" w14:textId="77777777" w:rsidR="00562F87" w:rsidRDefault="00A42A00">
      <w:pPr>
        <w:pStyle w:val="Properties"/>
        <w:tabs>
          <w:tab w:val="left" w:pos="720"/>
        </w:tabs>
      </w:pPr>
      <w:proofErr w:type="spellStart"/>
      <w:r>
        <w:t>raphaelm</w:t>
      </w:r>
      <w:proofErr w:type="spellEnd"/>
      <w:r>
        <w:t xml:space="preserve"> created on 01-Jan-2018.  Last modified 14-Nov-2018</w:t>
      </w:r>
    </w:p>
    <w:p w14:paraId="54503796" w14:textId="77777777" w:rsidR="00562F87" w:rsidRDefault="00562F87">
      <w:pPr>
        <w:rPr>
          <w:sz w:val="20"/>
          <w:szCs w:val="20"/>
        </w:rPr>
      </w:pPr>
    </w:p>
    <w:p w14:paraId="247146DE" w14:textId="77777777" w:rsidR="00562F87" w:rsidRDefault="00A42A00">
      <w:pPr>
        <w:pStyle w:val="DiagramImage"/>
        <w:rPr>
          <w:sz w:val="20"/>
          <w:szCs w:val="20"/>
        </w:rPr>
      </w:pPr>
      <w:r>
        <w:rPr>
          <w:noProof/>
          <w:sz w:val="0"/>
          <w:szCs w:val="0"/>
        </w:rPr>
        <w:lastRenderedPageBreak/>
        <w:drawing>
          <wp:inline distT="0" distB="0" distL="0" distR="0" wp14:anchorId="003AD8F8" wp14:editId="6CA2648E">
            <wp:extent cx="6156960" cy="34074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1"/>
                    <a:stretch>
                      <a:fillRect/>
                    </a:stretch>
                  </pic:blipFill>
                  <pic:spPr bwMode="auto">
                    <a:xfrm>
                      <a:off x="0" y="0"/>
                      <a:ext cx="6156960" cy="3407410"/>
                    </a:xfrm>
                    <a:prstGeom prst="rect">
                      <a:avLst/>
                    </a:prstGeom>
                    <a:noFill/>
                    <a:ln w="9525">
                      <a:noFill/>
                      <a:miter lim="800000"/>
                      <a:headEnd/>
                      <a:tailEnd/>
                    </a:ln>
                  </pic:spPr>
                </pic:pic>
              </a:graphicData>
            </a:graphic>
          </wp:inline>
        </w:drawing>
      </w:r>
    </w:p>
    <w:p w14:paraId="28B8702B" w14:textId="77777777" w:rsidR="00562F87" w:rsidRDefault="00562F87">
      <w:pPr>
        <w:pStyle w:val="DiagramImage"/>
        <w:rPr>
          <w:sz w:val="20"/>
          <w:szCs w:val="20"/>
        </w:rPr>
      </w:pPr>
    </w:p>
    <w:p w14:paraId="46B3D9F8" w14:textId="77777777" w:rsidR="00562F87" w:rsidRDefault="00A42A00">
      <w:pPr>
        <w:pStyle w:val="DiagramLabel"/>
      </w:pPr>
      <w:proofErr w:type="spellStart"/>
      <w:r>
        <w:t>SupplementaryInformation</w:t>
      </w:r>
      <w:proofErr w:type="spellEnd"/>
    </w:p>
    <w:p w14:paraId="7CBDC958" w14:textId="77777777" w:rsidR="00562F87" w:rsidRDefault="00562F87">
      <w:pPr>
        <w:pStyle w:val="Notes"/>
      </w:pPr>
    </w:p>
    <w:p w14:paraId="17E23566" w14:textId="77777777" w:rsidR="00562F87" w:rsidRDefault="00A42A00">
      <w:pPr>
        <w:rPr>
          <w:sz w:val="20"/>
          <w:szCs w:val="20"/>
        </w:rPr>
      </w:pPr>
      <w:r>
        <w:rPr>
          <w:rFonts w:ascii="Times New Roman" w:eastAsia="Times New Roman" w:hAnsi="Times New Roman" w:cs="Times New Roman"/>
          <w:sz w:val="20"/>
          <w:szCs w:val="20"/>
        </w:rPr>
        <w:t xml:space="preserve"> </w:t>
      </w:r>
      <w:bookmarkEnd w:id="47"/>
    </w:p>
    <w:p w14:paraId="5C274A6B" w14:textId="77777777" w:rsidR="00562F87" w:rsidRDefault="00562F87">
      <w:pPr>
        <w:rPr>
          <w:sz w:val="20"/>
          <w:szCs w:val="20"/>
        </w:rPr>
      </w:pPr>
    </w:p>
    <w:p w14:paraId="6A5EC5D5" w14:textId="77777777" w:rsidR="00562F87" w:rsidRDefault="00A42A00">
      <w:pPr>
        <w:pStyle w:val="Heading3"/>
      </w:pPr>
      <w:bookmarkStart w:id="49" w:name="BKM_2468A583_6981_4F6D_B89E_E1DFF8300736"/>
      <w:bookmarkStart w:id="50" w:name="_Toc25000087"/>
      <w:proofErr w:type="spellStart"/>
      <w:r>
        <w:t>CategoryEnumsAndCodelists</w:t>
      </w:r>
      <w:proofErr w:type="spellEnd"/>
      <w:r>
        <w:t xml:space="preserve"> diagram</w:t>
      </w:r>
      <w:bookmarkEnd w:id="50"/>
    </w:p>
    <w:p w14:paraId="50D869D9" w14:textId="77777777" w:rsidR="00562F87" w:rsidRDefault="00A42A00">
      <w:pPr>
        <w:pStyle w:val="Notes"/>
      </w:pPr>
      <w:r>
        <w:rPr>
          <w:rStyle w:val="Italics"/>
        </w:rPr>
        <w:t>Class diagram in package 'S-127 Domain Model'</w:t>
      </w:r>
    </w:p>
    <w:p w14:paraId="19619223" w14:textId="77777777" w:rsidR="00562F87" w:rsidRDefault="00562F87">
      <w:pPr>
        <w:pStyle w:val="Notes"/>
      </w:pPr>
    </w:p>
    <w:p w14:paraId="4F2FF632" w14:textId="77777777" w:rsidR="00562F87" w:rsidRDefault="00A42A00">
      <w:pPr>
        <w:pStyle w:val="Notes"/>
      </w:pPr>
      <w:r>
        <w:t xml:space="preserve">A convenience diagram showing the significant listed values and </w:t>
      </w:r>
      <w:proofErr w:type="spellStart"/>
      <w:r>
        <w:t>codelists</w:t>
      </w:r>
      <w:proofErr w:type="spellEnd"/>
      <w:r>
        <w:t xml:space="preserve"> of feature and information types. Not included are listed values for association classes, text content or source description, or Applicability (they are in other diagrams).</w:t>
      </w:r>
    </w:p>
    <w:p w14:paraId="7E04BFD1" w14:textId="77777777" w:rsidR="00562F87" w:rsidRDefault="00562F87">
      <w:pPr>
        <w:pStyle w:val="Notes"/>
      </w:pPr>
    </w:p>
    <w:p w14:paraId="173FA519" w14:textId="77777777" w:rsidR="00562F87" w:rsidRDefault="00A42A00">
      <w:pPr>
        <w:pStyle w:val="Properties"/>
        <w:tabs>
          <w:tab w:val="left" w:pos="720"/>
        </w:tabs>
      </w:pPr>
      <w:proofErr w:type="spellStart"/>
      <w:r>
        <w:t>CategoryEnumsAndCodelists</w:t>
      </w:r>
      <w:proofErr w:type="spellEnd"/>
      <w:r>
        <w:t xml:space="preserve"> </w:t>
      </w:r>
    </w:p>
    <w:p w14:paraId="7FAD6068" w14:textId="77777777" w:rsidR="00562F87" w:rsidRDefault="00A42A00">
      <w:pPr>
        <w:pStyle w:val="Properties"/>
        <w:tabs>
          <w:tab w:val="left" w:pos="720"/>
        </w:tabs>
      </w:pPr>
      <w:r>
        <w:t>Version 1.0</w:t>
      </w:r>
    </w:p>
    <w:p w14:paraId="39587C0E" w14:textId="77777777" w:rsidR="00562F87" w:rsidRDefault="00A42A00">
      <w:pPr>
        <w:pStyle w:val="Properties"/>
        <w:tabs>
          <w:tab w:val="left" w:pos="720"/>
        </w:tabs>
      </w:pPr>
      <w:proofErr w:type="spellStart"/>
      <w:r>
        <w:t>raphaelm</w:t>
      </w:r>
      <w:proofErr w:type="spellEnd"/>
      <w:r>
        <w:t xml:space="preserve"> created on 01-Jan-2018.  Last modified 13-Nov-2018</w:t>
      </w:r>
    </w:p>
    <w:p w14:paraId="129BEBBF" w14:textId="77777777" w:rsidR="00562F87" w:rsidRDefault="00562F87">
      <w:pPr>
        <w:rPr>
          <w:sz w:val="20"/>
          <w:szCs w:val="20"/>
        </w:rPr>
      </w:pPr>
    </w:p>
    <w:p w14:paraId="02AFBCE2" w14:textId="77777777" w:rsidR="00562F87" w:rsidRDefault="00A42A00">
      <w:pPr>
        <w:pStyle w:val="DiagramImage"/>
        <w:rPr>
          <w:sz w:val="20"/>
          <w:szCs w:val="20"/>
        </w:rPr>
      </w:pPr>
      <w:r>
        <w:rPr>
          <w:noProof/>
          <w:sz w:val="0"/>
          <w:szCs w:val="0"/>
        </w:rPr>
        <w:lastRenderedPageBreak/>
        <w:drawing>
          <wp:inline distT="0" distB="0" distL="0" distR="0" wp14:anchorId="2CF879D9" wp14:editId="53674F06">
            <wp:extent cx="6149340" cy="5328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32"/>
                    <a:stretch>
                      <a:fillRect/>
                    </a:stretch>
                  </pic:blipFill>
                  <pic:spPr bwMode="auto">
                    <a:xfrm>
                      <a:off x="0" y="0"/>
                      <a:ext cx="6149340" cy="5328920"/>
                    </a:xfrm>
                    <a:prstGeom prst="rect">
                      <a:avLst/>
                    </a:prstGeom>
                    <a:noFill/>
                    <a:ln w="9525">
                      <a:noFill/>
                      <a:miter lim="800000"/>
                      <a:headEnd/>
                      <a:tailEnd/>
                    </a:ln>
                  </pic:spPr>
                </pic:pic>
              </a:graphicData>
            </a:graphic>
          </wp:inline>
        </w:drawing>
      </w:r>
    </w:p>
    <w:p w14:paraId="2AEDC9F3" w14:textId="77777777" w:rsidR="00562F87" w:rsidRDefault="00562F87">
      <w:pPr>
        <w:pStyle w:val="DiagramImage"/>
        <w:rPr>
          <w:sz w:val="20"/>
          <w:szCs w:val="20"/>
        </w:rPr>
      </w:pPr>
    </w:p>
    <w:p w14:paraId="7F692A52" w14:textId="77777777" w:rsidR="00562F87" w:rsidRDefault="00A42A00">
      <w:pPr>
        <w:pStyle w:val="DiagramLabel"/>
      </w:pPr>
      <w:proofErr w:type="spellStart"/>
      <w:r>
        <w:t>CategoryEnumsAndCodelists</w:t>
      </w:r>
      <w:proofErr w:type="spellEnd"/>
    </w:p>
    <w:p w14:paraId="008981BB" w14:textId="77777777" w:rsidR="00562F87" w:rsidRDefault="00562F87">
      <w:pPr>
        <w:pStyle w:val="Notes"/>
      </w:pPr>
    </w:p>
    <w:p w14:paraId="364292D0" w14:textId="77777777" w:rsidR="00562F87" w:rsidRDefault="00A42A00">
      <w:pPr>
        <w:rPr>
          <w:sz w:val="20"/>
          <w:szCs w:val="20"/>
        </w:rPr>
      </w:pPr>
      <w:r>
        <w:rPr>
          <w:rFonts w:ascii="Times New Roman" w:eastAsia="Times New Roman" w:hAnsi="Times New Roman" w:cs="Times New Roman"/>
          <w:sz w:val="20"/>
          <w:szCs w:val="20"/>
        </w:rPr>
        <w:t xml:space="preserve"> </w:t>
      </w:r>
      <w:bookmarkEnd w:id="49"/>
    </w:p>
    <w:p w14:paraId="33071207" w14:textId="77777777" w:rsidR="00562F87" w:rsidRDefault="00562F87">
      <w:pPr>
        <w:rPr>
          <w:sz w:val="20"/>
          <w:szCs w:val="20"/>
        </w:rPr>
      </w:pPr>
    </w:p>
    <w:p w14:paraId="314B5B07" w14:textId="77777777" w:rsidR="00562F87" w:rsidRDefault="00A42A00">
      <w:pPr>
        <w:pStyle w:val="Heading3"/>
      </w:pPr>
      <w:bookmarkStart w:id="51" w:name="BKM_1B48B948_297A_4709_9C4C_7A05E2994CC5"/>
      <w:bookmarkStart w:id="52" w:name="_Toc25000088"/>
      <w:proofErr w:type="spellStart"/>
      <w:r>
        <w:t>OtherEnumsAndCodelists</w:t>
      </w:r>
      <w:proofErr w:type="spellEnd"/>
      <w:r>
        <w:t xml:space="preserve"> diagram</w:t>
      </w:r>
      <w:bookmarkEnd w:id="52"/>
    </w:p>
    <w:p w14:paraId="32EFF622" w14:textId="77777777" w:rsidR="00562F87" w:rsidRDefault="00A42A00">
      <w:pPr>
        <w:pStyle w:val="Notes"/>
      </w:pPr>
      <w:r>
        <w:rPr>
          <w:rStyle w:val="Italics"/>
        </w:rPr>
        <w:t>Class diagram in package 'S-127 Domain Model'</w:t>
      </w:r>
    </w:p>
    <w:p w14:paraId="3AC240FB" w14:textId="77777777" w:rsidR="00562F87" w:rsidRDefault="00562F87">
      <w:pPr>
        <w:pStyle w:val="Notes"/>
      </w:pPr>
    </w:p>
    <w:p w14:paraId="4943B3BA" w14:textId="77777777" w:rsidR="00562F87" w:rsidRDefault="00A42A00">
      <w:pPr>
        <w:pStyle w:val="Notes"/>
      </w:pPr>
      <w:r>
        <w:t xml:space="preserve">A convenience diagram showing the significant listed values and </w:t>
      </w:r>
      <w:proofErr w:type="spellStart"/>
      <w:r>
        <w:t>codelists</w:t>
      </w:r>
      <w:proofErr w:type="spellEnd"/>
      <w:r>
        <w:t xml:space="preserve"> of feature and information types. Not included are listed values for association classes, text content or source description, or Applicability (they are in other diagrams).</w:t>
      </w:r>
    </w:p>
    <w:p w14:paraId="4552B88B" w14:textId="77777777" w:rsidR="00562F87" w:rsidRDefault="00562F87">
      <w:pPr>
        <w:pStyle w:val="Notes"/>
      </w:pPr>
    </w:p>
    <w:p w14:paraId="117E7B66" w14:textId="77777777" w:rsidR="00562F87" w:rsidRDefault="00A42A00">
      <w:pPr>
        <w:pStyle w:val="Properties"/>
        <w:tabs>
          <w:tab w:val="left" w:pos="720"/>
        </w:tabs>
      </w:pPr>
      <w:proofErr w:type="spellStart"/>
      <w:r>
        <w:t>OtherEnumsAndCodelists</w:t>
      </w:r>
      <w:proofErr w:type="spellEnd"/>
      <w:r>
        <w:t xml:space="preserve"> </w:t>
      </w:r>
    </w:p>
    <w:p w14:paraId="3C50B5CC" w14:textId="77777777" w:rsidR="00562F87" w:rsidRDefault="00A42A00">
      <w:pPr>
        <w:pStyle w:val="Properties"/>
        <w:tabs>
          <w:tab w:val="left" w:pos="720"/>
        </w:tabs>
      </w:pPr>
      <w:r>
        <w:t>Version 1.0</w:t>
      </w:r>
    </w:p>
    <w:p w14:paraId="7F5B205B" w14:textId="77777777" w:rsidR="00562F87" w:rsidRDefault="00A42A00">
      <w:pPr>
        <w:pStyle w:val="Properties"/>
        <w:tabs>
          <w:tab w:val="left" w:pos="720"/>
        </w:tabs>
      </w:pPr>
      <w:proofErr w:type="spellStart"/>
      <w:r>
        <w:t>raphaelm</w:t>
      </w:r>
      <w:proofErr w:type="spellEnd"/>
      <w:r>
        <w:t xml:space="preserve"> created on 01-Jan-2018.  Last modified 13-Nov-2018</w:t>
      </w:r>
    </w:p>
    <w:p w14:paraId="65F54DAD" w14:textId="77777777" w:rsidR="00562F87" w:rsidRDefault="00562F87">
      <w:pPr>
        <w:rPr>
          <w:sz w:val="20"/>
          <w:szCs w:val="20"/>
        </w:rPr>
      </w:pPr>
    </w:p>
    <w:p w14:paraId="0EB1C130" w14:textId="77777777" w:rsidR="00562F87" w:rsidRDefault="00A42A00">
      <w:pPr>
        <w:pStyle w:val="DiagramImage"/>
        <w:rPr>
          <w:sz w:val="20"/>
          <w:szCs w:val="20"/>
        </w:rPr>
      </w:pPr>
      <w:r>
        <w:rPr>
          <w:noProof/>
          <w:sz w:val="0"/>
          <w:szCs w:val="0"/>
        </w:rPr>
        <w:lastRenderedPageBreak/>
        <w:drawing>
          <wp:inline distT="0" distB="0" distL="0" distR="0" wp14:anchorId="3D4F872D" wp14:editId="2F0195B3">
            <wp:extent cx="6156960" cy="63984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56960" cy="6398409"/>
                    </a:xfrm>
                    <a:prstGeom prst="rect">
                      <a:avLst/>
                    </a:prstGeom>
                    <a:noFill/>
                    <a:ln w="9525">
                      <a:noFill/>
                      <a:miter lim="800000"/>
                      <a:headEnd/>
                      <a:tailEnd/>
                    </a:ln>
                  </pic:spPr>
                </pic:pic>
              </a:graphicData>
            </a:graphic>
          </wp:inline>
        </w:drawing>
      </w:r>
    </w:p>
    <w:p w14:paraId="544D1206" w14:textId="77777777" w:rsidR="00562F87" w:rsidRDefault="00562F87">
      <w:pPr>
        <w:pStyle w:val="DiagramImage"/>
        <w:rPr>
          <w:sz w:val="20"/>
          <w:szCs w:val="20"/>
        </w:rPr>
      </w:pPr>
    </w:p>
    <w:p w14:paraId="2BB943E0" w14:textId="77777777" w:rsidR="00562F87" w:rsidRDefault="00A42A00">
      <w:pPr>
        <w:pStyle w:val="DiagramLabel"/>
      </w:pPr>
      <w:proofErr w:type="spellStart"/>
      <w:r>
        <w:t>OtherEnumsAndCodelists</w:t>
      </w:r>
      <w:proofErr w:type="spellEnd"/>
    </w:p>
    <w:p w14:paraId="7D6DBE17" w14:textId="77777777" w:rsidR="00562F87" w:rsidRDefault="00562F87">
      <w:pPr>
        <w:pStyle w:val="Notes"/>
      </w:pPr>
    </w:p>
    <w:p w14:paraId="762270C3" w14:textId="77777777" w:rsidR="00562F87" w:rsidRDefault="00A42A00">
      <w:pPr>
        <w:rPr>
          <w:sz w:val="20"/>
          <w:szCs w:val="20"/>
        </w:rPr>
      </w:pPr>
      <w:r>
        <w:rPr>
          <w:rFonts w:ascii="Times New Roman" w:eastAsia="Times New Roman" w:hAnsi="Times New Roman" w:cs="Times New Roman"/>
          <w:sz w:val="20"/>
          <w:szCs w:val="20"/>
        </w:rPr>
        <w:t xml:space="preserve"> </w:t>
      </w:r>
      <w:bookmarkEnd w:id="51"/>
    </w:p>
    <w:p w14:paraId="224CE526" w14:textId="77777777" w:rsidR="00562F87" w:rsidRDefault="00562F87">
      <w:pPr>
        <w:rPr>
          <w:sz w:val="20"/>
          <w:szCs w:val="20"/>
        </w:rPr>
      </w:pPr>
    </w:p>
    <w:p w14:paraId="7AFFA377" w14:textId="77777777" w:rsidR="00562F87" w:rsidRDefault="00A42A00">
      <w:pPr>
        <w:pStyle w:val="Heading3"/>
      </w:pPr>
      <w:bookmarkStart w:id="53" w:name="BKM_AF3293AF_A3E6_48E3_ABA3_7AB8F5740C30"/>
      <w:bookmarkStart w:id="54" w:name="_Toc25000089"/>
      <w:proofErr w:type="spellStart"/>
      <w:r>
        <w:t>AuthoritiesAndContacts</w:t>
      </w:r>
      <w:proofErr w:type="spellEnd"/>
      <w:r>
        <w:t xml:space="preserve"> diagram</w:t>
      </w:r>
      <w:bookmarkEnd w:id="54"/>
    </w:p>
    <w:p w14:paraId="3C2F0311" w14:textId="77777777" w:rsidR="00562F87" w:rsidRDefault="00A42A00">
      <w:pPr>
        <w:pStyle w:val="Notes"/>
      </w:pPr>
      <w:r>
        <w:rPr>
          <w:rStyle w:val="Italics"/>
        </w:rPr>
        <w:t>Class diagram in package 'S-127 Domain Model'</w:t>
      </w:r>
    </w:p>
    <w:p w14:paraId="7295804F" w14:textId="77777777" w:rsidR="00562F87" w:rsidRDefault="00562F87">
      <w:pPr>
        <w:pStyle w:val="Notes"/>
      </w:pPr>
    </w:p>
    <w:p w14:paraId="6C684E6F" w14:textId="77777777" w:rsidR="00562F87" w:rsidRDefault="00A42A00">
      <w:pPr>
        <w:pStyle w:val="Properties"/>
        <w:tabs>
          <w:tab w:val="left" w:pos="720"/>
        </w:tabs>
      </w:pPr>
      <w:proofErr w:type="spellStart"/>
      <w:r>
        <w:t>AuthoritiesAndContacts</w:t>
      </w:r>
      <w:proofErr w:type="spellEnd"/>
      <w:r>
        <w:t xml:space="preserve"> </w:t>
      </w:r>
    </w:p>
    <w:p w14:paraId="7895DC5A" w14:textId="77777777" w:rsidR="00562F87" w:rsidRDefault="00A42A00">
      <w:pPr>
        <w:pStyle w:val="Properties"/>
        <w:tabs>
          <w:tab w:val="left" w:pos="720"/>
        </w:tabs>
      </w:pPr>
      <w:r>
        <w:t>Version 1.0</w:t>
      </w:r>
    </w:p>
    <w:p w14:paraId="2833556B"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5460B2ED" w14:textId="77777777" w:rsidR="00562F87" w:rsidRDefault="00562F87">
      <w:pPr>
        <w:rPr>
          <w:sz w:val="20"/>
          <w:szCs w:val="20"/>
        </w:rPr>
      </w:pPr>
    </w:p>
    <w:p w14:paraId="1CBD0BC3" w14:textId="77777777" w:rsidR="00562F87" w:rsidRDefault="00A42A00">
      <w:pPr>
        <w:pStyle w:val="DiagramImage"/>
        <w:rPr>
          <w:sz w:val="20"/>
          <w:szCs w:val="20"/>
        </w:rPr>
      </w:pPr>
      <w:r>
        <w:rPr>
          <w:noProof/>
          <w:sz w:val="0"/>
          <w:szCs w:val="0"/>
        </w:rPr>
        <w:lastRenderedPageBreak/>
        <w:drawing>
          <wp:inline distT="0" distB="0" distL="0" distR="0" wp14:anchorId="6AD8D163" wp14:editId="1AE5A93F">
            <wp:extent cx="6151245" cy="56559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34"/>
                    <a:stretch>
                      <a:fillRect/>
                    </a:stretch>
                  </pic:blipFill>
                  <pic:spPr bwMode="auto">
                    <a:xfrm>
                      <a:off x="0" y="0"/>
                      <a:ext cx="6151245" cy="5655945"/>
                    </a:xfrm>
                    <a:prstGeom prst="rect">
                      <a:avLst/>
                    </a:prstGeom>
                    <a:noFill/>
                    <a:ln w="9525">
                      <a:noFill/>
                      <a:miter lim="800000"/>
                      <a:headEnd/>
                      <a:tailEnd/>
                    </a:ln>
                  </pic:spPr>
                </pic:pic>
              </a:graphicData>
            </a:graphic>
          </wp:inline>
        </w:drawing>
      </w:r>
    </w:p>
    <w:p w14:paraId="1B78ED44" w14:textId="77777777" w:rsidR="00562F87" w:rsidRDefault="00562F87">
      <w:pPr>
        <w:pStyle w:val="DiagramImage"/>
        <w:rPr>
          <w:sz w:val="20"/>
          <w:szCs w:val="20"/>
        </w:rPr>
      </w:pPr>
    </w:p>
    <w:p w14:paraId="093310BD" w14:textId="77777777" w:rsidR="00562F87" w:rsidRDefault="00A42A00">
      <w:pPr>
        <w:pStyle w:val="DiagramLabel"/>
      </w:pPr>
      <w:proofErr w:type="spellStart"/>
      <w:r>
        <w:t>AuthoritiesAndContacts</w:t>
      </w:r>
      <w:proofErr w:type="spellEnd"/>
    </w:p>
    <w:p w14:paraId="0715DDA2" w14:textId="77777777" w:rsidR="00562F87" w:rsidRDefault="00562F87">
      <w:pPr>
        <w:pStyle w:val="Notes"/>
      </w:pPr>
    </w:p>
    <w:p w14:paraId="6CE44174" w14:textId="77777777" w:rsidR="00562F87" w:rsidRDefault="00A42A00">
      <w:pPr>
        <w:rPr>
          <w:sz w:val="20"/>
          <w:szCs w:val="20"/>
        </w:rPr>
      </w:pPr>
      <w:r>
        <w:rPr>
          <w:rFonts w:ascii="Times New Roman" w:eastAsia="Times New Roman" w:hAnsi="Times New Roman" w:cs="Times New Roman"/>
          <w:sz w:val="20"/>
          <w:szCs w:val="20"/>
        </w:rPr>
        <w:t xml:space="preserve"> </w:t>
      </w:r>
      <w:bookmarkEnd w:id="53"/>
    </w:p>
    <w:p w14:paraId="0BAFE26D" w14:textId="77777777" w:rsidR="00562F87" w:rsidRDefault="00562F87">
      <w:pPr>
        <w:rPr>
          <w:sz w:val="20"/>
          <w:szCs w:val="20"/>
        </w:rPr>
      </w:pPr>
    </w:p>
    <w:p w14:paraId="758E16A2" w14:textId="77777777" w:rsidR="00562F87" w:rsidRDefault="00A42A00">
      <w:pPr>
        <w:pStyle w:val="Heading3"/>
      </w:pPr>
      <w:bookmarkStart w:id="55" w:name="BKM_A647E097_0827_444B_8511_54D82E9637C3"/>
      <w:bookmarkStart w:id="56" w:name="_Toc25000090"/>
      <w:proofErr w:type="spellStart"/>
      <w:r>
        <w:t>RXNTypes</w:t>
      </w:r>
      <w:proofErr w:type="spellEnd"/>
      <w:r>
        <w:t xml:space="preserve"> diagram</w:t>
      </w:r>
      <w:bookmarkEnd w:id="56"/>
    </w:p>
    <w:p w14:paraId="6707370A" w14:textId="77777777" w:rsidR="00562F87" w:rsidRDefault="00A42A00">
      <w:pPr>
        <w:pStyle w:val="Notes"/>
      </w:pPr>
      <w:r>
        <w:rPr>
          <w:rStyle w:val="Italics"/>
        </w:rPr>
        <w:t>Class diagram in package 'S-127 Domain Model'</w:t>
      </w:r>
    </w:p>
    <w:p w14:paraId="1AD773F2" w14:textId="77777777" w:rsidR="00562F87" w:rsidRDefault="00562F87">
      <w:pPr>
        <w:pStyle w:val="Notes"/>
      </w:pPr>
    </w:p>
    <w:p w14:paraId="5687C150" w14:textId="77777777" w:rsidR="00562F87" w:rsidRDefault="00A42A00">
      <w:pPr>
        <w:pStyle w:val="Properties"/>
        <w:tabs>
          <w:tab w:val="left" w:pos="720"/>
        </w:tabs>
      </w:pPr>
      <w:proofErr w:type="spellStart"/>
      <w:r>
        <w:t>RXNTypes</w:t>
      </w:r>
      <w:proofErr w:type="spellEnd"/>
      <w:r>
        <w:t xml:space="preserve"> </w:t>
      </w:r>
    </w:p>
    <w:p w14:paraId="310FEEF5" w14:textId="77777777" w:rsidR="00562F87" w:rsidRDefault="00A42A00">
      <w:pPr>
        <w:pStyle w:val="Properties"/>
        <w:tabs>
          <w:tab w:val="left" w:pos="720"/>
        </w:tabs>
      </w:pPr>
      <w:r>
        <w:t>Version 1.0</w:t>
      </w:r>
    </w:p>
    <w:p w14:paraId="4B4EFF20" w14:textId="77777777" w:rsidR="00562F87" w:rsidRDefault="00A42A00">
      <w:pPr>
        <w:pStyle w:val="Properties"/>
        <w:tabs>
          <w:tab w:val="left" w:pos="720"/>
        </w:tabs>
      </w:pPr>
      <w:proofErr w:type="spellStart"/>
      <w:r>
        <w:t>raphaelm</w:t>
      </w:r>
      <w:proofErr w:type="spellEnd"/>
      <w:r>
        <w:t xml:space="preserve"> created on 01-Jan-2018.  Last modified 13-Nov-2018</w:t>
      </w:r>
    </w:p>
    <w:p w14:paraId="309E4B76" w14:textId="77777777" w:rsidR="00562F87" w:rsidRDefault="00562F87">
      <w:pPr>
        <w:rPr>
          <w:sz w:val="20"/>
          <w:szCs w:val="20"/>
        </w:rPr>
      </w:pPr>
    </w:p>
    <w:p w14:paraId="43C1C9BB" w14:textId="77777777" w:rsidR="00562F87" w:rsidRDefault="00A42A00">
      <w:pPr>
        <w:pStyle w:val="DiagramImage"/>
        <w:rPr>
          <w:sz w:val="20"/>
          <w:szCs w:val="20"/>
        </w:rPr>
      </w:pPr>
      <w:r>
        <w:rPr>
          <w:noProof/>
          <w:sz w:val="0"/>
          <w:szCs w:val="0"/>
        </w:rPr>
        <w:lastRenderedPageBreak/>
        <w:drawing>
          <wp:inline distT="0" distB="0" distL="0" distR="0" wp14:anchorId="779A871D" wp14:editId="7E3E4A55">
            <wp:extent cx="6172200" cy="7018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35"/>
                    <a:stretch>
                      <a:fillRect/>
                    </a:stretch>
                  </pic:blipFill>
                  <pic:spPr bwMode="auto">
                    <a:xfrm>
                      <a:off x="0" y="0"/>
                      <a:ext cx="6172200" cy="7018020"/>
                    </a:xfrm>
                    <a:prstGeom prst="rect">
                      <a:avLst/>
                    </a:prstGeom>
                    <a:noFill/>
                    <a:ln w="9525">
                      <a:noFill/>
                      <a:miter lim="800000"/>
                      <a:headEnd/>
                      <a:tailEnd/>
                    </a:ln>
                  </pic:spPr>
                </pic:pic>
              </a:graphicData>
            </a:graphic>
          </wp:inline>
        </w:drawing>
      </w:r>
    </w:p>
    <w:p w14:paraId="7C64D8EE" w14:textId="77777777" w:rsidR="00562F87" w:rsidRDefault="00562F87">
      <w:pPr>
        <w:pStyle w:val="DiagramImage"/>
        <w:rPr>
          <w:sz w:val="20"/>
          <w:szCs w:val="20"/>
        </w:rPr>
      </w:pPr>
    </w:p>
    <w:p w14:paraId="43E32609" w14:textId="77777777" w:rsidR="00562F87" w:rsidRDefault="00A42A00">
      <w:pPr>
        <w:pStyle w:val="DiagramLabel"/>
      </w:pPr>
      <w:proofErr w:type="spellStart"/>
      <w:r>
        <w:t>RXNTypes</w:t>
      </w:r>
      <w:proofErr w:type="spellEnd"/>
    </w:p>
    <w:p w14:paraId="7C36FF9B" w14:textId="77777777" w:rsidR="00562F87" w:rsidRDefault="00562F87">
      <w:pPr>
        <w:pStyle w:val="Notes"/>
      </w:pPr>
    </w:p>
    <w:p w14:paraId="64F8E36E" w14:textId="77777777" w:rsidR="00562F87" w:rsidRDefault="00A42A00">
      <w:pPr>
        <w:rPr>
          <w:sz w:val="20"/>
          <w:szCs w:val="20"/>
        </w:rPr>
      </w:pPr>
      <w:r>
        <w:rPr>
          <w:rFonts w:ascii="Times New Roman" w:eastAsia="Times New Roman" w:hAnsi="Times New Roman" w:cs="Times New Roman"/>
          <w:sz w:val="20"/>
          <w:szCs w:val="20"/>
        </w:rPr>
        <w:t xml:space="preserve"> </w:t>
      </w:r>
      <w:bookmarkEnd w:id="55"/>
    </w:p>
    <w:p w14:paraId="3B39D232" w14:textId="77777777" w:rsidR="00562F87" w:rsidRDefault="00562F87">
      <w:pPr>
        <w:rPr>
          <w:sz w:val="20"/>
          <w:szCs w:val="20"/>
        </w:rPr>
      </w:pPr>
    </w:p>
    <w:p w14:paraId="34419CD6" w14:textId="77777777" w:rsidR="00562F87" w:rsidRDefault="00A42A00">
      <w:pPr>
        <w:pStyle w:val="Heading3"/>
      </w:pPr>
      <w:bookmarkStart w:id="57" w:name="BKM_5151DD0C_8A8C_4B29_BC71_1DF257A1C9A4"/>
      <w:bookmarkStart w:id="58" w:name="_Toc25000091"/>
      <w:r>
        <w:t>Reporting diagram</w:t>
      </w:r>
      <w:bookmarkEnd w:id="58"/>
    </w:p>
    <w:p w14:paraId="542A7AF5" w14:textId="77777777" w:rsidR="00562F87" w:rsidRDefault="00A42A00">
      <w:pPr>
        <w:pStyle w:val="Notes"/>
      </w:pPr>
      <w:r>
        <w:rPr>
          <w:rStyle w:val="Italics"/>
        </w:rPr>
        <w:t>Class diagram in package 'S-127 Domain Model'</w:t>
      </w:r>
    </w:p>
    <w:p w14:paraId="7CBBF233" w14:textId="77777777" w:rsidR="00562F87" w:rsidRDefault="00562F87">
      <w:pPr>
        <w:pStyle w:val="Notes"/>
      </w:pPr>
    </w:p>
    <w:p w14:paraId="51478FA1" w14:textId="77777777" w:rsidR="00562F87" w:rsidRDefault="00A42A00">
      <w:pPr>
        <w:pStyle w:val="Properties"/>
        <w:tabs>
          <w:tab w:val="left" w:pos="720"/>
        </w:tabs>
      </w:pPr>
      <w:r>
        <w:t xml:space="preserve">Reporting </w:t>
      </w:r>
    </w:p>
    <w:p w14:paraId="415DEC21" w14:textId="77777777" w:rsidR="00562F87" w:rsidRDefault="00A42A00">
      <w:pPr>
        <w:pStyle w:val="Properties"/>
        <w:tabs>
          <w:tab w:val="left" w:pos="720"/>
        </w:tabs>
      </w:pPr>
      <w:r>
        <w:t>Version 1.0</w:t>
      </w:r>
    </w:p>
    <w:p w14:paraId="4B388342"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52104993" w14:textId="77777777" w:rsidR="00562F87" w:rsidRDefault="00562F87">
      <w:pPr>
        <w:rPr>
          <w:sz w:val="20"/>
          <w:szCs w:val="20"/>
        </w:rPr>
      </w:pPr>
    </w:p>
    <w:p w14:paraId="55E37AFF" w14:textId="77777777" w:rsidR="00562F87" w:rsidRDefault="00A42A00">
      <w:pPr>
        <w:pStyle w:val="DiagramImage"/>
        <w:rPr>
          <w:sz w:val="20"/>
          <w:szCs w:val="20"/>
        </w:rPr>
      </w:pPr>
      <w:r>
        <w:rPr>
          <w:noProof/>
          <w:sz w:val="0"/>
          <w:szCs w:val="0"/>
        </w:rPr>
        <w:lastRenderedPageBreak/>
        <w:drawing>
          <wp:inline distT="0" distB="0" distL="0" distR="0" wp14:anchorId="36B6A72D" wp14:editId="18382C69">
            <wp:extent cx="6191885" cy="4747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36"/>
                    <a:stretch>
                      <a:fillRect/>
                    </a:stretch>
                  </pic:blipFill>
                  <pic:spPr bwMode="auto">
                    <a:xfrm>
                      <a:off x="0" y="0"/>
                      <a:ext cx="6191885" cy="4747260"/>
                    </a:xfrm>
                    <a:prstGeom prst="rect">
                      <a:avLst/>
                    </a:prstGeom>
                    <a:noFill/>
                    <a:ln w="9525">
                      <a:noFill/>
                      <a:miter lim="800000"/>
                      <a:headEnd/>
                      <a:tailEnd/>
                    </a:ln>
                  </pic:spPr>
                </pic:pic>
              </a:graphicData>
            </a:graphic>
          </wp:inline>
        </w:drawing>
      </w:r>
    </w:p>
    <w:p w14:paraId="12F26660" w14:textId="77777777" w:rsidR="00562F87" w:rsidRDefault="00562F87">
      <w:pPr>
        <w:pStyle w:val="DiagramImage"/>
        <w:rPr>
          <w:sz w:val="20"/>
          <w:szCs w:val="20"/>
        </w:rPr>
      </w:pPr>
    </w:p>
    <w:p w14:paraId="784E2D44" w14:textId="77777777" w:rsidR="00562F87" w:rsidRDefault="00A42A00">
      <w:pPr>
        <w:pStyle w:val="DiagramLabel"/>
      </w:pPr>
      <w:r>
        <w:t>Reporting</w:t>
      </w:r>
    </w:p>
    <w:p w14:paraId="6A2B72FA" w14:textId="77777777" w:rsidR="00562F87" w:rsidRDefault="00562F87">
      <w:pPr>
        <w:pStyle w:val="Notes"/>
      </w:pPr>
    </w:p>
    <w:p w14:paraId="1FE6C29B" w14:textId="77777777" w:rsidR="00562F87" w:rsidRDefault="00A42A00">
      <w:pPr>
        <w:rPr>
          <w:sz w:val="20"/>
          <w:szCs w:val="20"/>
        </w:rPr>
      </w:pPr>
      <w:r>
        <w:rPr>
          <w:rFonts w:ascii="Times New Roman" w:eastAsia="Times New Roman" w:hAnsi="Times New Roman" w:cs="Times New Roman"/>
          <w:sz w:val="20"/>
          <w:szCs w:val="20"/>
        </w:rPr>
        <w:t xml:space="preserve"> </w:t>
      </w:r>
      <w:bookmarkEnd w:id="57"/>
    </w:p>
    <w:p w14:paraId="72C4695B" w14:textId="77777777" w:rsidR="00562F87" w:rsidRDefault="00562F87">
      <w:pPr>
        <w:rPr>
          <w:sz w:val="20"/>
          <w:szCs w:val="20"/>
        </w:rPr>
      </w:pPr>
    </w:p>
    <w:p w14:paraId="740AB8F9" w14:textId="77777777" w:rsidR="00562F87" w:rsidRDefault="00A42A00">
      <w:pPr>
        <w:pStyle w:val="Heading3"/>
      </w:pPr>
      <w:bookmarkStart w:id="59" w:name="BKM_78273E19_DC73_4F11_B4DA_A726C3106AB6"/>
      <w:bookmarkStart w:id="60" w:name="_Toc25000092"/>
      <w:proofErr w:type="spellStart"/>
      <w:r>
        <w:t>RulesForFeatures</w:t>
      </w:r>
      <w:proofErr w:type="spellEnd"/>
      <w:r>
        <w:t xml:space="preserve"> diagram</w:t>
      </w:r>
      <w:bookmarkEnd w:id="60"/>
    </w:p>
    <w:p w14:paraId="5A671E78" w14:textId="77777777" w:rsidR="00562F87" w:rsidRDefault="00A42A00">
      <w:pPr>
        <w:pStyle w:val="Notes"/>
      </w:pPr>
      <w:r>
        <w:rPr>
          <w:rStyle w:val="Italics"/>
        </w:rPr>
        <w:t>Class diagram in package 'S-127 Domain Model'</w:t>
      </w:r>
    </w:p>
    <w:p w14:paraId="4108BEBB" w14:textId="77777777" w:rsidR="00562F87" w:rsidRDefault="00562F87">
      <w:pPr>
        <w:pStyle w:val="Notes"/>
      </w:pPr>
    </w:p>
    <w:p w14:paraId="0789DD4F" w14:textId="77777777" w:rsidR="00562F87" w:rsidRDefault="00A42A00">
      <w:pPr>
        <w:pStyle w:val="Properties"/>
        <w:tabs>
          <w:tab w:val="left" w:pos="720"/>
        </w:tabs>
      </w:pPr>
      <w:proofErr w:type="spellStart"/>
      <w:r>
        <w:t>RulesForFeatures</w:t>
      </w:r>
      <w:proofErr w:type="spellEnd"/>
      <w:r>
        <w:t xml:space="preserve"> </w:t>
      </w:r>
    </w:p>
    <w:p w14:paraId="4EFBDD37" w14:textId="77777777" w:rsidR="00562F87" w:rsidRDefault="00A42A00">
      <w:pPr>
        <w:pStyle w:val="Properties"/>
        <w:tabs>
          <w:tab w:val="left" w:pos="720"/>
        </w:tabs>
      </w:pPr>
      <w:r>
        <w:t>Version 1.0</w:t>
      </w:r>
    </w:p>
    <w:p w14:paraId="2F6265B1"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6CE4018D" w14:textId="77777777" w:rsidR="00562F87" w:rsidRDefault="00562F87">
      <w:pPr>
        <w:rPr>
          <w:sz w:val="20"/>
          <w:szCs w:val="20"/>
        </w:rPr>
      </w:pPr>
    </w:p>
    <w:p w14:paraId="021C7EA7" w14:textId="77777777" w:rsidR="00562F87" w:rsidRDefault="00A42A00">
      <w:pPr>
        <w:pStyle w:val="DiagramImage"/>
        <w:rPr>
          <w:sz w:val="20"/>
          <w:szCs w:val="20"/>
        </w:rPr>
      </w:pPr>
      <w:r>
        <w:rPr>
          <w:noProof/>
          <w:sz w:val="0"/>
          <w:szCs w:val="0"/>
        </w:rPr>
        <w:lastRenderedPageBreak/>
        <w:drawing>
          <wp:inline distT="0" distB="0" distL="0" distR="0" wp14:anchorId="3E0C816D" wp14:editId="00CDFECE">
            <wp:extent cx="5730240" cy="6271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37"/>
                    <a:stretch>
                      <a:fillRect/>
                    </a:stretch>
                  </pic:blipFill>
                  <pic:spPr bwMode="auto">
                    <a:xfrm>
                      <a:off x="0" y="0"/>
                      <a:ext cx="5730240" cy="6271260"/>
                    </a:xfrm>
                    <a:prstGeom prst="rect">
                      <a:avLst/>
                    </a:prstGeom>
                    <a:noFill/>
                    <a:ln w="9525">
                      <a:noFill/>
                      <a:miter lim="800000"/>
                      <a:headEnd/>
                      <a:tailEnd/>
                    </a:ln>
                  </pic:spPr>
                </pic:pic>
              </a:graphicData>
            </a:graphic>
          </wp:inline>
        </w:drawing>
      </w:r>
    </w:p>
    <w:p w14:paraId="1A338D09" w14:textId="77777777" w:rsidR="00562F87" w:rsidRDefault="00562F87">
      <w:pPr>
        <w:pStyle w:val="DiagramImage"/>
        <w:rPr>
          <w:sz w:val="20"/>
          <w:szCs w:val="20"/>
        </w:rPr>
      </w:pPr>
    </w:p>
    <w:p w14:paraId="46B646DF" w14:textId="77777777" w:rsidR="00562F87" w:rsidRDefault="00A42A00">
      <w:pPr>
        <w:pStyle w:val="DiagramLabel"/>
      </w:pPr>
      <w:proofErr w:type="spellStart"/>
      <w:r>
        <w:t>RulesForFeatures</w:t>
      </w:r>
      <w:proofErr w:type="spellEnd"/>
    </w:p>
    <w:p w14:paraId="59C9B71F" w14:textId="77777777" w:rsidR="00562F87" w:rsidRDefault="00562F87">
      <w:pPr>
        <w:pStyle w:val="Notes"/>
      </w:pPr>
    </w:p>
    <w:p w14:paraId="2A82FF7F" w14:textId="77777777" w:rsidR="00562F87" w:rsidRDefault="00A42A00">
      <w:pPr>
        <w:rPr>
          <w:sz w:val="20"/>
          <w:szCs w:val="20"/>
        </w:rPr>
      </w:pPr>
      <w:r>
        <w:rPr>
          <w:rFonts w:ascii="Times New Roman" w:eastAsia="Times New Roman" w:hAnsi="Times New Roman" w:cs="Times New Roman"/>
          <w:sz w:val="20"/>
          <w:szCs w:val="20"/>
        </w:rPr>
        <w:t xml:space="preserve"> </w:t>
      </w:r>
      <w:bookmarkEnd w:id="59"/>
    </w:p>
    <w:p w14:paraId="7E907FCD" w14:textId="77777777" w:rsidR="00562F87" w:rsidRDefault="00562F87">
      <w:pPr>
        <w:rPr>
          <w:sz w:val="20"/>
          <w:szCs w:val="20"/>
        </w:rPr>
      </w:pPr>
    </w:p>
    <w:p w14:paraId="0883E56B" w14:textId="77777777" w:rsidR="00562F87" w:rsidRDefault="00A42A00">
      <w:pPr>
        <w:pStyle w:val="Heading3"/>
      </w:pPr>
      <w:bookmarkStart w:id="61" w:name="BKM_A1A39F04_FE16_4AE1_B2D4_65AAA9013C69"/>
      <w:bookmarkStart w:id="62" w:name="_Toc25000093"/>
      <w:proofErr w:type="spellStart"/>
      <w:r>
        <w:t>ShipCharacteristicSubsets</w:t>
      </w:r>
      <w:proofErr w:type="spellEnd"/>
      <w:r>
        <w:t xml:space="preserve"> diagram</w:t>
      </w:r>
      <w:bookmarkEnd w:id="62"/>
    </w:p>
    <w:p w14:paraId="4704FCC8" w14:textId="77777777" w:rsidR="00562F87" w:rsidRDefault="00A42A00">
      <w:pPr>
        <w:pStyle w:val="Notes"/>
      </w:pPr>
      <w:r>
        <w:rPr>
          <w:rStyle w:val="Italics"/>
        </w:rPr>
        <w:t>Class diagram in package 'S-127 Domain Model'</w:t>
      </w:r>
    </w:p>
    <w:p w14:paraId="2562665D" w14:textId="77777777" w:rsidR="00562F87" w:rsidRDefault="00562F87">
      <w:pPr>
        <w:pStyle w:val="Notes"/>
      </w:pPr>
    </w:p>
    <w:p w14:paraId="4AFDD23B" w14:textId="77777777" w:rsidR="00562F87" w:rsidRDefault="00A42A00">
      <w:pPr>
        <w:pStyle w:val="Properties"/>
        <w:tabs>
          <w:tab w:val="left" w:pos="720"/>
        </w:tabs>
      </w:pPr>
      <w:proofErr w:type="spellStart"/>
      <w:r>
        <w:t>ShipCharacteristicSubsets</w:t>
      </w:r>
      <w:proofErr w:type="spellEnd"/>
      <w:r>
        <w:t xml:space="preserve"> </w:t>
      </w:r>
    </w:p>
    <w:p w14:paraId="0676F01D" w14:textId="77777777" w:rsidR="00562F87" w:rsidRDefault="00A42A00">
      <w:pPr>
        <w:pStyle w:val="Properties"/>
        <w:tabs>
          <w:tab w:val="left" w:pos="720"/>
        </w:tabs>
      </w:pPr>
      <w:r>
        <w:t>Version 1.0</w:t>
      </w:r>
    </w:p>
    <w:p w14:paraId="1BE63160"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6900E320" w14:textId="77777777" w:rsidR="00562F87" w:rsidRDefault="00562F87">
      <w:pPr>
        <w:rPr>
          <w:sz w:val="20"/>
          <w:szCs w:val="20"/>
        </w:rPr>
      </w:pPr>
    </w:p>
    <w:p w14:paraId="621625C1" w14:textId="77777777" w:rsidR="00562F87" w:rsidRDefault="00A42A00">
      <w:pPr>
        <w:pStyle w:val="DiagramImage"/>
        <w:rPr>
          <w:sz w:val="20"/>
          <w:szCs w:val="20"/>
        </w:rPr>
      </w:pPr>
      <w:r>
        <w:rPr>
          <w:noProof/>
          <w:sz w:val="0"/>
          <w:szCs w:val="0"/>
        </w:rPr>
        <w:lastRenderedPageBreak/>
        <w:drawing>
          <wp:inline distT="0" distB="0" distL="0" distR="0" wp14:anchorId="79B4CDE5" wp14:editId="284BB8B7">
            <wp:extent cx="6193790" cy="4915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38"/>
                    <a:stretch>
                      <a:fillRect/>
                    </a:stretch>
                  </pic:blipFill>
                  <pic:spPr bwMode="auto">
                    <a:xfrm>
                      <a:off x="0" y="0"/>
                      <a:ext cx="6193790" cy="4915535"/>
                    </a:xfrm>
                    <a:prstGeom prst="rect">
                      <a:avLst/>
                    </a:prstGeom>
                    <a:noFill/>
                    <a:ln w="9525">
                      <a:noFill/>
                      <a:miter lim="800000"/>
                      <a:headEnd/>
                      <a:tailEnd/>
                    </a:ln>
                  </pic:spPr>
                </pic:pic>
              </a:graphicData>
            </a:graphic>
          </wp:inline>
        </w:drawing>
      </w:r>
    </w:p>
    <w:p w14:paraId="06B342DF" w14:textId="77777777" w:rsidR="00562F87" w:rsidRDefault="00562F87">
      <w:pPr>
        <w:pStyle w:val="DiagramImage"/>
        <w:rPr>
          <w:sz w:val="20"/>
          <w:szCs w:val="20"/>
        </w:rPr>
      </w:pPr>
    </w:p>
    <w:p w14:paraId="26190BC0" w14:textId="77777777" w:rsidR="00562F87" w:rsidRDefault="00A42A00">
      <w:pPr>
        <w:pStyle w:val="DiagramLabel"/>
      </w:pPr>
      <w:proofErr w:type="spellStart"/>
      <w:r>
        <w:t>ShipCharacteristicSubsets</w:t>
      </w:r>
      <w:proofErr w:type="spellEnd"/>
    </w:p>
    <w:p w14:paraId="29E49B12" w14:textId="77777777" w:rsidR="00562F87" w:rsidRDefault="00562F87">
      <w:pPr>
        <w:pStyle w:val="Notes"/>
      </w:pPr>
    </w:p>
    <w:p w14:paraId="421DBE9B" w14:textId="77777777" w:rsidR="00562F87" w:rsidRDefault="00A42A00">
      <w:pPr>
        <w:rPr>
          <w:sz w:val="20"/>
          <w:szCs w:val="20"/>
        </w:rPr>
      </w:pPr>
      <w:r>
        <w:rPr>
          <w:rFonts w:ascii="Times New Roman" w:eastAsia="Times New Roman" w:hAnsi="Times New Roman" w:cs="Times New Roman"/>
          <w:sz w:val="20"/>
          <w:szCs w:val="20"/>
        </w:rPr>
        <w:t xml:space="preserve"> </w:t>
      </w:r>
      <w:bookmarkEnd w:id="61"/>
    </w:p>
    <w:p w14:paraId="0A261B93" w14:textId="77777777" w:rsidR="00562F87" w:rsidRDefault="00562F87">
      <w:pPr>
        <w:rPr>
          <w:sz w:val="20"/>
          <w:szCs w:val="20"/>
        </w:rPr>
      </w:pPr>
    </w:p>
    <w:p w14:paraId="72FC9304" w14:textId="77777777" w:rsidR="00562F87" w:rsidRDefault="00A42A00">
      <w:pPr>
        <w:pStyle w:val="Heading3"/>
      </w:pPr>
      <w:bookmarkStart w:id="63" w:name="BKM_8CD41E5F_D3F8_4D19_9164_E9E98E3CD503"/>
      <w:bookmarkStart w:id="64" w:name="_Toc25000094"/>
      <w:proofErr w:type="spellStart"/>
      <w:r>
        <w:t>WorkingTimes</w:t>
      </w:r>
      <w:proofErr w:type="spellEnd"/>
      <w:r>
        <w:t xml:space="preserve"> diagram</w:t>
      </w:r>
      <w:bookmarkEnd w:id="64"/>
    </w:p>
    <w:p w14:paraId="5EA0FEA1" w14:textId="77777777" w:rsidR="00562F87" w:rsidRDefault="00A42A00">
      <w:pPr>
        <w:pStyle w:val="Notes"/>
      </w:pPr>
      <w:r>
        <w:rPr>
          <w:rStyle w:val="Italics"/>
        </w:rPr>
        <w:t>Class diagram in package 'S-127 Domain Model'</w:t>
      </w:r>
    </w:p>
    <w:p w14:paraId="61556231" w14:textId="77777777" w:rsidR="00562F87" w:rsidRDefault="00562F87">
      <w:pPr>
        <w:pStyle w:val="Notes"/>
      </w:pPr>
    </w:p>
    <w:p w14:paraId="23A4EDBC" w14:textId="77777777" w:rsidR="00562F87" w:rsidRDefault="00A42A00">
      <w:pPr>
        <w:pStyle w:val="Properties"/>
        <w:tabs>
          <w:tab w:val="left" w:pos="720"/>
        </w:tabs>
      </w:pPr>
      <w:proofErr w:type="spellStart"/>
      <w:r>
        <w:t>WorkingTimes</w:t>
      </w:r>
      <w:proofErr w:type="spellEnd"/>
      <w:r>
        <w:t xml:space="preserve"> </w:t>
      </w:r>
    </w:p>
    <w:p w14:paraId="09410969" w14:textId="77777777" w:rsidR="00562F87" w:rsidRDefault="00A42A00">
      <w:pPr>
        <w:pStyle w:val="Properties"/>
        <w:tabs>
          <w:tab w:val="left" w:pos="720"/>
        </w:tabs>
      </w:pPr>
      <w:r>
        <w:t>Version 1.0</w:t>
      </w:r>
    </w:p>
    <w:p w14:paraId="1F12B8E5"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2C4BE210" w14:textId="77777777" w:rsidR="00562F87" w:rsidRDefault="00562F87">
      <w:pPr>
        <w:rPr>
          <w:sz w:val="20"/>
          <w:szCs w:val="20"/>
        </w:rPr>
      </w:pPr>
    </w:p>
    <w:p w14:paraId="762C547A" w14:textId="77777777" w:rsidR="00562F87" w:rsidRDefault="00A42A00">
      <w:pPr>
        <w:pStyle w:val="DiagramImage"/>
        <w:rPr>
          <w:sz w:val="20"/>
          <w:szCs w:val="20"/>
        </w:rPr>
      </w:pPr>
      <w:r>
        <w:rPr>
          <w:noProof/>
          <w:sz w:val="0"/>
          <w:szCs w:val="0"/>
        </w:rPr>
        <w:lastRenderedPageBreak/>
        <w:drawing>
          <wp:inline distT="0" distB="0" distL="0" distR="0" wp14:anchorId="7BFA007F" wp14:editId="40F1F4EF">
            <wp:extent cx="6158865" cy="3984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39"/>
                    <a:stretch>
                      <a:fillRect/>
                    </a:stretch>
                  </pic:blipFill>
                  <pic:spPr bwMode="auto">
                    <a:xfrm>
                      <a:off x="0" y="0"/>
                      <a:ext cx="6158865" cy="3984625"/>
                    </a:xfrm>
                    <a:prstGeom prst="rect">
                      <a:avLst/>
                    </a:prstGeom>
                    <a:noFill/>
                    <a:ln w="9525">
                      <a:noFill/>
                      <a:miter lim="800000"/>
                      <a:headEnd/>
                      <a:tailEnd/>
                    </a:ln>
                  </pic:spPr>
                </pic:pic>
              </a:graphicData>
            </a:graphic>
          </wp:inline>
        </w:drawing>
      </w:r>
    </w:p>
    <w:p w14:paraId="1DB1D644" w14:textId="77777777" w:rsidR="00562F87" w:rsidRDefault="00562F87">
      <w:pPr>
        <w:pStyle w:val="DiagramImage"/>
        <w:rPr>
          <w:sz w:val="20"/>
          <w:szCs w:val="20"/>
        </w:rPr>
      </w:pPr>
    </w:p>
    <w:p w14:paraId="4A75B19D" w14:textId="77777777" w:rsidR="00562F87" w:rsidRDefault="00A42A00">
      <w:pPr>
        <w:pStyle w:val="DiagramLabel"/>
      </w:pPr>
      <w:proofErr w:type="spellStart"/>
      <w:r>
        <w:t>WorkingTimes</w:t>
      </w:r>
      <w:proofErr w:type="spellEnd"/>
    </w:p>
    <w:p w14:paraId="202BB5BE" w14:textId="77777777" w:rsidR="00562F87" w:rsidRDefault="00562F87">
      <w:pPr>
        <w:pStyle w:val="Notes"/>
      </w:pPr>
    </w:p>
    <w:p w14:paraId="47E80E78" w14:textId="77777777" w:rsidR="00562F87" w:rsidRDefault="00A42A00">
      <w:pPr>
        <w:rPr>
          <w:sz w:val="20"/>
          <w:szCs w:val="20"/>
        </w:rPr>
      </w:pPr>
      <w:r>
        <w:rPr>
          <w:rFonts w:ascii="Times New Roman" w:eastAsia="Times New Roman" w:hAnsi="Times New Roman" w:cs="Times New Roman"/>
          <w:sz w:val="20"/>
          <w:szCs w:val="20"/>
        </w:rPr>
        <w:t xml:space="preserve"> </w:t>
      </w:r>
      <w:bookmarkEnd w:id="63"/>
    </w:p>
    <w:p w14:paraId="2C7FE045" w14:textId="77777777" w:rsidR="00562F87" w:rsidRDefault="00562F87">
      <w:pPr>
        <w:rPr>
          <w:sz w:val="20"/>
          <w:szCs w:val="20"/>
        </w:rPr>
      </w:pPr>
    </w:p>
    <w:p w14:paraId="40CB8644" w14:textId="77777777" w:rsidR="00562F87" w:rsidRDefault="00A42A00">
      <w:pPr>
        <w:pStyle w:val="Heading3"/>
      </w:pPr>
      <w:bookmarkStart w:id="65" w:name="BKM_2D942C69_85D0_42CC_93FE_E874F19C6406"/>
      <w:bookmarkStart w:id="66" w:name="_Toc25000095"/>
      <w:proofErr w:type="spellStart"/>
      <w:r>
        <w:t>FeatureType</w:t>
      </w:r>
      <w:bookmarkEnd w:id="66"/>
      <w:proofErr w:type="spellEnd"/>
    </w:p>
    <w:p w14:paraId="5AEAB851" w14:textId="77777777" w:rsidR="00562F87" w:rsidRDefault="00A42A00">
      <w:pPr>
        <w:pStyle w:val="Notes"/>
      </w:pPr>
      <w:r>
        <w:rPr>
          <w:rStyle w:val="Italics"/>
          <w:color w:val="000000"/>
        </w:rPr>
        <w:t>Class «</w:t>
      </w:r>
      <w:proofErr w:type="spellStart"/>
      <w:r>
        <w:rPr>
          <w:rStyle w:val="Italics"/>
          <w:color w:val="000000"/>
        </w:rPr>
        <w:t>FeatureType</w:t>
      </w:r>
      <w:proofErr w:type="spellEnd"/>
      <w:r>
        <w:rPr>
          <w:rStyle w:val="Italics"/>
          <w:color w:val="000000"/>
        </w:rPr>
        <w:t>» in package 'S-127 Domain Model'</w:t>
      </w:r>
    </w:p>
    <w:p w14:paraId="79ADDE8D" w14:textId="77777777" w:rsidR="00562F87" w:rsidRDefault="00562F87">
      <w:pPr>
        <w:pStyle w:val="Notes"/>
        <w:tabs>
          <w:tab w:val="left" w:pos="720"/>
        </w:tabs>
      </w:pPr>
    </w:p>
    <w:p w14:paraId="1E3FD357" w14:textId="77777777" w:rsidR="00562F87" w:rsidRDefault="00A42A00">
      <w:pPr>
        <w:pStyle w:val="Notes"/>
      </w:pPr>
      <w:r>
        <w:t>Generalized feature type which carry all the common attributes</w:t>
      </w:r>
    </w:p>
    <w:p w14:paraId="119B7DDC" w14:textId="77777777" w:rsidR="00562F87" w:rsidRDefault="00562F87">
      <w:pPr>
        <w:pStyle w:val="Notes"/>
      </w:pPr>
    </w:p>
    <w:p w14:paraId="15381ED1" w14:textId="77777777" w:rsidR="00562F87" w:rsidRDefault="00A42A00">
      <w:pPr>
        <w:pStyle w:val="Properties"/>
      </w:pPr>
      <w:proofErr w:type="spellStart"/>
      <w:r>
        <w:t>FeatureType</w:t>
      </w:r>
      <w:proofErr w:type="spellEnd"/>
      <w:r>
        <w:t xml:space="preserve"> </w:t>
      </w:r>
    </w:p>
    <w:p w14:paraId="2502ECC1" w14:textId="77777777" w:rsidR="00562F87" w:rsidRDefault="00A42A00">
      <w:pPr>
        <w:pStyle w:val="Properties"/>
      </w:pPr>
      <w:r>
        <w:t>Version 1.0  Phase 1.0  Proposed</w:t>
      </w:r>
    </w:p>
    <w:p w14:paraId="7C415DC2" w14:textId="77777777" w:rsidR="00562F87" w:rsidRDefault="00A42A00">
      <w:pPr>
        <w:pStyle w:val="Properties"/>
      </w:pPr>
      <w:proofErr w:type="spellStart"/>
      <w:r>
        <w:t>eivind.mong</w:t>
      </w:r>
      <w:proofErr w:type="spellEnd"/>
      <w:r>
        <w:t xml:space="preserve"> created on 01-Jan-2018.  Last modified 20-Aug-2018</w:t>
      </w:r>
    </w:p>
    <w:p w14:paraId="72B6DDC6" w14:textId="77777777" w:rsidR="00562F87" w:rsidRDefault="00562F87">
      <w:pPr>
        <w:pStyle w:val="TableHeading"/>
        <w:spacing w:before="0" w:after="0"/>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41EF360"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C66F056" w14:textId="77777777" w:rsidR="00562F87" w:rsidRDefault="00A42A00">
            <w:pPr>
              <w:pStyle w:val="TableHeadingLight"/>
            </w:pPr>
            <w:r>
              <w:t>OUTGOING STRUCTURAL RELATIONSHIPS</w:t>
            </w:r>
          </w:p>
        </w:tc>
      </w:tr>
      <w:tr w:rsidR="00562F87" w14:paraId="421A7CBD"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6B8582" w14:textId="77777777" w:rsidR="00562F87" w:rsidRDefault="00562F87">
            <w:pPr>
              <w:pStyle w:val="TableTextNormal"/>
              <w:rPr>
                <w:color w:val="000000"/>
              </w:rPr>
            </w:pPr>
          </w:p>
          <w:p w14:paraId="21EDD20D" w14:textId="77777777" w:rsidR="00562F87" w:rsidRDefault="00A42A00">
            <w:pPr>
              <w:pStyle w:val="TableTextNormal"/>
              <w:rPr>
                <w:color w:val="000000"/>
              </w:rPr>
            </w:pPr>
            <w:r>
              <w:rPr>
                <w:noProof/>
                <w:sz w:val="0"/>
                <w:szCs w:val="0"/>
              </w:rPr>
              <w:drawing>
                <wp:inline distT="0" distB="0" distL="0" distR="0" wp14:anchorId="1D4E44C6" wp14:editId="5EB1328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w:t>
            </w:r>
            <w:proofErr w:type="spellStart"/>
            <w:r>
              <w:rPr>
                <w:color w:val="000000"/>
              </w:rPr>
              <w:t>FeatureType</w:t>
            </w:r>
            <w:proofErr w:type="spellEnd"/>
            <w:r>
              <w:rPr>
                <w:color w:val="000000"/>
              </w:rPr>
              <w:t xml:space="preserve">» </w:t>
            </w:r>
            <w:proofErr w:type="spellStart"/>
            <w:r>
              <w:rPr>
                <w:color w:val="000000"/>
              </w:rPr>
              <w:t>FeatureType</w:t>
            </w:r>
            <w:proofErr w:type="spellEnd"/>
            <w:r>
              <w:rPr>
                <w:color w:val="000000"/>
              </w:rPr>
              <w:t xml:space="preserve"> to «</w:t>
            </w:r>
            <w:proofErr w:type="spellStart"/>
            <w:r>
              <w:rPr>
                <w:color w:val="000000"/>
              </w:rPr>
              <w:t>metaclass</w:t>
            </w:r>
            <w:proofErr w:type="spellEnd"/>
            <w:r>
              <w:rPr>
                <w:color w:val="000000"/>
              </w:rPr>
              <w:t>» S100_GF_FeatureType</w:t>
            </w:r>
          </w:p>
          <w:p w14:paraId="3BA00015" w14:textId="77777777" w:rsidR="00562F87" w:rsidRDefault="00A42A00">
            <w:pPr>
              <w:pStyle w:val="TableTextNormal"/>
              <w:tabs>
                <w:tab w:val="left" w:pos="1440"/>
              </w:tabs>
              <w:jc w:val="right"/>
              <w:rPr>
                <w:color w:val="000000"/>
              </w:rPr>
            </w:pPr>
            <w:r>
              <w:rPr>
                <w:rStyle w:val="TableFieldLabel"/>
              </w:rPr>
              <w:t>[ Direction is 'Source -&gt; Destination'. ]</w:t>
            </w:r>
          </w:p>
          <w:p w14:paraId="04300AC9" w14:textId="77777777" w:rsidR="00562F87" w:rsidRDefault="00562F87">
            <w:pPr>
              <w:pStyle w:val="TableTextNormal"/>
              <w:rPr>
                <w:color w:val="000000"/>
              </w:rPr>
            </w:pPr>
          </w:p>
        </w:tc>
      </w:tr>
    </w:tbl>
    <w:p w14:paraId="0D302F96"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F2C306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9E4791" w14:textId="77777777" w:rsidR="00562F87" w:rsidRDefault="00A42A00">
            <w:pPr>
              <w:pStyle w:val="TableHeadingLight"/>
            </w:pPr>
            <w:r>
              <w:t>INCOMING STRUCTURAL RELATIONSHIPS</w:t>
            </w:r>
          </w:p>
        </w:tc>
      </w:tr>
      <w:tr w:rsidR="00562F87" w14:paraId="2C0AEE0F"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490DF8" w14:textId="77777777" w:rsidR="00562F87" w:rsidRDefault="00562F87">
            <w:pPr>
              <w:pStyle w:val="TableTextNormal"/>
              <w:rPr>
                <w:color w:val="000000"/>
              </w:rPr>
            </w:pPr>
          </w:p>
          <w:p w14:paraId="06A9D24B" w14:textId="77777777" w:rsidR="00562F87" w:rsidRDefault="00A42A00">
            <w:pPr>
              <w:pStyle w:val="TableTextNormal"/>
              <w:rPr>
                <w:color w:val="000000"/>
              </w:rPr>
            </w:pPr>
            <w:r>
              <w:rPr>
                <w:noProof/>
                <w:sz w:val="0"/>
                <w:szCs w:val="0"/>
              </w:rPr>
              <w:drawing>
                <wp:inline distT="0" distB="0" distL="0" distR="0" wp14:anchorId="4EEB38C8" wp14:editId="30EE3A28">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RouteingMeasureLine</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3BF529A4" w14:textId="77777777" w:rsidR="00562F87" w:rsidRDefault="00A42A00">
            <w:pPr>
              <w:pStyle w:val="TableTextNormal"/>
              <w:tabs>
                <w:tab w:val="left" w:pos="1440"/>
              </w:tabs>
              <w:jc w:val="right"/>
              <w:rPr>
                <w:color w:val="000000"/>
              </w:rPr>
            </w:pPr>
            <w:r>
              <w:rPr>
                <w:rStyle w:val="TableFieldLabel"/>
              </w:rPr>
              <w:t>[ Direction is 'Source -&gt; Destination'. ]</w:t>
            </w:r>
          </w:p>
          <w:p w14:paraId="474B3A5D" w14:textId="77777777" w:rsidR="00562F87" w:rsidRDefault="00562F87">
            <w:pPr>
              <w:pStyle w:val="TableTextNormal"/>
              <w:rPr>
                <w:color w:val="000000"/>
              </w:rPr>
            </w:pPr>
          </w:p>
        </w:tc>
      </w:tr>
      <w:tr w:rsidR="00562F87" w14:paraId="15B7131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5B7AFC" w14:textId="77777777" w:rsidR="00562F87" w:rsidRDefault="00562F87">
            <w:pPr>
              <w:pStyle w:val="TableTextNormal"/>
              <w:rPr>
                <w:color w:val="000000"/>
              </w:rPr>
            </w:pPr>
          </w:p>
          <w:p w14:paraId="6289DE9A" w14:textId="77777777" w:rsidR="00562F87" w:rsidRDefault="00A42A00">
            <w:pPr>
              <w:pStyle w:val="TableTextNormal"/>
              <w:rPr>
                <w:color w:val="000000"/>
              </w:rPr>
            </w:pPr>
            <w:r>
              <w:rPr>
                <w:noProof/>
                <w:sz w:val="0"/>
                <w:szCs w:val="0"/>
              </w:rPr>
              <w:drawing>
                <wp:inline distT="0" distB="0" distL="0" distR="0" wp14:anchorId="3E39E0C8" wp14:editId="4D7120BD">
                  <wp:extent cx="114300" cy="11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RouteingMeasureArea</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5E2D979B" w14:textId="77777777" w:rsidR="00562F87" w:rsidRDefault="00A42A00">
            <w:pPr>
              <w:pStyle w:val="TableTextNormal"/>
              <w:tabs>
                <w:tab w:val="left" w:pos="1440"/>
              </w:tabs>
              <w:jc w:val="right"/>
              <w:rPr>
                <w:color w:val="000000"/>
              </w:rPr>
            </w:pPr>
            <w:r>
              <w:rPr>
                <w:rStyle w:val="TableFieldLabel"/>
              </w:rPr>
              <w:t>[ Direction is 'Source -&gt; Destination'. ]</w:t>
            </w:r>
          </w:p>
          <w:p w14:paraId="161DF119" w14:textId="77777777" w:rsidR="00562F87" w:rsidRDefault="00562F87">
            <w:pPr>
              <w:pStyle w:val="TableTextNormal"/>
              <w:rPr>
                <w:color w:val="000000"/>
              </w:rPr>
            </w:pPr>
          </w:p>
        </w:tc>
      </w:tr>
      <w:tr w:rsidR="00562F87" w14:paraId="2DE7C6F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6520DE" w14:textId="77777777" w:rsidR="00562F87" w:rsidRDefault="00562F87">
            <w:pPr>
              <w:pStyle w:val="TableTextNormal"/>
              <w:rPr>
                <w:color w:val="000000"/>
              </w:rPr>
            </w:pPr>
          </w:p>
          <w:p w14:paraId="61AABC9D" w14:textId="77777777" w:rsidR="00562F87" w:rsidRDefault="00A42A00">
            <w:pPr>
              <w:pStyle w:val="TableTextNormal"/>
              <w:rPr>
                <w:color w:val="000000"/>
              </w:rPr>
            </w:pPr>
            <w:r>
              <w:rPr>
                <w:noProof/>
                <w:sz w:val="0"/>
                <w:szCs w:val="0"/>
              </w:rPr>
              <w:drawing>
                <wp:inline distT="0" distB="0" distL="0" distR="0" wp14:anchorId="0801C276" wp14:editId="468DED8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ConcentrationOfShippingHazardArea</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6E12B650" w14:textId="77777777" w:rsidR="00562F87" w:rsidRDefault="00A42A00">
            <w:pPr>
              <w:pStyle w:val="TableTextNormal"/>
              <w:tabs>
                <w:tab w:val="left" w:pos="1440"/>
              </w:tabs>
              <w:jc w:val="right"/>
              <w:rPr>
                <w:color w:val="000000"/>
              </w:rPr>
            </w:pPr>
            <w:r>
              <w:rPr>
                <w:rStyle w:val="TableFieldLabel"/>
              </w:rPr>
              <w:t>[ Direction is 'Source -&gt; Destination'. ]</w:t>
            </w:r>
          </w:p>
          <w:p w14:paraId="5EE90EC0" w14:textId="77777777" w:rsidR="00562F87" w:rsidRDefault="00562F87">
            <w:pPr>
              <w:pStyle w:val="TableTextNormal"/>
              <w:rPr>
                <w:color w:val="000000"/>
              </w:rPr>
            </w:pPr>
          </w:p>
        </w:tc>
      </w:tr>
      <w:tr w:rsidR="00562F87" w14:paraId="6688982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C91586" w14:textId="77777777" w:rsidR="00562F87" w:rsidRDefault="00562F87">
            <w:pPr>
              <w:pStyle w:val="TableTextNormal"/>
              <w:rPr>
                <w:color w:val="000000"/>
              </w:rPr>
            </w:pPr>
          </w:p>
          <w:p w14:paraId="504B9211" w14:textId="77777777" w:rsidR="00562F87" w:rsidRDefault="00A42A00">
            <w:pPr>
              <w:pStyle w:val="TableTextNormal"/>
              <w:rPr>
                <w:color w:val="000000"/>
              </w:rPr>
            </w:pPr>
            <w:r>
              <w:rPr>
                <w:noProof/>
                <w:sz w:val="0"/>
                <w:szCs w:val="0"/>
              </w:rPr>
              <w:drawing>
                <wp:inline distT="0" distB="0" distL="0" distR="0" wp14:anchorId="4DDD3006" wp14:editId="39883EEE">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OrganisationContactArea</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7E2F6E96" w14:textId="77777777" w:rsidR="00562F87" w:rsidRDefault="00A42A00">
            <w:pPr>
              <w:pStyle w:val="TableTextNormal"/>
              <w:tabs>
                <w:tab w:val="left" w:pos="1440"/>
              </w:tabs>
              <w:jc w:val="right"/>
              <w:rPr>
                <w:color w:val="000000"/>
              </w:rPr>
            </w:pPr>
            <w:r>
              <w:rPr>
                <w:rStyle w:val="TableFieldLabel"/>
              </w:rPr>
              <w:t>[ Direction is 'Source -&gt; Destination'. ]</w:t>
            </w:r>
          </w:p>
          <w:p w14:paraId="7CB27D94" w14:textId="77777777" w:rsidR="00562F87" w:rsidRDefault="00562F87">
            <w:pPr>
              <w:pStyle w:val="TableTextNormal"/>
              <w:rPr>
                <w:color w:val="000000"/>
              </w:rPr>
            </w:pPr>
          </w:p>
        </w:tc>
      </w:tr>
      <w:tr w:rsidR="00562F87" w14:paraId="3A42DE7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4277C6" w14:textId="77777777" w:rsidR="00562F87" w:rsidRDefault="00562F87">
            <w:pPr>
              <w:pStyle w:val="TableTextNormal"/>
              <w:rPr>
                <w:color w:val="000000"/>
              </w:rPr>
            </w:pPr>
          </w:p>
          <w:p w14:paraId="0DF9ABB8" w14:textId="77777777" w:rsidR="00562F87" w:rsidRDefault="00A42A00">
            <w:pPr>
              <w:pStyle w:val="TableTextNormal"/>
              <w:rPr>
                <w:color w:val="000000"/>
              </w:rPr>
            </w:pPr>
            <w:r>
              <w:rPr>
                <w:noProof/>
                <w:sz w:val="0"/>
                <w:szCs w:val="0"/>
              </w:rPr>
              <w:drawing>
                <wp:inline distT="0" distB="0" distL="0" distR="0" wp14:anchorId="3AE307C1" wp14:editId="32AD420B">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SignalStationWarning</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3E3D5B94" w14:textId="77777777" w:rsidR="00562F87" w:rsidRDefault="00A42A00">
            <w:pPr>
              <w:pStyle w:val="TableTextNormal"/>
              <w:tabs>
                <w:tab w:val="left" w:pos="1440"/>
              </w:tabs>
              <w:jc w:val="right"/>
              <w:rPr>
                <w:color w:val="000000"/>
              </w:rPr>
            </w:pPr>
            <w:r>
              <w:rPr>
                <w:rStyle w:val="TableFieldLabel"/>
              </w:rPr>
              <w:t>[ Direction is 'Source -&gt; Destination'. ]</w:t>
            </w:r>
          </w:p>
          <w:p w14:paraId="52EF1D46" w14:textId="77777777" w:rsidR="00562F87" w:rsidRDefault="00562F87">
            <w:pPr>
              <w:pStyle w:val="TableTextNormal"/>
              <w:rPr>
                <w:color w:val="000000"/>
              </w:rPr>
            </w:pPr>
          </w:p>
        </w:tc>
      </w:tr>
      <w:tr w:rsidR="00562F87" w14:paraId="1447FB3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5D8BD8" w14:textId="77777777" w:rsidR="00562F87" w:rsidRDefault="00562F87">
            <w:pPr>
              <w:pStyle w:val="TableTextNormal"/>
              <w:rPr>
                <w:color w:val="000000"/>
              </w:rPr>
            </w:pPr>
          </w:p>
          <w:p w14:paraId="49CAA6AC" w14:textId="77777777" w:rsidR="00562F87" w:rsidRDefault="00A42A00">
            <w:pPr>
              <w:pStyle w:val="TableTextNormal"/>
              <w:rPr>
                <w:color w:val="000000"/>
              </w:rPr>
            </w:pPr>
            <w:r>
              <w:rPr>
                <w:noProof/>
                <w:sz w:val="0"/>
                <w:szCs w:val="0"/>
              </w:rPr>
              <w:drawing>
                <wp:inline distT="0" distB="0" distL="0" distR="0" wp14:anchorId="3BCB6C0D" wp14:editId="05FCF037">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PilotageDistrict</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7E690014" w14:textId="77777777" w:rsidR="00562F87" w:rsidRDefault="00A42A00">
            <w:pPr>
              <w:pStyle w:val="TableTextNormal"/>
              <w:tabs>
                <w:tab w:val="left" w:pos="1440"/>
              </w:tabs>
              <w:jc w:val="right"/>
              <w:rPr>
                <w:color w:val="000000"/>
              </w:rPr>
            </w:pPr>
            <w:r>
              <w:rPr>
                <w:rStyle w:val="TableFieldLabel"/>
              </w:rPr>
              <w:t>[ Direction is 'Source -&gt; Destination'. ]</w:t>
            </w:r>
          </w:p>
          <w:p w14:paraId="1D34F92D" w14:textId="77777777" w:rsidR="00562F87" w:rsidRDefault="00562F87">
            <w:pPr>
              <w:pStyle w:val="TableTextNormal"/>
              <w:rPr>
                <w:color w:val="000000"/>
              </w:rPr>
            </w:pPr>
          </w:p>
        </w:tc>
      </w:tr>
      <w:tr w:rsidR="00562F87" w14:paraId="5480B0E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7CDB26" w14:textId="77777777" w:rsidR="00562F87" w:rsidRDefault="00562F87">
            <w:pPr>
              <w:pStyle w:val="TableTextNormal"/>
              <w:rPr>
                <w:color w:val="000000"/>
              </w:rPr>
            </w:pPr>
          </w:p>
          <w:p w14:paraId="58F011CD" w14:textId="77777777" w:rsidR="00562F87" w:rsidRDefault="00A42A00">
            <w:pPr>
              <w:pStyle w:val="TableTextNormal"/>
              <w:rPr>
                <w:color w:val="000000"/>
              </w:rPr>
            </w:pPr>
            <w:r>
              <w:rPr>
                <w:noProof/>
                <w:sz w:val="0"/>
                <w:szCs w:val="0"/>
              </w:rPr>
              <w:drawing>
                <wp:inline distT="0" distB="0" distL="0" distR="0" wp14:anchorId="53981804" wp14:editId="0CDE2779">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RadioCallingInPoint</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0CE7CCE1" w14:textId="77777777" w:rsidR="00562F87" w:rsidRDefault="00A42A00">
            <w:pPr>
              <w:pStyle w:val="TableTextNormal"/>
              <w:tabs>
                <w:tab w:val="left" w:pos="1440"/>
              </w:tabs>
              <w:jc w:val="right"/>
              <w:rPr>
                <w:color w:val="000000"/>
              </w:rPr>
            </w:pPr>
            <w:r>
              <w:rPr>
                <w:rStyle w:val="TableFieldLabel"/>
              </w:rPr>
              <w:t>[ Direction is 'Source -&gt; Destination'. ]</w:t>
            </w:r>
          </w:p>
          <w:p w14:paraId="33AB7A54" w14:textId="77777777" w:rsidR="00562F87" w:rsidRDefault="00562F87">
            <w:pPr>
              <w:pStyle w:val="TableTextNormal"/>
              <w:rPr>
                <w:color w:val="000000"/>
              </w:rPr>
            </w:pPr>
          </w:p>
        </w:tc>
      </w:tr>
      <w:tr w:rsidR="00562F87" w14:paraId="7711D20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0F2CDC" w14:textId="77777777" w:rsidR="00562F87" w:rsidRDefault="00562F87">
            <w:pPr>
              <w:pStyle w:val="TableTextNormal"/>
              <w:rPr>
                <w:color w:val="000000"/>
              </w:rPr>
            </w:pPr>
          </w:p>
          <w:p w14:paraId="2938F4CD" w14:textId="77777777" w:rsidR="00562F87" w:rsidRDefault="00A42A00">
            <w:pPr>
              <w:pStyle w:val="TableTextNormal"/>
              <w:rPr>
                <w:color w:val="000000"/>
              </w:rPr>
            </w:pPr>
            <w:r>
              <w:rPr>
                <w:noProof/>
                <w:sz w:val="0"/>
                <w:szCs w:val="0"/>
              </w:rPr>
              <w:drawing>
                <wp:inline distT="0" distB="0" distL="0" distR="0" wp14:anchorId="419D1484" wp14:editId="4228D156">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RadarRange</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09142023" w14:textId="77777777" w:rsidR="00562F87" w:rsidRDefault="00A42A00">
            <w:pPr>
              <w:pStyle w:val="TableTextNormal"/>
              <w:tabs>
                <w:tab w:val="left" w:pos="1440"/>
              </w:tabs>
              <w:jc w:val="right"/>
              <w:rPr>
                <w:color w:val="000000"/>
              </w:rPr>
            </w:pPr>
            <w:r>
              <w:rPr>
                <w:rStyle w:val="TableFieldLabel"/>
              </w:rPr>
              <w:t>[ Direction is 'Source -&gt; Destination'. ]</w:t>
            </w:r>
          </w:p>
          <w:p w14:paraId="64219303" w14:textId="77777777" w:rsidR="00562F87" w:rsidRDefault="00562F87">
            <w:pPr>
              <w:pStyle w:val="TableTextNormal"/>
              <w:rPr>
                <w:color w:val="000000"/>
              </w:rPr>
            </w:pPr>
          </w:p>
        </w:tc>
      </w:tr>
      <w:tr w:rsidR="00562F87" w14:paraId="06B0B8E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B40F26" w14:textId="77777777" w:rsidR="00562F87" w:rsidRDefault="00562F87">
            <w:pPr>
              <w:pStyle w:val="TableTextNormal"/>
              <w:rPr>
                <w:color w:val="000000"/>
              </w:rPr>
            </w:pPr>
          </w:p>
          <w:p w14:paraId="73B5D0C9" w14:textId="77777777" w:rsidR="00562F87" w:rsidRDefault="00A42A00">
            <w:pPr>
              <w:pStyle w:val="TableTextNormal"/>
              <w:rPr>
                <w:color w:val="000000"/>
              </w:rPr>
            </w:pPr>
            <w:r>
              <w:rPr>
                <w:noProof/>
                <w:sz w:val="0"/>
                <w:szCs w:val="0"/>
              </w:rPr>
              <w:drawing>
                <wp:inline distT="0" distB="0" distL="0" distR="0" wp14:anchorId="32F3B1BA" wp14:editId="49F5EC1C">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RouteingMeasure</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2117A0C4" w14:textId="77777777" w:rsidR="00562F87" w:rsidRDefault="00A42A00">
            <w:pPr>
              <w:pStyle w:val="TableTextNormal"/>
              <w:tabs>
                <w:tab w:val="left" w:pos="1440"/>
              </w:tabs>
              <w:jc w:val="right"/>
              <w:rPr>
                <w:color w:val="000000"/>
              </w:rPr>
            </w:pPr>
            <w:r>
              <w:rPr>
                <w:rStyle w:val="TableFieldLabel"/>
              </w:rPr>
              <w:t>[ Direction is 'Source -&gt; Destination'. ]</w:t>
            </w:r>
          </w:p>
          <w:p w14:paraId="227F3F6B" w14:textId="77777777" w:rsidR="00562F87" w:rsidRDefault="00562F87">
            <w:pPr>
              <w:pStyle w:val="TableTextNormal"/>
              <w:rPr>
                <w:color w:val="000000"/>
              </w:rPr>
            </w:pPr>
          </w:p>
        </w:tc>
      </w:tr>
      <w:tr w:rsidR="00562F87" w14:paraId="1B9A03E2"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B21EE7" w14:textId="77777777" w:rsidR="00562F87" w:rsidRDefault="00562F87">
            <w:pPr>
              <w:pStyle w:val="TableTextNormal"/>
              <w:rPr>
                <w:color w:val="000000"/>
              </w:rPr>
            </w:pPr>
          </w:p>
          <w:p w14:paraId="00586B79" w14:textId="77777777" w:rsidR="00562F87" w:rsidRDefault="00A42A00">
            <w:pPr>
              <w:pStyle w:val="TableTextNormal"/>
              <w:rPr>
                <w:color w:val="000000"/>
              </w:rPr>
            </w:pPr>
            <w:r>
              <w:rPr>
                <w:noProof/>
                <w:sz w:val="0"/>
                <w:szCs w:val="0"/>
              </w:rPr>
              <w:drawing>
                <wp:inline distT="0" distB="0" distL="0" distR="0" wp14:anchorId="7A6FC935" wp14:editId="2D86EAB2">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CautionArea</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5B1FB57B" w14:textId="77777777" w:rsidR="00562F87" w:rsidRDefault="00A42A00">
            <w:pPr>
              <w:pStyle w:val="TableTextNormal"/>
              <w:tabs>
                <w:tab w:val="left" w:pos="1440"/>
              </w:tabs>
              <w:jc w:val="right"/>
              <w:rPr>
                <w:color w:val="000000"/>
              </w:rPr>
            </w:pPr>
            <w:r>
              <w:rPr>
                <w:rStyle w:val="TableFieldLabel"/>
              </w:rPr>
              <w:t>[ Direction is 'Source -&gt; Destination'. ]</w:t>
            </w:r>
          </w:p>
          <w:p w14:paraId="6A82162F" w14:textId="77777777" w:rsidR="00562F87" w:rsidRDefault="00562F87">
            <w:pPr>
              <w:pStyle w:val="TableTextNormal"/>
              <w:rPr>
                <w:color w:val="000000"/>
              </w:rPr>
            </w:pPr>
          </w:p>
        </w:tc>
      </w:tr>
      <w:tr w:rsidR="00562F87" w14:paraId="708C485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93C3C6" w14:textId="77777777" w:rsidR="00562F87" w:rsidRDefault="00562F87">
            <w:pPr>
              <w:pStyle w:val="TableTextNormal"/>
              <w:rPr>
                <w:color w:val="000000"/>
              </w:rPr>
            </w:pPr>
          </w:p>
          <w:p w14:paraId="05CA787F" w14:textId="77777777" w:rsidR="00562F87" w:rsidRDefault="00A42A00">
            <w:pPr>
              <w:pStyle w:val="TableTextNormal"/>
              <w:rPr>
                <w:color w:val="000000"/>
              </w:rPr>
            </w:pPr>
            <w:r>
              <w:rPr>
                <w:noProof/>
                <w:sz w:val="0"/>
                <w:szCs w:val="0"/>
              </w:rPr>
              <w:drawing>
                <wp:inline distT="0" distB="0" distL="0" distR="0" wp14:anchorId="2BE66CA2" wp14:editId="41E23EA5">
                  <wp:extent cx="11430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t>
            </w:r>
            <w:proofErr w:type="spellStart"/>
            <w:r>
              <w:rPr>
                <w:color w:val="000000"/>
              </w:rPr>
              <w:t>FeatureType</w:t>
            </w:r>
            <w:proofErr w:type="spellEnd"/>
            <w:r>
              <w:rPr>
                <w:color w:val="000000"/>
              </w:rPr>
              <w:t xml:space="preserve">» </w:t>
            </w:r>
            <w:proofErr w:type="spellStart"/>
            <w:r>
              <w:rPr>
                <w:color w:val="000000"/>
              </w:rPr>
              <w:t>UnderkeelClearanceAllowanceArea</w:t>
            </w:r>
            <w:proofErr w:type="spellEnd"/>
            <w:r>
              <w:rPr>
                <w:color w:val="000000"/>
              </w:rPr>
              <w:t xml:space="preserve"> to «</w:t>
            </w:r>
            <w:proofErr w:type="spellStart"/>
            <w:r>
              <w:rPr>
                <w:color w:val="000000"/>
              </w:rPr>
              <w:t>FeatureType</w:t>
            </w:r>
            <w:proofErr w:type="spellEnd"/>
            <w:r>
              <w:rPr>
                <w:color w:val="000000"/>
              </w:rPr>
              <w:t xml:space="preserve">» </w:t>
            </w:r>
            <w:proofErr w:type="spellStart"/>
            <w:r>
              <w:rPr>
                <w:color w:val="000000"/>
              </w:rPr>
              <w:t>FeatureType</w:t>
            </w:r>
            <w:proofErr w:type="spellEnd"/>
          </w:p>
          <w:p w14:paraId="437D5376" w14:textId="77777777" w:rsidR="00562F87" w:rsidRDefault="00A42A00">
            <w:pPr>
              <w:pStyle w:val="TableTextNormal"/>
              <w:tabs>
                <w:tab w:val="left" w:pos="1440"/>
              </w:tabs>
              <w:jc w:val="right"/>
              <w:rPr>
                <w:color w:val="000000"/>
              </w:rPr>
            </w:pPr>
            <w:r>
              <w:rPr>
                <w:rStyle w:val="TableFieldLabel"/>
              </w:rPr>
              <w:t>[ Direction is 'Source -&gt; Destination'. ]</w:t>
            </w:r>
          </w:p>
          <w:p w14:paraId="39F7BFF7" w14:textId="77777777" w:rsidR="00562F87" w:rsidRDefault="00562F87">
            <w:pPr>
              <w:pStyle w:val="TableTextNormal"/>
              <w:rPr>
                <w:color w:val="000000"/>
              </w:rPr>
            </w:pPr>
          </w:p>
        </w:tc>
      </w:tr>
    </w:tbl>
    <w:p w14:paraId="50C0E543"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02B8E349"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280E4A" w14:textId="77777777" w:rsidR="00562F87" w:rsidRDefault="00A42A00">
            <w:pPr>
              <w:pStyle w:val="TableHeadingLight"/>
            </w:pPr>
            <w:r>
              <w:t>CONNECTORS</w:t>
            </w:r>
          </w:p>
        </w:tc>
      </w:tr>
      <w:tr w:rsidR="00562F87" w14:paraId="1D6E078D"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F4160E" w14:textId="77777777" w:rsidR="00562F87" w:rsidRDefault="00562F87">
            <w:pPr>
              <w:pStyle w:val="TableTextNormal"/>
              <w:rPr>
                <w:color w:val="000000"/>
              </w:rPr>
            </w:pPr>
          </w:p>
          <w:p w14:paraId="73FEC2D8" w14:textId="77777777" w:rsidR="00562F87" w:rsidRDefault="00A42A00">
            <w:pPr>
              <w:pStyle w:val="TableTextNormal"/>
              <w:rPr>
                <w:color w:val="000000"/>
              </w:rPr>
            </w:pPr>
            <w:r>
              <w:rPr>
                <w:noProof/>
                <w:sz w:val="0"/>
                <w:szCs w:val="0"/>
              </w:rPr>
              <w:drawing>
                <wp:inline distT="0" distB="0" distL="0" distR="0" wp14:anchorId="1F8A17D6" wp14:editId="0FC122B2">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Pr>
                <w:rStyle w:val="Bold"/>
                <w:color w:val="000000"/>
              </w:rPr>
              <w:t>Dependency</w:t>
            </w:r>
            <w:r>
              <w:rPr>
                <w:color w:val="000000"/>
              </w:rPr>
              <w:t xml:space="preserve">  Spatial Attributes     Source -&gt; Destination</w:t>
            </w:r>
          </w:p>
          <w:p w14:paraId="0F85CC4D" w14:textId="77777777" w:rsidR="00562F87" w:rsidRDefault="00A42A00">
            <w:pPr>
              <w:pStyle w:val="TableTextNormal"/>
              <w:tabs>
                <w:tab w:val="left" w:pos="1080"/>
              </w:tabs>
              <w:rPr>
                <w:color w:val="000000"/>
              </w:rPr>
            </w:pPr>
            <w:r>
              <w:rPr>
                <w:rStyle w:val="TableFieldLabel"/>
              </w:rPr>
              <w:t>From:</w:t>
            </w:r>
            <w:r>
              <w:rPr>
                <w:color w:val="000000"/>
              </w:rPr>
              <w:tab/>
            </w:r>
            <w:proofErr w:type="spellStart"/>
            <w:r>
              <w:rPr>
                <w:color w:val="000000"/>
              </w:rPr>
              <w:t>FeatureType</w:t>
            </w:r>
            <w:proofErr w:type="spellEnd"/>
            <w:r>
              <w:rPr>
                <w:color w:val="000000"/>
              </w:rPr>
              <w:t xml:space="preserve"> : Class, Public  </w:t>
            </w:r>
          </w:p>
          <w:p w14:paraId="1AFB69A3" w14:textId="77777777" w:rsidR="00562F87" w:rsidRDefault="00A42A00">
            <w:pPr>
              <w:pStyle w:val="TableTextNormal"/>
              <w:tabs>
                <w:tab w:val="left" w:pos="1080"/>
              </w:tabs>
              <w:rPr>
                <w:color w:val="000000"/>
              </w:rPr>
            </w:pPr>
            <w:r>
              <w:rPr>
                <w:rStyle w:val="TableFieldLabel"/>
              </w:rPr>
              <w:t>To:</w:t>
            </w:r>
            <w:r>
              <w:rPr>
                <w:color w:val="000000"/>
              </w:rPr>
              <w:tab/>
              <w:t xml:space="preserve">S127_Geometry : Class, Public  </w:t>
            </w:r>
          </w:p>
          <w:p w14:paraId="3A104684" w14:textId="77777777" w:rsidR="00562F87" w:rsidRDefault="00562F87">
            <w:pPr>
              <w:pStyle w:val="TableTextNormal"/>
              <w:rPr>
                <w:color w:val="000000"/>
              </w:rPr>
            </w:pPr>
          </w:p>
        </w:tc>
      </w:tr>
      <w:tr w:rsidR="00562F87" w14:paraId="0DF40929"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247EA5" w14:textId="77777777" w:rsidR="00562F87" w:rsidRDefault="00562F87">
            <w:pPr>
              <w:pStyle w:val="TableTextNormal"/>
              <w:rPr>
                <w:color w:val="000000"/>
              </w:rPr>
            </w:pPr>
          </w:p>
          <w:p w14:paraId="101B524A" w14:textId="77777777" w:rsidR="00562F87" w:rsidRDefault="00A42A00">
            <w:pPr>
              <w:pStyle w:val="TableTextNormal"/>
              <w:rPr>
                <w:color w:val="000000"/>
              </w:rPr>
            </w:pPr>
            <w:r>
              <w:rPr>
                <w:noProof/>
                <w:sz w:val="0"/>
                <w:szCs w:val="0"/>
              </w:rPr>
              <w:drawing>
                <wp:inline distT="0" distB="0" distL="0" distR="0" wp14:anchorId="7F5CB1BF" wp14:editId="221BD73D">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Pr>
                <w:rStyle w:val="Bold"/>
                <w:color w:val="000000"/>
              </w:rPr>
              <w:t>Dependency</w:t>
            </w:r>
            <w:r>
              <w:rPr>
                <w:color w:val="000000"/>
              </w:rPr>
              <w:t xml:space="preserve">       Source -&gt; Destination</w:t>
            </w:r>
          </w:p>
          <w:p w14:paraId="0330AC44" w14:textId="77777777" w:rsidR="00562F87" w:rsidRDefault="00A42A00">
            <w:pPr>
              <w:pStyle w:val="TableTextNormal"/>
              <w:tabs>
                <w:tab w:val="left" w:pos="1080"/>
              </w:tabs>
              <w:rPr>
                <w:color w:val="000000"/>
              </w:rPr>
            </w:pPr>
            <w:r>
              <w:rPr>
                <w:rStyle w:val="TableFieldLabel"/>
              </w:rPr>
              <w:t>From:</w:t>
            </w:r>
            <w:r>
              <w:rPr>
                <w:color w:val="000000"/>
              </w:rPr>
              <w:tab/>
            </w:r>
            <w:proofErr w:type="spellStart"/>
            <w:r>
              <w:rPr>
                <w:color w:val="000000"/>
              </w:rPr>
              <w:t>FeatureType</w:t>
            </w:r>
            <w:proofErr w:type="spellEnd"/>
            <w:r>
              <w:rPr>
                <w:color w:val="000000"/>
              </w:rPr>
              <w:t xml:space="preserve"> : Class, Public  </w:t>
            </w:r>
          </w:p>
          <w:p w14:paraId="7D4D55D6" w14:textId="77777777" w:rsidR="00562F87" w:rsidRDefault="00A42A00">
            <w:pPr>
              <w:pStyle w:val="TableTextNormal"/>
              <w:tabs>
                <w:tab w:val="left" w:pos="1080"/>
              </w:tabs>
              <w:rPr>
                <w:color w:val="000000"/>
              </w:rPr>
            </w:pPr>
            <w:r>
              <w:rPr>
                <w:rStyle w:val="TableFieldLabel"/>
              </w:rPr>
              <w:t>To:</w:t>
            </w:r>
            <w:r>
              <w:rPr>
                <w:color w:val="000000"/>
              </w:rPr>
              <w:tab/>
              <w:t xml:space="preserve">S-127 Metadata : Package, Public  </w:t>
            </w:r>
          </w:p>
          <w:p w14:paraId="1AE2E83C" w14:textId="77777777" w:rsidR="00562F87" w:rsidRDefault="00562F87">
            <w:pPr>
              <w:pStyle w:val="TableTextNormal"/>
              <w:rPr>
                <w:color w:val="000000"/>
              </w:rPr>
            </w:pPr>
          </w:p>
        </w:tc>
      </w:tr>
      <w:tr w:rsidR="00562F87" w14:paraId="79BC60D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1028AF" w14:textId="77777777" w:rsidR="00562F87" w:rsidRDefault="00562F87">
            <w:pPr>
              <w:pStyle w:val="TableTextNormal"/>
              <w:rPr>
                <w:color w:val="000000"/>
              </w:rPr>
            </w:pPr>
          </w:p>
          <w:p w14:paraId="14F5A3A9" w14:textId="77777777" w:rsidR="00562F87" w:rsidRDefault="00A42A00">
            <w:pPr>
              <w:pStyle w:val="TableTextNormal"/>
              <w:rPr>
                <w:color w:val="000000"/>
              </w:rPr>
            </w:pPr>
            <w:r>
              <w:rPr>
                <w:noProof/>
                <w:sz w:val="0"/>
                <w:szCs w:val="0"/>
              </w:rPr>
              <w:drawing>
                <wp:inline distT="0" distB="0" distL="0" distR="0" wp14:anchorId="211CF38A" wp14:editId="6EB7A755">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r>
              <w:rPr>
                <w:rStyle w:val="Bold"/>
                <w:color w:val="000000"/>
              </w:rPr>
              <w:t>Dependency</w:t>
            </w:r>
            <w:r>
              <w:rPr>
                <w:color w:val="000000"/>
              </w:rPr>
              <w:t xml:space="preserve">       Source -&gt; Destination</w:t>
            </w:r>
          </w:p>
          <w:p w14:paraId="2E9434F5" w14:textId="77777777" w:rsidR="00562F87" w:rsidRDefault="00A42A00">
            <w:pPr>
              <w:pStyle w:val="TableTextNormal"/>
              <w:tabs>
                <w:tab w:val="left" w:pos="1080"/>
              </w:tabs>
              <w:rPr>
                <w:color w:val="000000"/>
              </w:rPr>
            </w:pPr>
            <w:r>
              <w:rPr>
                <w:rStyle w:val="TableFieldLabel"/>
              </w:rPr>
              <w:t>From:</w:t>
            </w:r>
            <w:r>
              <w:rPr>
                <w:color w:val="000000"/>
              </w:rPr>
              <w:tab/>
            </w:r>
            <w:proofErr w:type="spellStart"/>
            <w:r>
              <w:rPr>
                <w:color w:val="000000"/>
              </w:rPr>
              <w:t>FeatureType</w:t>
            </w:r>
            <w:proofErr w:type="spellEnd"/>
            <w:r>
              <w:rPr>
                <w:color w:val="000000"/>
              </w:rPr>
              <w:t xml:space="preserve"> : Class, Public  </w:t>
            </w:r>
          </w:p>
          <w:p w14:paraId="06C05514" w14:textId="77777777" w:rsidR="00562F87" w:rsidRDefault="00A42A00">
            <w:pPr>
              <w:pStyle w:val="TableTextNormal"/>
              <w:tabs>
                <w:tab w:val="left" w:pos="1080"/>
              </w:tabs>
              <w:rPr>
                <w:color w:val="000000"/>
              </w:rPr>
            </w:pPr>
            <w:r>
              <w:rPr>
                <w:rStyle w:val="TableFieldLabel"/>
              </w:rPr>
              <w:t>To:</w:t>
            </w:r>
            <w:r>
              <w:rPr>
                <w:color w:val="000000"/>
              </w:rPr>
              <w:tab/>
              <w:t xml:space="preserve">S-127 Geometry : Package, Public  </w:t>
            </w:r>
          </w:p>
          <w:p w14:paraId="1B8C8AFA" w14:textId="77777777" w:rsidR="00562F87" w:rsidRDefault="00562F87">
            <w:pPr>
              <w:pStyle w:val="TableTextNormal"/>
              <w:rPr>
                <w:color w:val="000000"/>
              </w:rPr>
            </w:pPr>
          </w:p>
        </w:tc>
      </w:tr>
    </w:tbl>
    <w:p w14:paraId="4ADB6DD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CC7F0A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11E696" w14:textId="77777777" w:rsidR="00562F87" w:rsidRDefault="00A42A00">
            <w:pPr>
              <w:pStyle w:val="TableHeadingLight"/>
            </w:pPr>
            <w:r>
              <w:t>ATTRIBUTES</w:t>
            </w:r>
          </w:p>
        </w:tc>
      </w:tr>
      <w:tr w:rsidR="00562F87" w14:paraId="282AD9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67AFDA" w14:textId="77777777" w:rsidR="00562F87" w:rsidRDefault="00562F87">
            <w:pPr>
              <w:pStyle w:val="TableTextNormal"/>
              <w:rPr>
                <w:color w:val="000000"/>
              </w:rPr>
            </w:pPr>
          </w:p>
          <w:p w14:paraId="7DD203BA" w14:textId="77777777" w:rsidR="00562F87" w:rsidRDefault="00A42A00">
            <w:pPr>
              <w:pStyle w:val="TableTextNormal"/>
              <w:rPr>
                <w:color w:val="000000"/>
              </w:rPr>
            </w:pPr>
            <w:r>
              <w:rPr>
                <w:noProof/>
                <w:sz w:val="0"/>
                <w:szCs w:val="0"/>
              </w:rPr>
              <w:drawing>
                <wp:inline distT="0" distB="0" distL="0" distR="0" wp14:anchorId="169B5C8C" wp14:editId="613A134A">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fixedDateRange</w:t>
            </w:r>
            <w:proofErr w:type="spellEnd"/>
            <w:r>
              <w:rPr>
                <w:color w:val="000000"/>
              </w:rPr>
              <w:t xml:space="preserve"> : </w:t>
            </w:r>
            <w:proofErr w:type="spellStart"/>
            <w:r>
              <w:rPr>
                <w:color w:val="000000"/>
              </w:rPr>
              <w:t>fixedDateRange</w:t>
            </w:r>
            <w:proofErr w:type="spellEnd"/>
            <w:r>
              <w:rPr>
                <w:color w:val="000000"/>
              </w:rPr>
              <w:t xml:space="preserve">  Public</w:t>
            </w:r>
          </w:p>
          <w:p w14:paraId="7CE5E5FC" w14:textId="77777777" w:rsidR="00562F87" w:rsidRDefault="00A42A00">
            <w:pPr>
              <w:pStyle w:val="TableTextNormal"/>
              <w:ind w:left="540"/>
              <w:rPr>
                <w:color w:val="000000"/>
              </w:rPr>
            </w:pPr>
            <w:r>
              <w:rPr>
                <w:rStyle w:val="TableFieldLabel"/>
              </w:rPr>
              <w:t>Multiplicity:</w:t>
            </w:r>
            <w:r>
              <w:rPr>
                <w:color w:val="000000"/>
              </w:rPr>
              <w:t xml:space="preserve"> (  [0..1], </w:t>
            </w:r>
            <w:r>
              <w:rPr>
                <w:rStyle w:val="TableFieldLabel"/>
              </w:rPr>
              <w:t>Allow duplicates:</w:t>
            </w:r>
            <w:r>
              <w:rPr>
                <w:color w:val="000000"/>
              </w:rPr>
              <w:t xml:space="preserve"> 0, </w:t>
            </w:r>
            <w:r>
              <w:rPr>
                <w:rStyle w:val="TableFieldLabel"/>
              </w:rPr>
              <w:t>Is ordered:</w:t>
            </w:r>
            <w:r>
              <w:rPr>
                <w:color w:val="000000"/>
              </w:rPr>
              <w:t xml:space="preserve"> False )</w:t>
            </w:r>
          </w:p>
          <w:p w14:paraId="1AB4F8A6" w14:textId="77777777" w:rsidR="00562F87" w:rsidRDefault="00A42A00">
            <w:pPr>
              <w:pStyle w:val="TableTextNormal"/>
              <w:tabs>
                <w:tab w:val="left" w:pos="1440"/>
              </w:tabs>
              <w:jc w:val="right"/>
              <w:rPr>
                <w:color w:val="000000"/>
              </w:rPr>
            </w:pPr>
            <w:r>
              <w:rPr>
                <w:rStyle w:val="TableFieldLabel"/>
              </w:rPr>
              <w:t>[ Stereotype is «S100_Complex». Is static True. Containment is Not Specified. ]</w:t>
            </w:r>
          </w:p>
          <w:p w14:paraId="2BB3B4C6" w14:textId="77777777" w:rsidR="00562F87" w:rsidRDefault="00562F87">
            <w:pPr>
              <w:pStyle w:val="TableTextNormal"/>
              <w:tabs>
                <w:tab w:val="left" w:pos="720"/>
              </w:tabs>
              <w:rPr>
                <w:color w:val="000000"/>
              </w:rPr>
            </w:pPr>
          </w:p>
        </w:tc>
      </w:tr>
      <w:tr w:rsidR="00562F87" w14:paraId="7D090B9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F2B7CA" w14:textId="77777777" w:rsidR="00562F87" w:rsidRDefault="00562F87">
            <w:pPr>
              <w:pStyle w:val="TableTextNormal"/>
              <w:rPr>
                <w:color w:val="000000"/>
              </w:rPr>
            </w:pPr>
          </w:p>
          <w:p w14:paraId="10816ED7" w14:textId="77777777" w:rsidR="00562F87" w:rsidRDefault="00A42A00">
            <w:pPr>
              <w:pStyle w:val="TableTextNormal"/>
              <w:rPr>
                <w:color w:val="000000"/>
              </w:rPr>
            </w:pPr>
            <w:r>
              <w:rPr>
                <w:noProof/>
                <w:sz w:val="0"/>
                <w:szCs w:val="0"/>
              </w:rPr>
              <w:drawing>
                <wp:inline distT="0" distB="0" distL="0" distR="0" wp14:anchorId="0C02F313" wp14:editId="6833D6AC">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periodicDateRange</w:t>
            </w:r>
            <w:proofErr w:type="spellEnd"/>
            <w:r>
              <w:rPr>
                <w:color w:val="000000"/>
              </w:rPr>
              <w:t xml:space="preserve"> : </w:t>
            </w:r>
            <w:proofErr w:type="spellStart"/>
            <w:r>
              <w:rPr>
                <w:color w:val="000000"/>
              </w:rPr>
              <w:t>periodicDateRange</w:t>
            </w:r>
            <w:proofErr w:type="spellEnd"/>
            <w:r>
              <w:rPr>
                <w:color w:val="000000"/>
              </w:rPr>
              <w:t xml:space="preserve">  Public</w:t>
            </w:r>
          </w:p>
          <w:p w14:paraId="5085F942" w14:textId="77777777" w:rsidR="00562F87" w:rsidRDefault="00A42A00">
            <w:pPr>
              <w:pStyle w:val="TableTextNormal"/>
              <w:ind w:left="540"/>
              <w:rPr>
                <w:color w:val="000000"/>
              </w:rPr>
            </w:pPr>
            <w:r>
              <w:rPr>
                <w:rStyle w:val="TableFieldLabel"/>
              </w:rPr>
              <w:t>Multiplicity:</w:t>
            </w:r>
            <w:r>
              <w:rPr>
                <w:color w:val="000000"/>
              </w:rPr>
              <w:t xml:space="preserve"> (  [0..*], </w:t>
            </w:r>
            <w:r>
              <w:rPr>
                <w:rStyle w:val="TableFieldLabel"/>
              </w:rPr>
              <w:t>Allow duplicates:</w:t>
            </w:r>
            <w:r>
              <w:rPr>
                <w:color w:val="000000"/>
              </w:rPr>
              <w:t xml:space="preserve"> 0, </w:t>
            </w:r>
            <w:r>
              <w:rPr>
                <w:rStyle w:val="TableFieldLabel"/>
              </w:rPr>
              <w:t>Is ordered:</w:t>
            </w:r>
            <w:r>
              <w:rPr>
                <w:color w:val="000000"/>
              </w:rPr>
              <w:t xml:space="preserve"> False )</w:t>
            </w:r>
          </w:p>
          <w:p w14:paraId="3EB839EF" w14:textId="77777777" w:rsidR="00562F87" w:rsidRDefault="00A42A00">
            <w:pPr>
              <w:pStyle w:val="TableTextNormal"/>
              <w:tabs>
                <w:tab w:val="left" w:pos="1440"/>
              </w:tabs>
              <w:jc w:val="right"/>
              <w:rPr>
                <w:color w:val="000000"/>
              </w:rPr>
            </w:pPr>
            <w:r>
              <w:rPr>
                <w:rStyle w:val="TableFieldLabel"/>
              </w:rPr>
              <w:t>[ Stereotype is «S100_Complex». Is static True. Containment is Not Specified. ]</w:t>
            </w:r>
          </w:p>
          <w:p w14:paraId="3C936150" w14:textId="77777777" w:rsidR="00562F87" w:rsidRDefault="00562F87">
            <w:pPr>
              <w:pStyle w:val="TableTextNormal"/>
              <w:tabs>
                <w:tab w:val="left" w:pos="720"/>
              </w:tabs>
              <w:rPr>
                <w:color w:val="000000"/>
              </w:rPr>
            </w:pPr>
          </w:p>
        </w:tc>
      </w:tr>
      <w:tr w:rsidR="00562F87" w14:paraId="5586300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0E44F2" w14:textId="77777777" w:rsidR="00562F87" w:rsidRDefault="00562F87">
            <w:pPr>
              <w:pStyle w:val="TableTextNormal"/>
              <w:rPr>
                <w:color w:val="000000"/>
              </w:rPr>
            </w:pPr>
          </w:p>
          <w:p w14:paraId="4177CE75" w14:textId="77777777" w:rsidR="00562F87" w:rsidRDefault="00A42A00">
            <w:pPr>
              <w:pStyle w:val="TableTextNormal"/>
              <w:rPr>
                <w:color w:val="000000"/>
              </w:rPr>
            </w:pPr>
            <w:r>
              <w:rPr>
                <w:noProof/>
                <w:sz w:val="0"/>
                <w:szCs w:val="0"/>
              </w:rPr>
              <w:drawing>
                <wp:inline distT="0" distB="0" distL="0" distR="0" wp14:anchorId="27BF7C39" wp14:editId="780D5438">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featureName</w:t>
            </w:r>
            <w:proofErr w:type="spellEnd"/>
            <w:r>
              <w:rPr>
                <w:color w:val="000000"/>
              </w:rPr>
              <w:t xml:space="preserve"> : </w:t>
            </w:r>
            <w:proofErr w:type="spellStart"/>
            <w:r>
              <w:rPr>
                <w:color w:val="000000"/>
              </w:rPr>
              <w:t>featureName</w:t>
            </w:r>
            <w:proofErr w:type="spellEnd"/>
            <w:r>
              <w:rPr>
                <w:color w:val="000000"/>
              </w:rPr>
              <w:t xml:space="preserve">  Public</w:t>
            </w:r>
          </w:p>
          <w:p w14:paraId="2C38307A" w14:textId="77777777" w:rsidR="00562F87" w:rsidRDefault="00A42A00">
            <w:pPr>
              <w:pStyle w:val="TableTextNormal"/>
              <w:ind w:left="540"/>
              <w:rPr>
                <w:color w:val="000000"/>
              </w:rPr>
            </w:pPr>
            <w:r>
              <w:rPr>
                <w:rStyle w:val="TableFieldLabel"/>
              </w:rPr>
              <w:t>Multiplicity:</w:t>
            </w:r>
            <w:r>
              <w:rPr>
                <w:color w:val="000000"/>
              </w:rPr>
              <w:t xml:space="preserve"> (  [0..*], </w:t>
            </w:r>
            <w:r>
              <w:rPr>
                <w:rStyle w:val="TableFieldLabel"/>
              </w:rPr>
              <w:t>Allow duplicates:</w:t>
            </w:r>
            <w:r>
              <w:rPr>
                <w:color w:val="000000"/>
              </w:rPr>
              <w:t xml:space="preserve"> 0, </w:t>
            </w:r>
            <w:r>
              <w:rPr>
                <w:rStyle w:val="TableFieldLabel"/>
              </w:rPr>
              <w:t>Is ordered:</w:t>
            </w:r>
            <w:r>
              <w:rPr>
                <w:color w:val="000000"/>
              </w:rPr>
              <w:t xml:space="preserve"> False )</w:t>
            </w:r>
          </w:p>
          <w:p w14:paraId="02A88739" w14:textId="77777777" w:rsidR="00562F87" w:rsidRDefault="00A42A00">
            <w:pPr>
              <w:pStyle w:val="TableTextNormal"/>
              <w:tabs>
                <w:tab w:val="left" w:pos="1440"/>
              </w:tabs>
              <w:jc w:val="right"/>
              <w:rPr>
                <w:color w:val="000000"/>
              </w:rPr>
            </w:pPr>
            <w:r>
              <w:rPr>
                <w:rStyle w:val="TableFieldLabel"/>
              </w:rPr>
              <w:t>[ Stereotype is «S100_Complex». Is static True. Containment is Not Specified. ]</w:t>
            </w:r>
          </w:p>
          <w:p w14:paraId="16585373" w14:textId="77777777" w:rsidR="00562F87" w:rsidRDefault="00562F87">
            <w:pPr>
              <w:pStyle w:val="TableTextNormal"/>
              <w:tabs>
                <w:tab w:val="left" w:pos="720"/>
              </w:tabs>
              <w:rPr>
                <w:color w:val="000000"/>
              </w:rPr>
            </w:pPr>
          </w:p>
        </w:tc>
      </w:tr>
      <w:tr w:rsidR="00562F87" w14:paraId="0A49760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ED77CE" w14:textId="77777777" w:rsidR="00562F87" w:rsidRDefault="00562F87">
            <w:pPr>
              <w:pStyle w:val="TableTextNormal"/>
              <w:rPr>
                <w:color w:val="000000"/>
              </w:rPr>
            </w:pPr>
          </w:p>
          <w:p w14:paraId="0C19C599" w14:textId="77777777" w:rsidR="00562F87" w:rsidRDefault="00A42A00">
            <w:pPr>
              <w:pStyle w:val="TableTextNormal"/>
              <w:rPr>
                <w:color w:val="000000"/>
              </w:rPr>
            </w:pPr>
            <w:r>
              <w:rPr>
                <w:noProof/>
                <w:sz w:val="0"/>
                <w:szCs w:val="0"/>
              </w:rPr>
              <w:drawing>
                <wp:inline distT="0" distB="0" distL="0" distR="0" wp14:anchorId="3264ED6B" wp14:editId="64F4EC2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sourceIndication</w:t>
            </w:r>
            <w:proofErr w:type="spellEnd"/>
            <w:r>
              <w:rPr>
                <w:color w:val="000000"/>
              </w:rPr>
              <w:t xml:space="preserve"> : </w:t>
            </w:r>
            <w:proofErr w:type="spellStart"/>
            <w:r>
              <w:rPr>
                <w:color w:val="000000"/>
              </w:rPr>
              <w:t>sourceIndication</w:t>
            </w:r>
            <w:proofErr w:type="spellEnd"/>
            <w:r>
              <w:rPr>
                <w:color w:val="000000"/>
              </w:rPr>
              <w:t xml:space="preserve">  Public</w:t>
            </w:r>
          </w:p>
          <w:p w14:paraId="53BE350E" w14:textId="77777777" w:rsidR="00562F87" w:rsidRDefault="00A42A00">
            <w:pPr>
              <w:pStyle w:val="TableTextNormal"/>
              <w:ind w:left="540"/>
              <w:rPr>
                <w:color w:val="000000"/>
              </w:rPr>
            </w:pPr>
            <w:r>
              <w:rPr>
                <w:rStyle w:val="TableFieldLabel"/>
              </w:rPr>
              <w:t>Multiplicity:</w:t>
            </w:r>
            <w:r>
              <w:rPr>
                <w:color w:val="000000"/>
              </w:rPr>
              <w:t xml:space="preserve"> (  [0..1], </w:t>
            </w:r>
            <w:r>
              <w:rPr>
                <w:rStyle w:val="TableFieldLabel"/>
              </w:rPr>
              <w:t>Allow duplicates:</w:t>
            </w:r>
            <w:r>
              <w:rPr>
                <w:color w:val="000000"/>
              </w:rPr>
              <w:t xml:space="preserve"> 0, </w:t>
            </w:r>
            <w:r>
              <w:rPr>
                <w:rStyle w:val="TableFieldLabel"/>
              </w:rPr>
              <w:t>Is ordered:</w:t>
            </w:r>
            <w:r>
              <w:rPr>
                <w:color w:val="000000"/>
              </w:rPr>
              <w:t xml:space="preserve"> False )</w:t>
            </w:r>
          </w:p>
          <w:p w14:paraId="430635F3" w14:textId="77777777" w:rsidR="00562F87" w:rsidRDefault="00A42A00">
            <w:pPr>
              <w:pStyle w:val="TableTextNormal"/>
              <w:tabs>
                <w:tab w:val="left" w:pos="1440"/>
              </w:tabs>
              <w:jc w:val="right"/>
              <w:rPr>
                <w:color w:val="000000"/>
              </w:rPr>
            </w:pPr>
            <w:r>
              <w:rPr>
                <w:rStyle w:val="TableFieldLabel"/>
              </w:rPr>
              <w:t>[ Stereotype is «S100_Complex». Is static True. Containment is Not Specified. ]</w:t>
            </w:r>
          </w:p>
          <w:p w14:paraId="60507947" w14:textId="77777777" w:rsidR="00562F87" w:rsidRDefault="00562F87">
            <w:pPr>
              <w:pStyle w:val="TableTextNormal"/>
              <w:tabs>
                <w:tab w:val="left" w:pos="720"/>
              </w:tabs>
              <w:rPr>
                <w:color w:val="000000"/>
              </w:rPr>
            </w:pPr>
          </w:p>
        </w:tc>
      </w:tr>
      <w:tr w:rsidR="00562F87" w14:paraId="22F2A10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40DCB4" w14:textId="77777777" w:rsidR="00562F87" w:rsidRDefault="00562F87">
            <w:pPr>
              <w:pStyle w:val="TableTextNormal"/>
              <w:rPr>
                <w:color w:val="000000"/>
              </w:rPr>
            </w:pPr>
          </w:p>
          <w:p w14:paraId="365FC526" w14:textId="77777777" w:rsidR="00562F87" w:rsidRDefault="00A42A00">
            <w:pPr>
              <w:pStyle w:val="TableTextNormal"/>
              <w:rPr>
                <w:color w:val="000000"/>
              </w:rPr>
            </w:pPr>
            <w:r>
              <w:rPr>
                <w:noProof/>
                <w:sz w:val="0"/>
                <w:szCs w:val="0"/>
              </w:rPr>
              <w:drawing>
                <wp:inline distT="0" distB="0" distL="0" distR="0" wp14:anchorId="231361B1" wp14:editId="39978384">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textContent</w:t>
            </w:r>
            <w:proofErr w:type="spellEnd"/>
            <w:r>
              <w:rPr>
                <w:color w:val="000000"/>
              </w:rPr>
              <w:t xml:space="preserve"> : </w:t>
            </w:r>
            <w:proofErr w:type="spellStart"/>
            <w:r>
              <w:rPr>
                <w:color w:val="000000"/>
              </w:rPr>
              <w:t>textContent</w:t>
            </w:r>
            <w:proofErr w:type="spellEnd"/>
            <w:r>
              <w:rPr>
                <w:color w:val="000000"/>
              </w:rPr>
              <w:t xml:space="preserve">  Public</w:t>
            </w:r>
          </w:p>
          <w:p w14:paraId="131B21E4" w14:textId="77777777" w:rsidR="00562F87" w:rsidRDefault="00A42A00">
            <w:pPr>
              <w:pStyle w:val="TableTextNormal"/>
              <w:ind w:left="540"/>
              <w:rPr>
                <w:color w:val="000000"/>
              </w:rPr>
            </w:pPr>
            <w:r>
              <w:rPr>
                <w:rStyle w:val="TableFieldLabel"/>
              </w:rPr>
              <w:t>Multiplicity:</w:t>
            </w:r>
            <w:r>
              <w:rPr>
                <w:color w:val="000000"/>
              </w:rPr>
              <w:t xml:space="preserve"> (  [0..*], </w:t>
            </w:r>
            <w:r>
              <w:rPr>
                <w:rStyle w:val="TableFieldLabel"/>
              </w:rPr>
              <w:t>Allow duplicates:</w:t>
            </w:r>
            <w:r>
              <w:rPr>
                <w:color w:val="000000"/>
              </w:rPr>
              <w:t xml:space="preserve"> 0, </w:t>
            </w:r>
            <w:r>
              <w:rPr>
                <w:rStyle w:val="TableFieldLabel"/>
              </w:rPr>
              <w:t>Is ordered:</w:t>
            </w:r>
            <w:r>
              <w:rPr>
                <w:color w:val="000000"/>
              </w:rPr>
              <w:t xml:space="preserve"> False )</w:t>
            </w:r>
          </w:p>
          <w:p w14:paraId="12EFEE90" w14:textId="77777777" w:rsidR="00562F87" w:rsidRDefault="00A42A00">
            <w:pPr>
              <w:pStyle w:val="TableTextNormal"/>
              <w:tabs>
                <w:tab w:val="left" w:pos="1440"/>
              </w:tabs>
              <w:jc w:val="right"/>
              <w:rPr>
                <w:color w:val="000000"/>
              </w:rPr>
            </w:pPr>
            <w:r>
              <w:rPr>
                <w:rStyle w:val="TableFieldLabel"/>
              </w:rPr>
              <w:t>[ Stereotype is «S100_Complex». Is static True. Containment is Not Specified. ]</w:t>
            </w:r>
          </w:p>
          <w:p w14:paraId="199FCFC6" w14:textId="77777777" w:rsidR="00562F87" w:rsidRDefault="00562F87">
            <w:pPr>
              <w:pStyle w:val="TableTextNormal"/>
              <w:tabs>
                <w:tab w:val="left" w:pos="720"/>
              </w:tabs>
              <w:rPr>
                <w:color w:val="000000"/>
              </w:rPr>
            </w:pPr>
          </w:p>
        </w:tc>
      </w:tr>
    </w:tbl>
    <w:p w14:paraId="5117F83C"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16246F2C"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F9AF136" w14:textId="77777777" w:rsidR="00562F87" w:rsidRDefault="00A42A00">
            <w:pPr>
              <w:pStyle w:val="TableHeadingLight"/>
            </w:pPr>
            <w:r>
              <w:t>ASSOCIATIONS</w:t>
            </w:r>
          </w:p>
        </w:tc>
      </w:tr>
      <w:tr w:rsidR="00562F87" w14:paraId="56625229"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0EC9BA90" w14:textId="77777777" w:rsidR="00562F87" w:rsidRDefault="00562F87">
            <w:pPr>
              <w:pStyle w:val="TableTextNormal"/>
              <w:rPr>
                <w:color w:val="000000"/>
              </w:rPr>
            </w:pPr>
          </w:p>
          <w:p w14:paraId="6C06D60A" w14:textId="77777777" w:rsidR="00562F87" w:rsidRDefault="00A42A00">
            <w:pPr>
              <w:pStyle w:val="TableTextNormal"/>
              <w:rPr>
                <w:color w:val="000000"/>
              </w:rPr>
            </w:pPr>
            <w:r>
              <w:rPr>
                <w:noProof/>
                <w:sz w:val="0"/>
                <w:szCs w:val="0"/>
              </w:rPr>
              <w:drawing>
                <wp:inline distT="0" distB="0" distL="0" distR="0" wp14:anchorId="049D2BFC" wp14:editId="1CAD0B89">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roofErr w:type="spellStart"/>
            <w:r>
              <w:rPr>
                <w:color w:val="000000"/>
              </w:rPr>
              <w:t>AssociatedRxN</w:t>
            </w:r>
            <w:proofErr w:type="spellEnd"/>
          </w:p>
          <w:p w14:paraId="5D4E3285" w14:textId="77777777" w:rsidR="00562F87" w:rsidRDefault="00562F87">
            <w:pPr>
              <w:pStyle w:val="TableTextNormal"/>
              <w:rPr>
                <w:color w:val="000000"/>
              </w:rPr>
            </w:pPr>
          </w:p>
          <w:p w14:paraId="1BF4FFF2" w14:textId="77777777" w:rsidR="00562F87" w:rsidRDefault="00A42A00">
            <w:pPr>
              <w:pStyle w:val="TableTextNormal"/>
              <w:rPr>
                <w:color w:val="000000"/>
              </w:rPr>
            </w:pPr>
            <w:r>
              <w:rPr>
                <w:color w:val="000000"/>
              </w:rPr>
              <w:t>Association between a geographic location and a regulation, restriction, recommendation, or nautical information</w:t>
            </w:r>
          </w:p>
          <w:p w14:paraId="210BA269" w14:textId="77777777" w:rsidR="00562F87" w:rsidRDefault="00562F87">
            <w:pPr>
              <w:pStyle w:val="TableTextNormal"/>
              <w:rPr>
                <w:color w:val="000000"/>
              </w:rPr>
            </w:pPr>
          </w:p>
        </w:tc>
      </w:tr>
      <w:tr w:rsidR="00562F87" w14:paraId="760B7463"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14F6DBB2" w14:textId="77777777" w:rsidR="00562F87" w:rsidRDefault="00A42A00">
            <w:pPr>
              <w:pStyle w:val="TableTextNormal"/>
              <w:rPr>
                <w:color w:val="000000"/>
              </w:rPr>
            </w:pPr>
            <w:r>
              <w:rPr>
                <w:color w:val="000000"/>
              </w:rPr>
              <w:t xml:space="preserve">Source: Public </w:t>
            </w:r>
            <w:proofErr w:type="spellStart"/>
            <w:r>
              <w:rPr>
                <w:color w:val="000000"/>
              </w:rPr>
              <w:t>appliesInLocation</w:t>
            </w:r>
            <w:proofErr w:type="spellEnd"/>
            <w:r>
              <w:rPr>
                <w:color w:val="000000"/>
              </w:rPr>
              <w:t xml:space="preserve"> (Class) </w:t>
            </w:r>
            <w:proofErr w:type="spellStart"/>
            <w:r>
              <w:rPr>
                <w:color w:val="000000"/>
              </w:rPr>
              <w:t>FeatureType</w:t>
            </w:r>
            <w:proofErr w:type="spellEnd"/>
            <w:r>
              <w:rPr>
                <w:color w:val="000000"/>
              </w:rPr>
              <w:t xml:space="preserve"> «</w:t>
            </w:r>
            <w:proofErr w:type="spellStart"/>
            <w:r>
              <w:rPr>
                <w:color w:val="000000"/>
              </w:rPr>
              <w:t>FeatureType</w:t>
            </w:r>
            <w:proofErr w:type="spellEnd"/>
            <w:r>
              <w:rPr>
                <w:color w:val="000000"/>
              </w:rPr>
              <w:t>»</w:t>
            </w:r>
          </w:p>
          <w:p w14:paraId="5D56E53F" w14:textId="77777777" w:rsidR="00562F87" w:rsidRDefault="00A42A00">
            <w:pPr>
              <w:pStyle w:val="TableTextNormal"/>
              <w:tabs>
                <w:tab w:val="left" w:pos="1800"/>
              </w:tabs>
              <w:ind w:left="540"/>
              <w:rPr>
                <w:color w:val="000000"/>
              </w:rPr>
            </w:pPr>
            <w:r>
              <w:rPr>
                <w:rStyle w:val="TableFieldLabel"/>
              </w:rPr>
              <w:t xml:space="preserve">Cardinality:  </w:t>
            </w:r>
            <w:r>
              <w:rPr>
                <w:color w:val="000000"/>
              </w:rPr>
              <w:t>[1..*]</w:t>
            </w:r>
          </w:p>
          <w:p w14:paraId="69A59AD2" w14:textId="77777777" w:rsidR="00562F87" w:rsidRDefault="00562F87">
            <w:pPr>
              <w:pStyle w:val="TableTextNormal"/>
              <w:tabs>
                <w:tab w:val="left" w:pos="1800"/>
              </w:tabs>
              <w:rPr>
                <w:color w:val="000000"/>
              </w:rPr>
            </w:pPr>
          </w:p>
          <w:p w14:paraId="11314A93" w14:textId="77777777" w:rsidR="00562F87" w:rsidRDefault="00A42A00">
            <w:pPr>
              <w:pStyle w:val="TableTextNormal"/>
              <w:tabs>
                <w:tab w:val="left" w:pos="1800"/>
              </w:tabs>
              <w:rPr>
                <w:color w:val="000000"/>
              </w:rPr>
            </w:pPr>
            <w:r>
              <w:rPr>
                <w:color w:val="000000"/>
              </w:rPr>
              <w:t>The location in which the information item applies</w:t>
            </w:r>
          </w:p>
          <w:p w14:paraId="2B06AC8A" w14:textId="77777777" w:rsidR="00562F87" w:rsidRDefault="00562F87">
            <w:pPr>
              <w:pStyle w:val="TableTextNormal"/>
              <w:rPr>
                <w:color w:val="000000"/>
              </w:rPr>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3A15FA62" w14:textId="77777777" w:rsidR="00562F87" w:rsidRDefault="00A42A00">
            <w:pPr>
              <w:pStyle w:val="TableTextNormal"/>
              <w:rPr>
                <w:color w:val="000000"/>
              </w:rPr>
            </w:pPr>
            <w:r>
              <w:rPr>
                <w:color w:val="000000"/>
              </w:rPr>
              <w:t xml:space="preserve">Target: Public </w:t>
            </w:r>
            <w:proofErr w:type="spellStart"/>
            <w:r>
              <w:rPr>
                <w:color w:val="000000"/>
              </w:rPr>
              <w:t>theRxN</w:t>
            </w:r>
            <w:proofErr w:type="spellEnd"/>
            <w:r>
              <w:rPr>
                <w:color w:val="000000"/>
              </w:rPr>
              <w:t xml:space="preserve"> (Class) </w:t>
            </w:r>
            <w:proofErr w:type="spellStart"/>
            <w:r>
              <w:rPr>
                <w:color w:val="000000"/>
              </w:rPr>
              <w:t>AbstractRXN</w:t>
            </w:r>
            <w:proofErr w:type="spellEnd"/>
            <w:r>
              <w:rPr>
                <w:color w:val="000000"/>
              </w:rPr>
              <w:t xml:space="preserve"> «</w:t>
            </w:r>
            <w:proofErr w:type="spellStart"/>
            <w:r>
              <w:rPr>
                <w:color w:val="000000"/>
              </w:rPr>
              <w:t>InformationType</w:t>
            </w:r>
            <w:proofErr w:type="spellEnd"/>
            <w:r>
              <w:rPr>
                <w:color w:val="000000"/>
              </w:rPr>
              <w:t>»</w:t>
            </w:r>
          </w:p>
          <w:p w14:paraId="783349AE" w14:textId="77777777" w:rsidR="00562F87" w:rsidRDefault="00A42A00">
            <w:pPr>
              <w:pStyle w:val="TableTextNormal"/>
              <w:tabs>
                <w:tab w:val="left" w:pos="1440"/>
              </w:tabs>
              <w:ind w:left="540"/>
              <w:rPr>
                <w:color w:val="000000"/>
              </w:rPr>
            </w:pPr>
            <w:r>
              <w:rPr>
                <w:rStyle w:val="TableFieldLabel"/>
              </w:rPr>
              <w:t xml:space="preserve">Cardinality:  </w:t>
            </w:r>
            <w:r>
              <w:rPr>
                <w:color w:val="000000"/>
              </w:rPr>
              <w:t>[0..*]</w:t>
            </w:r>
          </w:p>
          <w:p w14:paraId="629E8E5F" w14:textId="77777777" w:rsidR="00562F87" w:rsidRDefault="00562F87">
            <w:pPr>
              <w:pStyle w:val="TableTextNormal"/>
              <w:tabs>
                <w:tab w:val="left" w:pos="1440"/>
              </w:tabs>
              <w:rPr>
                <w:color w:val="000000"/>
              </w:rPr>
            </w:pPr>
          </w:p>
          <w:p w14:paraId="77C8BD95" w14:textId="77777777" w:rsidR="00562F87" w:rsidRDefault="00A42A00">
            <w:pPr>
              <w:pStyle w:val="TableTextNormal"/>
              <w:tabs>
                <w:tab w:val="left" w:pos="1440"/>
              </w:tabs>
              <w:rPr>
                <w:color w:val="000000"/>
              </w:rPr>
            </w:pPr>
            <w:r>
              <w:rPr>
                <w:color w:val="000000"/>
              </w:rPr>
              <w:t>The regulation, restriction, recommendation, or nautical information</w:t>
            </w:r>
          </w:p>
          <w:p w14:paraId="6B1DEC9F" w14:textId="77777777" w:rsidR="00562F87" w:rsidRDefault="00562F87">
            <w:pPr>
              <w:pStyle w:val="TableTextNormal"/>
              <w:rPr>
                <w:color w:val="000000"/>
              </w:rPr>
            </w:pPr>
          </w:p>
        </w:tc>
      </w:tr>
      <w:tr w:rsidR="00562F87" w14:paraId="1872A8C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07CF812" w14:textId="77777777" w:rsidR="00562F87" w:rsidRDefault="00562F87">
            <w:pPr>
              <w:pStyle w:val="TableTextNormal"/>
              <w:rPr>
                <w:color w:val="000000"/>
              </w:rPr>
            </w:pPr>
          </w:p>
          <w:p w14:paraId="454598FD" w14:textId="77777777" w:rsidR="00562F87" w:rsidRDefault="00A42A00">
            <w:pPr>
              <w:pStyle w:val="TableTextNormal"/>
              <w:rPr>
                <w:color w:val="000000"/>
              </w:rPr>
            </w:pPr>
            <w:r>
              <w:rPr>
                <w:noProof/>
                <w:sz w:val="0"/>
                <w:szCs w:val="0"/>
              </w:rPr>
              <w:drawing>
                <wp:inline distT="0" distB="0" distL="0" distR="0" wp14:anchorId="35A047F5" wp14:editId="60F55CE4">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t>
            </w:r>
            <w:proofErr w:type="spellStart"/>
            <w:r>
              <w:rPr>
                <w:color w:val="000000"/>
              </w:rPr>
              <w:t>AssociationClass</w:t>
            </w:r>
            <w:proofErr w:type="spellEnd"/>
            <w:r>
              <w:rPr>
                <w:color w:val="000000"/>
              </w:rPr>
              <w:t xml:space="preserve"> (</w:t>
            </w:r>
            <w:r>
              <w:rPr>
                <w:rStyle w:val="TableFieldLabel"/>
              </w:rPr>
              <w:t>direction:</w:t>
            </w:r>
            <w:r>
              <w:rPr>
                <w:color w:val="000000"/>
              </w:rPr>
              <w:t xml:space="preserve"> Source -&gt; Destination)  </w:t>
            </w:r>
            <w:proofErr w:type="spellStart"/>
            <w:r>
              <w:rPr>
                <w:color w:val="000000"/>
              </w:rPr>
              <w:t>PermissionType</w:t>
            </w:r>
            <w:proofErr w:type="spellEnd"/>
          </w:p>
          <w:p w14:paraId="1A0B0292" w14:textId="77777777" w:rsidR="00562F87" w:rsidRDefault="00562F87">
            <w:pPr>
              <w:pStyle w:val="TableTextNormal"/>
              <w:rPr>
                <w:color w:val="000000"/>
              </w:rPr>
            </w:pPr>
          </w:p>
          <w:p w14:paraId="336E5AA7" w14:textId="77777777" w:rsidR="00562F87" w:rsidRDefault="00A42A00">
            <w:pPr>
              <w:pStyle w:val="TableTextNormal"/>
              <w:rPr>
                <w:color w:val="000000"/>
              </w:rPr>
            </w:pPr>
            <w:r>
              <w:rPr>
                <w:color w:val="000000"/>
              </w:rPr>
              <w:t>Association class for associations describing whether the subsets of vessels determined by the ship characteristics specified in APPLIC may (or must, etc.) transit, enter, or use a feature.</w:t>
            </w:r>
          </w:p>
          <w:p w14:paraId="2B989AAD" w14:textId="77777777" w:rsidR="00562F87" w:rsidRDefault="00562F87">
            <w:pPr>
              <w:pStyle w:val="TableTextNormal"/>
              <w:rPr>
                <w:color w:val="000000"/>
              </w:rPr>
            </w:pPr>
          </w:p>
        </w:tc>
      </w:tr>
      <w:tr w:rsidR="00562F87" w14:paraId="15E09E66"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01C2A508" w14:textId="77777777" w:rsidR="00562F87" w:rsidRDefault="00A42A00">
            <w:pPr>
              <w:pStyle w:val="TableTextNormal"/>
              <w:rPr>
                <w:color w:val="000000"/>
              </w:rPr>
            </w:pPr>
            <w:r>
              <w:rPr>
                <w:color w:val="000000"/>
              </w:rPr>
              <w:t xml:space="preserve">Source: Public </w:t>
            </w:r>
            <w:proofErr w:type="spellStart"/>
            <w:r>
              <w:rPr>
                <w:color w:val="000000"/>
              </w:rPr>
              <w:t>vslLocation</w:t>
            </w:r>
            <w:proofErr w:type="spellEnd"/>
            <w:r>
              <w:rPr>
                <w:color w:val="000000"/>
              </w:rPr>
              <w:t xml:space="preserve"> (Class) </w:t>
            </w:r>
            <w:proofErr w:type="spellStart"/>
            <w:r>
              <w:rPr>
                <w:color w:val="000000"/>
              </w:rPr>
              <w:t>FeatureType</w:t>
            </w:r>
            <w:proofErr w:type="spellEnd"/>
            <w:r>
              <w:rPr>
                <w:color w:val="000000"/>
              </w:rPr>
              <w:t xml:space="preserve"> «</w:t>
            </w:r>
            <w:proofErr w:type="spellStart"/>
            <w:r>
              <w:rPr>
                <w:color w:val="000000"/>
              </w:rPr>
              <w:t>FeatureType</w:t>
            </w:r>
            <w:proofErr w:type="spellEnd"/>
            <w:r>
              <w:rPr>
                <w:color w:val="000000"/>
              </w:rPr>
              <w:t>»</w:t>
            </w:r>
          </w:p>
          <w:p w14:paraId="2341CE3E" w14:textId="77777777" w:rsidR="00562F87" w:rsidRDefault="00A42A00">
            <w:pPr>
              <w:pStyle w:val="TableTextNormal"/>
              <w:tabs>
                <w:tab w:val="left" w:pos="1800"/>
              </w:tabs>
              <w:ind w:left="540"/>
              <w:rPr>
                <w:color w:val="000000"/>
              </w:rPr>
            </w:pPr>
            <w:r>
              <w:rPr>
                <w:rStyle w:val="TableFieldLabel"/>
              </w:rPr>
              <w:t xml:space="preserve">Cardinality:  </w:t>
            </w:r>
            <w:r>
              <w:rPr>
                <w:color w:val="000000"/>
              </w:rPr>
              <w:t>[0..*]</w:t>
            </w:r>
          </w:p>
          <w:p w14:paraId="2E91EC0E" w14:textId="77777777" w:rsidR="00562F87" w:rsidRDefault="00562F87">
            <w:pPr>
              <w:pStyle w:val="TableTextNormal"/>
              <w:rPr>
                <w:color w:val="000000"/>
              </w:rPr>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F19A32A" w14:textId="77777777" w:rsidR="00562F87" w:rsidRDefault="00A42A00">
            <w:pPr>
              <w:pStyle w:val="TableTextNormal"/>
              <w:rPr>
                <w:color w:val="000000"/>
              </w:rPr>
            </w:pPr>
            <w:r>
              <w:rPr>
                <w:color w:val="000000"/>
              </w:rPr>
              <w:t>Target: Public permission (Class) Applicability «</w:t>
            </w:r>
            <w:proofErr w:type="spellStart"/>
            <w:r>
              <w:rPr>
                <w:color w:val="000000"/>
              </w:rPr>
              <w:t>InformationType</w:t>
            </w:r>
            <w:proofErr w:type="spellEnd"/>
            <w:r>
              <w:rPr>
                <w:color w:val="000000"/>
              </w:rPr>
              <w:t>»</w:t>
            </w:r>
          </w:p>
          <w:p w14:paraId="05954014" w14:textId="77777777" w:rsidR="00562F87" w:rsidRDefault="00A42A00">
            <w:pPr>
              <w:pStyle w:val="TableTextNormal"/>
              <w:tabs>
                <w:tab w:val="left" w:pos="1440"/>
              </w:tabs>
              <w:ind w:left="540"/>
              <w:rPr>
                <w:color w:val="000000"/>
              </w:rPr>
            </w:pPr>
            <w:r>
              <w:rPr>
                <w:rStyle w:val="TableFieldLabel"/>
              </w:rPr>
              <w:t xml:space="preserve">Cardinality:  </w:t>
            </w:r>
            <w:r>
              <w:rPr>
                <w:color w:val="000000"/>
              </w:rPr>
              <w:t>[0..*]</w:t>
            </w:r>
          </w:p>
          <w:p w14:paraId="49C7ED1F" w14:textId="77777777" w:rsidR="00562F87" w:rsidRDefault="00562F87">
            <w:pPr>
              <w:pStyle w:val="TableTextNormal"/>
              <w:rPr>
                <w:color w:val="000000"/>
              </w:rPr>
            </w:pPr>
          </w:p>
        </w:tc>
      </w:tr>
      <w:tr w:rsidR="00562F87" w14:paraId="6AA80FC2"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5296440" w14:textId="77777777" w:rsidR="00562F87" w:rsidRDefault="00562F87">
            <w:pPr>
              <w:pStyle w:val="TableTextNormal"/>
              <w:rPr>
                <w:color w:val="000000"/>
              </w:rPr>
            </w:pPr>
          </w:p>
          <w:p w14:paraId="7FF7EA1A" w14:textId="77777777" w:rsidR="00562F87" w:rsidRDefault="00A42A00">
            <w:pPr>
              <w:pStyle w:val="TableTextNormal"/>
              <w:rPr>
                <w:color w:val="000000"/>
              </w:rPr>
            </w:pPr>
            <w:r>
              <w:rPr>
                <w:noProof/>
                <w:sz w:val="0"/>
                <w:szCs w:val="0"/>
              </w:rPr>
              <w:drawing>
                <wp:inline distT="0" distB="0" distL="0" distR="0" wp14:anchorId="3FF97D55" wp14:editId="6149EBEF">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Unspecified)  </w:t>
            </w:r>
            <w:proofErr w:type="spellStart"/>
            <w:r>
              <w:rPr>
                <w:color w:val="000000"/>
              </w:rPr>
              <w:t>TextAssociation</w:t>
            </w:r>
            <w:proofErr w:type="spellEnd"/>
          </w:p>
          <w:p w14:paraId="64DCD523" w14:textId="77777777" w:rsidR="00562F87" w:rsidRDefault="00562F87">
            <w:pPr>
              <w:pStyle w:val="TableTextNormal"/>
              <w:rPr>
                <w:color w:val="000000"/>
              </w:rPr>
            </w:pPr>
          </w:p>
          <w:p w14:paraId="06E99CEC" w14:textId="77777777" w:rsidR="00562F87" w:rsidRDefault="00A42A00">
            <w:pPr>
              <w:pStyle w:val="TableTextNormal"/>
              <w:rPr>
                <w:color w:val="000000"/>
              </w:rPr>
            </w:pPr>
            <w:r>
              <w:rPr>
                <w:color w:val="000000"/>
              </w:rPr>
              <w:t>A feature association for the binding between a geo feature and the cartographically positioned location for text.</w:t>
            </w:r>
          </w:p>
          <w:p w14:paraId="4B35D137" w14:textId="77777777" w:rsidR="00562F87" w:rsidRDefault="00562F87">
            <w:pPr>
              <w:pStyle w:val="TableTextNormal"/>
              <w:rPr>
                <w:color w:val="000000"/>
              </w:rPr>
            </w:pPr>
          </w:p>
        </w:tc>
      </w:tr>
      <w:tr w:rsidR="00562F87" w14:paraId="5E32DC06"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4C716B14" w14:textId="77777777" w:rsidR="00562F87" w:rsidRDefault="00A42A00">
            <w:pPr>
              <w:pStyle w:val="TableTextNormal"/>
              <w:rPr>
                <w:color w:val="000000"/>
              </w:rPr>
            </w:pPr>
            <w:r>
              <w:rPr>
                <w:color w:val="000000"/>
              </w:rPr>
              <w:t xml:space="preserve">Source: Public identifies (Class) </w:t>
            </w:r>
            <w:proofErr w:type="spellStart"/>
            <w:r>
              <w:rPr>
                <w:color w:val="000000"/>
              </w:rPr>
              <w:t>FeatureType</w:t>
            </w:r>
            <w:proofErr w:type="spellEnd"/>
            <w:r>
              <w:rPr>
                <w:color w:val="000000"/>
              </w:rPr>
              <w:t xml:space="preserve"> «</w:t>
            </w:r>
            <w:proofErr w:type="spellStart"/>
            <w:r>
              <w:rPr>
                <w:color w:val="000000"/>
              </w:rPr>
              <w:t>FeatureType</w:t>
            </w:r>
            <w:proofErr w:type="spellEnd"/>
            <w:r>
              <w:rPr>
                <w:color w:val="000000"/>
              </w:rPr>
              <w:t>»</w:t>
            </w:r>
          </w:p>
          <w:p w14:paraId="3625C3CB" w14:textId="77777777" w:rsidR="00562F87" w:rsidRDefault="00A42A00">
            <w:pPr>
              <w:pStyle w:val="TableTextNormal"/>
              <w:tabs>
                <w:tab w:val="left" w:pos="1800"/>
              </w:tabs>
              <w:ind w:left="540"/>
              <w:rPr>
                <w:color w:val="000000"/>
              </w:rPr>
            </w:pPr>
            <w:r>
              <w:rPr>
                <w:rStyle w:val="TableFieldLabel"/>
              </w:rPr>
              <w:t xml:space="preserve">Cardinality:  </w:t>
            </w:r>
            <w:r>
              <w:rPr>
                <w:color w:val="000000"/>
              </w:rPr>
              <w:t>[1]</w:t>
            </w:r>
          </w:p>
          <w:p w14:paraId="61D5214E" w14:textId="77777777" w:rsidR="00562F87" w:rsidRDefault="00562F87">
            <w:pPr>
              <w:pStyle w:val="TableTextNormal"/>
              <w:tabs>
                <w:tab w:val="left" w:pos="1800"/>
              </w:tabs>
              <w:rPr>
                <w:color w:val="000000"/>
              </w:rPr>
            </w:pPr>
          </w:p>
          <w:p w14:paraId="486B9004" w14:textId="77777777" w:rsidR="00562F87" w:rsidRDefault="00A42A00">
            <w:pPr>
              <w:pStyle w:val="TableTextNormal"/>
              <w:tabs>
                <w:tab w:val="left" w:pos="1800"/>
              </w:tabs>
              <w:rPr>
                <w:color w:val="000000"/>
              </w:rPr>
            </w:pPr>
            <w:r>
              <w:rPr>
                <w:color w:val="000000"/>
              </w:rPr>
              <w:t>A pointer to a specific feature(s).</w:t>
            </w:r>
          </w:p>
          <w:p w14:paraId="6180CBC2" w14:textId="77777777" w:rsidR="00562F87" w:rsidRDefault="00562F87">
            <w:pPr>
              <w:pStyle w:val="TableTextNormal"/>
              <w:rPr>
                <w:color w:val="000000"/>
              </w:rPr>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515B74E" w14:textId="77777777" w:rsidR="00562F87" w:rsidRDefault="00A42A00">
            <w:pPr>
              <w:pStyle w:val="TableTextNormal"/>
              <w:rPr>
                <w:color w:val="000000"/>
              </w:rPr>
            </w:pPr>
            <w:r>
              <w:rPr>
                <w:color w:val="000000"/>
              </w:rPr>
              <w:t xml:space="preserve">Target: Public positions (Class) </w:t>
            </w:r>
            <w:proofErr w:type="spellStart"/>
            <w:r>
              <w:rPr>
                <w:color w:val="000000"/>
              </w:rPr>
              <w:t>TextPlacement</w:t>
            </w:r>
            <w:proofErr w:type="spellEnd"/>
            <w:r>
              <w:rPr>
                <w:color w:val="000000"/>
              </w:rPr>
              <w:t xml:space="preserve"> «</w:t>
            </w:r>
            <w:proofErr w:type="spellStart"/>
            <w:r>
              <w:rPr>
                <w:color w:val="000000"/>
              </w:rPr>
              <w:t>FeatureType</w:t>
            </w:r>
            <w:proofErr w:type="spellEnd"/>
            <w:r>
              <w:rPr>
                <w:color w:val="000000"/>
              </w:rPr>
              <w:t>»</w:t>
            </w:r>
          </w:p>
          <w:p w14:paraId="4D25FF68" w14:textId="77777777" w:rsidR="00562F87" w:rsidRDefault="00A42A00">
            <w:pPr>
              <w:pStyle w:val="TableTextNormal"/>
              <w:tabs>
                <w:tab w:val="left" w:pos="1440"/>
              </w:tabs>
              <w:ind w:left="540"/>
              <w:rPr>
                <w:color w:val="000000"/>
              </w:rPr>
            </w:pPr>
            <w:r>
              <w:rPr>
                <w:rStyle w:val="TableFieldLabel"/>
              </w:rPr>
              <w:t xml:space="preserve">Cardinality:  </w:t>
            </w:r>
            <w:r>
              <w:rPr>
                <w:color w:val="000000"/>
              </w:rPr>
              <w:t>[0..1]</w:t>
            </w:r>
          </w:p>
          <w:p w14:paraId="45C40AFA" w14:textId="77777777" w:rsidR="00562F87" w:rsidRDefault="00562F87">
            <w:pPr>
              <w:pStyle w:val="TableTextNormal"/>
              <w:tabs>
                <w:tab w:val="left" w:pos="1440"/>
              </w:tabs>
              <w:rPr>
                <w:color w:val="000000"/>
              </w:rPr>
            </w:pPr>
          </w:p>
          <w:p w14:paraId="0CE5FCA1" w14:textId="77777777" w:rsidR="00562F87" w:rsidRDefault="00A42A00">
            <w:pPr>
              <w:pStyle w:val="TableTextNormal"/>
              <w:tabs>
                <w:tab w:val="left" w:pos="1440"/>
              </w:tabs>
              <w:rPr>
                <w:color w:val="000000"/>
              </w:rPr>
            </w:pPr>
            <w:r>
              <w:rPr>
                <w:color w:val="000000"/>
              </w:rPr>
              <w:t>A pointer to a specific cartographically positioned location for text.</w:t>
            </w:r>
          </w:p>
          <w:p w14:paraId="6E195DDD" w14:textId="77777777" w:rsidR="00562F87" w:rsidRDefault="00562F87">
            <w:pPr>
              <w:pStyle w:val="TableTextNormal"/>
              <w:rPr>
                <w:color w:val="000000"/>
              </w:rPr>
            </w:pPr>
          </w:p>
        </w:tc>
      </w:tr>
      <w:tr w:rsidR="00562F87" w14:paraId="1C37E1B6"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02FAC04" w14:textId="77777777" w:rsidR="00562F87" w:rsidRDefault="00562F87">
            <w:pPr>
              <w:pStyle w:val="TableTextNormal"/>
              <w:rPr>
                <w:color w:val="000000"/>
              </w:rPr>
            </w:pPr>
          </w:p>
          <w:p w14:paraId="1FE70D7E" w14:textId="77777777" w:rsidR="00562F87" w:rsidRDefault="00A42A00">
            <w:pPr>
              <w:pStyle w:val="TableTextNormal"/>
              <w:rPr>
                <w:color w:val="000000"/>
              </w:rPr>
            </w:pPr>
            <w:r>
              <w:rPr>
                <w:noProof/>
                <w:sz w:val="0"/>
                <w:szCs w:val="0"/>
              </w:rPr>
              <w:drawing>
                <wp:inline distT="0" distB="0" distL="0" distR="0" wp14:anchorId="6BED29A8" wp14:editId="0463F936">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Unspecified)  </w:t>
            </w:r>
            <w:proofErr w:type="spellStart"/>
            <w:r>
              <w:rPr>
                <w:color w:val="000000"/>
              </w:rPr>
              <w:t>AdditionalInformation</w:t>
            </w:r>
            <w:proofErr w:type="spellEnd"/>
          </w:p>
          <w:p w14:paraId="7DFD4DCC" w14:textId="77777777" w:rsidR="00562F87" w:rsidRDefault="00562F87">
            <w:pPr>
              <w:pStyle w:val="TableTextNormal"/>
              <w:rPr>
                <w:color w:val="000000"/>
              </w:rPr>
            </w:pPr>
          </w:p>
          <w:p w14:paraId="799E7FB2" w14:textId="77777777" w:rsidR="00562F87" w:rsidRDefault="00A42A00">
            <w:pPr>
              <w:pStyle w:val="TableTextNormal"/>
              <w:rPr>
                <w:color w:val="000000"/>
              </w:rPr>
            </w:pPr>
            <w:r>
              <w:rPr>
                <w:color w:val="000000"/>
              </w:rPr>
              <w:t>A feature association for the binding between at least one instance of a geo feature and an instance of an information type.</w:t>
            </w:r>
          </w:p>
          <w:p w14:paraId="5095C1C7" w14:textId="77777777" w:rsidR="00562F87" w:rsidRDefault="00562F87">
            <w:pPr>
              <w:pStyle w:val="TableTextNormal"/>
              <w:rPr>
                <w:color w:val="000000"/>
              </w:rPr>
            </w:pPr>
          </w:p>
        </w:tc>
      </w:tr>
      <w:tr w:rsidR="00562F87" w14:paraId="2D390125"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6DAC49B" w14:textId="77777777" w:rsidR="00562F87" w:rsidRDefault="00A42A00">
            <w:pPr>
              <w:pStyle w:val="TableTextNormal"/>
              <w:rPr>
                <w:color w:val="000000"/>
              </w:rPr>
            </w:pPr>
            <w:r>
              <w:rPr>
                <w:color w:val="000000"/>
              </w:rPr>
              <w:t xml:space="preserve">Source: Public </w:t>
            </w:r>
            <w:proofErr w:type="spellStart"/>
            <w:r>
              <w:rPr>
                <w:color w:val="000000"/>
              </w:rPr>
              <w:t>informationProvidedFor</w:t>
            </w:r>
            <w:proofErr w:type="spellEnd"/>
            <w:r>
              <w:rPr>
                <w:color w:val="000000"/>
              </w:rPr>
              <w:t xml:space="preserve"> (Class) </w:t>
            </w:r>
            <w:proofErr w:type="spellStart"/>
            <w:r>
              <w:rPr>
                <w:color w:val="000000"/>
              </w:rPr>
              <w:t>FeatureType</w:t>
            </w:r>
            <w:proofErr w:type="spellEnd"/>
            <w:r>
              <w:rPr>
                <w:color w:val="000000"/>
              </w:rPr>
              <w:t xml:space="preserve"> «</w:t>
            </w:r>
            <w:proofErr w:type="spellStart"/>
            <w:r>
              <w:rPr>
                <w:color w:val="000000"/>
              </w:rPr>
              <w:t>FeatureType</w:t>
            </w:r>
            <w:proofErr w:type="spellEnd"/>
            <w:r>
              <w:rPr>
                <w:color w:val="000000"/>
              </w:rPr>
              <w:t>»</w:t>
            </w:r>
          </w:p>
          <w:p w14:paraId="31B53EB5" w14:textId="77777777" w:rsidR="00562F87" w:rsidRDefault="00A42A00">
            <w:pPr>
              <w:pStyle w:val="TableTextNormal"/>
              <w:tabs>
                <w:tab w:val="left" w:pos="1800"/>
              </w:tabs>
              <w:ind w:left="540"/>
              <w:rPr>
                <w:color w:val="000000"/>
              </w:rPr>
            </w:pPr>
            <w:r>
              <w:rPr>
                <w:rStyle w:val="TableFieldLabel"/>
              </w:rPr>
              <w:t xml:space="preserve">Cardinality:  </w:t>
            </w:r>
            <w:r>
              <w:rPr>
                <w:color w:val="000000"/>
              </w:rPr>
              <w:t>[1..*]</w:t>
            </w:r>
          </w:p>
          <w:p w14:paraId="11337BC6" w14:textId="77777777" w:rsidR="00562F87" w:rsidRDefault="00562F87">
            <w:pPr>
              <w:pStyle w:val="TableTextNormal"/>
              <w:tabs>
                <w:tab w:val="left" w:pos="1800"/>
              </w:tabs>
              <w:rPr>
                <w:color w:val="000000"/>
              </w:rPr>
            </w:pPr>
          </w:p>
          <w:p w14:paraId="7F20227C" w14:textId="77777777" w:rsidR="00562F87" w:rsidRDefault="00A42A00">
            <w:pPr>
              <w:pStyle w:val="TableTextNormal"/>
              <w:tabs>
                <w:tab w:val="left" w:pos="1800"/>
              </w:tabs>
              <w:rPr>
                <w:color w:val="000000"/>
              </w:rPr>
            </w:pPr>
            <w:r>
              <w:rPr>
                <w:color w:val="000000"/>
              </w:rPr>
              <w:t>A pointer to a specific feature(s) for which further information is required.</w:t>
            </w:r>
          </w:p>
          <w:p w14:paraId="0ED7DACC" w14:textId="77777777" w:rsidR="00562F87" w:rsidRDefault="00562F87">
            <w:pPr>
              <w:pStyle w:val="TableTextNormal"/>
              <w:rPr>
                <w:color w:val="000000"/>
              </w:rPr>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09F17F62" w14:textId="77777777" w:rsidR="00562F87" w:rsidRDefault="00A42A00">
            <w:pPr>
              <w:pStyle w:val="TableTextNormal"/>
              <w:rPr>
                <w:color w:val="000000"/>
              </w:rPr>
            </w:pPr>
            <w:r>
              <w:rPr>
                <w:color w:val="000000"/>
              </w:rPr>
              <w:t xml:space="preserve">Target: Public </w:t>
            </w:r>
            <w:proofErr w:type="spellStart"/>
            <w:r>
              <w:rPr>
                <w:color w:val="000000"/>
              </w:rPr>
              <w:t>providesInformation</w:t>
            </w:r>
            <w:proofErr w:type="spellEnd"/>
            <w:r>
              <w:rPr>
                <w:color w:val="000000"/>
              </w:rPr>
              <w:t xml:space="preserve"> (Class) </w:t>
            </w:r>
            <w:proofErr w:type="spellStart"/>
            <w:r>
              <w:rPr>
                <w:color w:val="000000"/>
              </w:rPr>
              <w:t>NauticalInformation</w:t>
            </w:r>
            <w:proofErr w:type="spellEnd"/>
            <w:r>
              <w:rPr>
                <w:color w:val="000000"/>
              </w:rPr>
              <w:t xml:space="preserve"> «</w:t>
            </w:r>
            <w:proofErr w:type="spellStart"/>
            <w:r>
              <w:rPr>
                <w:color w:val="000000"/>
              </w:rPr>
              <w:t>InformationType</w:t>
            </w:r>
            <w:proofErr w:type="spellEnd"/>
            <w:r>
              <w:rPr>
                <w:color w:val="000000"/>
              </w:rPr>
              <w:t>»</w:t>
            </w:r>
          </w:p>
          <w:p w14:paraId="10B079B8" w14:textId="77777777" w:rsidR="00562F87" w:rsidRDefault="00A42A00">
            <w:pPr>
              <w:pStyle w:val="TableTextNormal"/>
              <w:tabs>
                <w:tab w:val="left" w:pos="1440"/>
              </w:tabs>
              <w:ind w:left="540"/>
              <w:rPr>
                <w:color w:val="000000"/>
              </w:rPr>
            </w:pPr>
            <w:r>
              <w:rPr>
                <w:rStyle w:val="TableFieldLabel"/>
              </w:rPr>
              <w:t xml:space="preserve">Cardinality:  </w:t>
            </w:r>
            <w:r>
              <w:rPr>
                <w:color w:val="000000"/>
              </w:rPr>
              <w:t>[0..*]</w:t>
            </w:r>
          </w:p>
          <w:p w14:paraId="5D3A3446" w14:textId="77777777" w:rsidR="00562F87" w:rsidRDefault="00562F87">
            <w:pPr>
              <w:pStyle w:val="TableTextNormal"/>
              <w:tabs>
                <w:tab w:val="left" w:pos="1440"/>
              </w:tabs>
              <w:rPr>
                <w:color w:val="000000"/>
              </w:rPr>
            </w:pPr>
          </w:p>
          <w:p w14:paraId="1CF4569F" w14:textId="77777777" w:rsidR="00562F87" w:rsidRDefault="00A42A00">
            <w:pPr>
              <w:pStyle w:val="TableTextNormal"/>
              <w:tabs>
                <w:tab w:val="left" w:pos="1440"/>
              </w:tabs>
              <w:rPr>
                <w:color w:val="000000"/>
              </w:rPr>
            </w:pPr>
            <w:r>
              <w:rPr>
                <w:color w:val="000000"/>
              </w:rPr>
              <w:t>A pointer to an object that provides more information about the referencing feature or information type.</w:t>
            </w:r>
          </w:p>
          <w:p w14:paraId="64ABC888" w14:textId="77777777" w:rsidR="00562F87" w:rsidRDefault="00562F87">
            <w:pPr>
              <w:pStyle w:val="TableTextNormal"/>
              <w:rPr>
                <w:color w:val="000000"/>
              </w:rPr>
            </w:pPr>
          </w:p>
        </w:tc>
      </w:tr>
    </w:tbl>
    <w:p w14:paraId="7EEDA5F4" w14:textId="77777777" w:rsidR="00562F87" w:rsidRDefault="00562F87">
      <w:pPr>
        <w:pStyle w:val="Notes"/>
      </w:pPr>
    </w:p>
    <w:p w14:paraId="7E0486B6" w14:textId="77777777" w:rsidR="00562F87" w:rsidRDefault="00A42A00">
      <w:pPr>
        <w:pStyle w:val="Notes"/>
      </w:pPr>
      <w:r>
        <w:t xml:space="preserve">  </w:t>
      </w:r>
      <w:bookmarkEnd w:id="65"/>
    </w:p>
    <w:p w14:paraId="0EB0E4BD" w14:textId="77777777" w:rsidR="00562F87" w:rsidRDefault="00562F87">
      <w:pPr>
        <w:pStyle w:val="Notes"/>
      </w:pPr>
    </w:p>
    <w:p w14:paraId="3343DA70" w14:textId="77777777" w:rsidR="00562F87" w:rsidRDefault="00A42A00">
      <w:pPr>
        <w:pStyle w:val="Heading3"/>
      </w:pPr>
      <w:bookmarkStart w:id="67" w:name="BKM_3B68069B_92CE_4431_8D56_C487D2020847"/>
      <w:bookmarkStart w:id="68" w:name="_Toc25000096"/>
      <w:proofErr w:type="spellStart"/>
      <w:r>
        <w:t>OrganisationContactArea</w:t>
      </w:r>
      <w:bookmarkEnd w:id="68"/>
      <w:proofErr w:type="spellEnd"/>
    </w:p>
    <w:p w14:paraId="4D1FC1DE"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565D50EA" w14:textId="77777777" w:rsidR="00562F87" w:rsidRDefault="00562F87">
      <w:pPr>
        <w:pStyle w:val="Notes"/>
        <w:tabs>
          <w:tab w:val="left" w:pos="720"/>
        </w:tabs>
      </w:pPr>
    </w:p>
    <w:p w14:paraId="54F61718" w14:textId="77777777" w:rsidR="00562F87" w:rsidRDefault="00A42A00">
      <w:pPr>
        <w:pStyle w:val="Notes"/>
      </w:pPr>
      <w:r>
        <w:lastRenderedPageBreak/>
        <w:t>A feature often associated with contact information for an organization that exercises a management role or offers a service in the location.</w:t>
      </w:r>
    </w:p>
    <w:p w14:paraId="7FE0D7BF" w14:textId="77777777" w:rsidR="00562F87" w:rsidRDefault="00A42A00">
      <w:pPr>
        <w:pStyle w:val="Notes"/>
      </w:pPr>
      <w:r>
        <w:t>Remark: It is not a requirement that every instance of the feature be associated with a management, reporting, or service organization.</w:t>
      </w:r>
    </w:p>
    <w:p w14:paraId="6FC1A708" w14:textId="77777777" w:rsidR="00562F87" w:rsidRDefault="00562F87">
      <w:pPr>
        <w:pStyle w:val="Notes"/>
      </w:pPr>
    </w:p>
    <w:p w14:paraId="7331C66E" w14:textId="77777777" w:rsidR="00562F87" w:rsidRDefault="00A42A00">
      <w:pPr>
        <w:pStyle w:val="Properties"/>
      </w:pPr>
      <w:proofErr w:type="spellStart"/>
      <w:r>
        <w:t>OrganisationContactArea</w:t>
      </w:r>
      <w:proofErr w:type="spellEnd"/>
      <w:r>
        <w:t xml:space="preserve"> </w:t>
      </w:r>
    </w:p>
    <w:p w14:paraId="579652C9" w14:textId="77777777" w:rsidR="00562F87" w:rsidRDefault="00A42A00">
      <w:pPr>
        <w:pStyle w:val="Properties"/>
      </w:pPr>
      <w:r>
        <w:t>Version 1.0  Phase 1.0  Proposed</w:t>
      </w:r>
    </w:p>
    <w:p w14:paraId="3CF2C75B" w14:textId="77777777" w:rsidR="00562F87" w:rsidRDefault="00A42A00">
      <w:pPr>
        <w:pStyle w:val="Properties"/>
      </w:pPr>
      <w:proofErr w:type="spellStart"/>
      <w:r>
        <w:t>raphaelm</w:t>
      </w:r>
      <w:proofErr w:type="spellEnd"/>
      <w:r>
        <w:t xml:space="preserve"> created on 01-Jan-2018.  Last modified 12-Nov-2018</w:t>
      </w:r>
    </w:p>
    <w:p w14:paraId="48D6BBD5" w14:textId="77777777" w:rsidR="00562F87" w:rsidRDefault="00A42A00">
      <w:pPr>
        <w:pStyle w:val="Properties"/>
      </w:pPr>
      <w:r>
        <w:t xml:space="preserve">Extends </w:t>
      </w:r>
      <w:proofErr w:type="spellStart"/>
      <w:r>
        <w:t>FeatureType</w:t>
      </w:r>
      <w:proofErr w:type="spellEnd"/>
    </w:p>
    <w:p w14:paraId="70F0C90C"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61E6273"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05DB610" w14:textId="77777777" w:rsidR="00562F87" w:rsidRDefault="00A42A00">
            <w:pPr>
              <w:pStyle w:val="TableHeadingLight"/>
            </w:pPr>
            <w:r>
              <w:t>OUTGOING STRUCTURAL RELATIONSHIPS</w:t>
            </w:r>
          </w:p>
        </w:tc>
      </w:tr>
      <w:tr w:rsidR="00562F87" w14:paraId="7C52069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B39910" w14:textId="77777777" w:rsidR="00562F87" w:rsidRDefault="00562F87">
            <w:pPr>
              <w:pStyle w:val="TableTextNormal"/>
            </w:pPr>
          </w:p>
          <w:p w14:paraId="4303D8FF" w14:textId="77777777" w:rsidR="00562F87" w:rsidRDefault="00A42A00">
            <w:pPr>
              <w:pStyle w:val="TableTextNormal"/>
            </w:pPr>
            <w:r>
              <w:rPr>
                <w:noProof/>
                <w:sz w:val="0"/>
                <w:szCs w:val="0"/>
              </w:rPr>
              <w:drawing>
                <wp:inline distT="0" distB="0" distL="0" distR="0" wp14:anchorId="0A5C44BE" wp14:editId="10C5E26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OrganisationContactArea</w:t>
            </w:r>
            <w:proofErr w:type="spellEnd"/>
            <w:r>
              <w:t xml:space="preserve"> to «</w:t>
            </w:r>
            <w:proofErr w:type="spellStart"/>
            <w:r>
              <w:t>FeatureType</w:t>
            </w:r>
            <w:proofErr w:type="spellEnd"/>
            <w:r>
              <w:t xml:space="preserve">» </w:t>
            </w:r>
            <w:proofErr w:type="spellStart"/>
            <w:r>
              <w:t>FeatureType</w:t>
            </w:r>
            <w:proofErr w:type="spellEnd"/>
          </w:p>
          <w:p w14:paraId="05A894D8" w14:textId="77777777" w:rsidR="00562F87" w:rsidRDefault="00A42A00">
            <w:pPr>
              <w:pStyle w:val="TableTextNormal"/>
              <w:tabs>
                <w:tab w:val="left" w:pos="1440"/>
              </w:tabs>
              <w:jc w:val="right"/>
            </w:pPr>
            <w:r>
              <w:rPr>
                <w:rStyle w:val="TableFieldLabel"/>
              </w:rPr>
              <w:t>[ Direction is 'Source -&gt; Destination'. ]</w:t>
            </w:r>
          </w:p>
          <w:p w14:paraId="2F62CCA8" w14:textId="77777777" w:rsidR="00562F87" w:rsidRDefault="00562F87">
            <w:pPr>
              <w:pStyle w:val="TableTextNormal"/>
            </w:pPr>
          </w:p>
        </w:tc>
      </w:tr>
    </w:tbl>
    <w:p w14:paraId="71D4E770"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573E57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FBFA043" w14:textId="77777777" w:rsidR="00562F87" w:rsidRDefault="00A42A00">
            <w:pPr>
              <w:pStyle w:val="TableHeadingLight"/>
            </w:pPr>
            <w:r>
              <w:t>INCOMING STRUCTURAL RELATIONSHIPS</w:t>
            </w:r>
          </w:p>
        </w:tc>
      </w:tr>
      <w:tr w:rsidR="00562F87" w14:paraId="6E5833B0"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369F69" w14:textId="77777777" w:rsidR="00562F87" w:rsidRDefault="00562F87">
            <w:pPr>
              <w:pStyle w:val="TableTextNormal"/>
            </w:pPr>
          </w:p>
          <w:p w14:paraId="6C8E33D1" w14:textId="77777777" w:rsidR="00562F87" w:rsidRDefault="00A42A00">
            <w:pPr>
              <w:pStyle w:val="TableTextNormal"/>
            </w:pPr>
            <w:r>
              <w:rPr>
                <w:noProof/>
                <w:sz w:val="0"/>
                <w:szCs w:val="0"/>
              </w:rPr>
              <w:drawing>
                <wp:inline distT="0" distB="0" distL="0" distR="0" wp14:anchorId="128A3CF1" wp14:editId="5C50A8A4">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OrganisationContactArea</w:t>
            </w:r>
            <w:proofErr w:type="spellEnd"/>
          </w:p>
          <w:p w14:paraId="2666CD5E" w14:textId="77777777" w:rsidR="00562F87" w:rsidRDefault="00A42A00">
            <w:pPr>
              <w:pStyle w:val="TableTextNormal"/>
              <w:tabs>
                <w:tab w:val="left" w:pos="1440"/>
              </w:tabs>
              <w:jc w:val="right"/>
            </w:pPr>
            <w:r>
              <w:rPr>
                <w:rStyle w:val="TableFieldLabel"/>
              </w:rPr>
              <w:t>[ Direction is 'Source -&gt; Destination'. ]</w:t>
            </w:r>
          </w:p>
          <w:p w14:paraId="50E14D1D" w14:textId="77777777" w:rsidR="00562F87" w:rsidRDefault="00562F87">
            <w:pPr>
              <w:pStyle w:val="TableTextNormal"/>
            </w:pPr>
          </w:p>
        </w:tc>
      </w:tr>
      <w:tr w:rsidR="00562F87" w14:paraId="07B9EFB3"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C3E531" w14:textId="77777777" w:rsidR="00562F87" w:rsidRDefault="00562F87">
            <w:pPr>
              <w:pStyle w:val="TableTextNormal"/>
            </w:pPr>
          </w:p>
          <w:p w14:paraId="1E3C6531" w14:textId="77777777" w:rsidR="00562F87" w:rsidRDefault="00A42A00">
            <w:pPr>
              <w:pStyle w:val="TableTextNormal"/>
            </w:pPr>
            <w:r>
              <w:rPr>
                <w:noProof/>
                <w:sz w:val="0"/>
                <w:szCs w:val="0"/>
              </w:rPr>
              <w:drawing>
                <wp:inline distT="0" distB="0" distL="0" distR="0" wp14:anchorId="1D62732C" wp14:editId="64E91F6C">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IspsCodeSecurityLevel</w:t>
            </w:r>
            <w:proofErr w:type="spellEnd"/>
            <w:r>
              <w:t xml:space="preserve"> to «</w:t>
            </w:r>
            <w:proofErr w:type="spellStart"/>
            <w:r>
              <w:t>FeatureType</w:t>
            </w:r>
            <w:proofErr w:type="spellEnd"/>
            <w:r>
              <w:t xml:space="preserve">» </w:t>
            </w:r>
            <w:proofErr w:type="spellStart"/>
            <w:r>
              <w:t>OrganisationContactArea</w:t>
            </w:r>
            <w:proofErr w:type="spellEnd"/>
          </w:p>
          <w:p w14:paraId="0E02BADB" w14:textId="77777777" w:rsidR="00562F87" w:rsidRDefault="00A42A00">
            <w:pPr>
              <w:pStyle w:val="TableTextNormal"/>
              <w:tabs>
                <w:tab w:val="left" w:pos="1440"/>
              </w:tabs>
              <w:jc w:val="right"/>
            </w:pPr>
            <w:r>
              <w:rPr>
                <w:rStyle w:val="TableFieldLabel"/>
              </w:rPr>
              <w:t>[ Direction is 'Source -&gt; Destination'. ]</w:t>
            </w:r>
          </w:p>
          <w:p w14:paraId="19C723ED" w14:textId="77777777" w:rsidR="00562F87" w:rsidRDefault="00562F87">
            <w:pPr>
              <w:pStyle w:val="TableTextNormal"/>
            </w:pPr>
          </w:p>
        </w:tc>
      </w:tr>
      <w:tr w:rsidR="00562F87" w14:paraId="4C0BF18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2D6D23" w14:textId="77777777" w:rsidR="00562F87" w:rsidRDefault="00562F87">
            <w:pPr>
              <w:pStyle w:val="TableTextNormal"/>
            </w:pPr>
          </w:p>
          <w:p w14:paraId="00C099A8" w14:textId="77777777" w:rsidR="00562F87" w:rsidRDefault="00A42A00">
            <w:pPr>
              <w:pStyle w:val="TableTextNormal"/>
            </w:pPr>
            <w:r>
              <w:rPr>
                <w:noProof/>
                <w:sz w:val="0"/>
                <w:szCs w:val="0"/>
              </w:rPr>
              <w:drawing>
                <wp:inline distT="0" distB="0" distL="0" distR="0" wp14:anchorId="5E67542A" wp14:editId="3D14B89C">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PilotBoardingPlace</w:t>
            </w:r>
            <w:proofErr w:type="spellEnd"/>
            <w:r>
              <w:t xml:space="preserve"> to «</w:t>
            </w:r>
            <w:proofErr w:type="spellStart"/>
            <w:r>
              <w:t>FeatureType</w:t>
            </w:r>
            <w:proofErr w:type="spellEnd"/>
            <w:r>
              <w:t xml:space="preserve">» </w:t>
            </w:r>
            <w:proofErr w:type="spellStart"/>
            <w:r>
              <w:t>OrganisationContactArea</w:t>
            </w:r>
            <w:proofErr w:type="spellEnd"/>
          </w:p>
          <w:p w14:paraId="77D36F83" w14:textId="77777777" w:rsidR="00562F87" w:rsidRDefault="00A42A00">
            <w:pPr>
              <w:pStyle w:val="TableTextNormal"/>
              <w:tabs>
                <w:tab w:val="left" w:pos="1440"/>
              </w:tabs>
              <w:jc w:val="right"/>
            </w:pPr>
            <w:r>
              <w:rPr>
                <w:rStyle w:val="TableFieldLabel"/>
              </w:rPr>
              <w:t>[ Direction is 'Source -&gt; Destination'. ]</w:t>
            </w:r>
          </w:p>
          <w:p w14:paraId="0569EF3F" w14:textId="77777777" w:rsidR="00562F87" w:rsidRDefault="00562F87">
            <w:pPr>
              <w:pStyle w:val="TableTextNormal"/>
            </w:pPr>
          </w:p>
        </w:tc>
      </w:tr>
      <w:tr w:rsidR="00562F87" w14:paraId="3EDF1B9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3D468C" w14:textId="77777777" w:rsidR="00562F87" w:rsidRDefault="00562F87">
            <w:pPr>
              <w:pStyle w:val="TableTextNormal"/>
            </w:pPr>
          </w:p>
          <w:p w14:paraId="26C82A6C" w14:textId="77777777" w:rsidR="00562F87" w:rsidRDefault="00A42A00">
            <w:pPr>
              <w:pStyle w:val="TableTextNormal"/>
            </w:pPr>
            <w:r>
              <w:rPr>
                <w:noProof/>
                <w:sz w:val="0"/>
                <w:szCs w:val="0"/>
              </w:rPr>
              <w:drawing>
                <wp:inline distT="0" distB="0" distL="0" distR="0" wp14:anchorId="5EFAFAFB" wp14:editId="5D7B65DE">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SupervisedArea</w:t>
            </w:r>
            <w:proofErr w:type="spellEnd"/>
            <w:r>
              <w:t xml:space="preserve"> to «</w:t>
            </w:r>
            <w:proofErr w:type="spellStart"/>
            <w:r>
              <w:t>FeatureType</w:t>
            </w:r>
            <w:proofErr w:type="spellEnd"/>
            <w:r>
              <w:t xml:space="preserve">» </w:t>
            </w:r>
            <w:proofErr w:type="spellStart"/>
            <w:r>
              <w:t>OrganisationContactArea</w:t>
            </w:r>
            <w:proofErr w:type="spellEnd"/>
          </w:p>
          <w:p w14:paraId="6810489A" w14:textId="77777777" w:rsidR="00562F87" w:rsidRDefault="00A42A00">
            <w:pPr>
              <w:pStyle w:val="TableTextNormal"/>
              <w:tabs>
                <w:tab w:val="left" w:pos="1440"/>
              </w:tabs>
              <w:jc w:val="right"/>
            </w:pPr>
            <w:r>
              <w:rPr>
                <w:rStyle w:val="TableFieldLabel"/>
              </w:rPr>
              <w:t>[ Direction is 'Source -&gt; Destination'. ]</w:t>
            </w:r>
          </w:p>
          <w:p w14:paraId="53BE1958" w14:textId="77777777" w:rsidR="00562F87" w:rsidRDefault="00562F87">
            <w:pPr>
              <w:pStyle w:val="TableTextNormal"/>
            </w:pPr>
          </w:p>
        </w:tc>
      </w:tr>
      <w:tr w:rsidR="00562F87" w14:paraId="4313219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32226F" w14:textId="77777777" w:rsidR="00562F87" w:rsidRDefault="00562F87">
            <w:pPr>
              <w:pStyle w:val="TableTextNormal"/>
            </w:pPr>
          </w:p>
          <w:p w14:paraId="6E5FC71A" w14:textId="77777777" w:rsidR="00562F87" w:rsidRDefault="00A42A00">
            <w:pPr>
              <w:pStyle w:val="TableTextNormal"/>
            </w:pPr>
            <w:r>
              <w:rPr>
                <w:noProof/>
                <w:sz w:val="0"/>
                <w:szCs w:val="0"/>
              </w:rPr>
              <w:drawing>
                <wp:inline distT="0" distB="0" distL="0" distR="0" wp14:anchorId="61FFEB0F" wp14:editId="31E9907E">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RouteingSystem</w:t>
            </w:r>
            <w:proofErr w:type="spellEnd"/>
            <w:r>
              <w:t xml:space="preserve"> to «</w:t>
            </w:r>
            <w:proofErr w:type="spellStart"/>
            <w:r>
              <w:t>FeatureType</w:t>
            </w:r>
            <w:proofErr w:type="spellEnd"/>
            <w:r>
              <w:t xml:space="preserve">» </w:t>
            </w:r>
            <w:proofErr w:type="spellStart"/>
            <w:r>
              <w:t>OrganisationContactArea</w:t>
            </w:r>
            <w:proofErr w:type="spellEnd"/>
          </w:p>
          <w:p w14:paraId="6B6614EC" w14:textId="77777777" w:rsidR="00562F87" w:rsidRDefault="00A42A00">
            <w:pPr>
              <w:pStyle w:val="TableTextNormal"/>
              <w:tabs>
                <w:tab w:val="left" w:pos="1440"/>
              </w:tabs>
              <w:jc w:val="right"/>
            </w:pPr>
            <w:r>
              <w:rPr>
                <w:rStyle w:val="TableFieldLabel"/>
              </w:rPr>
              <w:t>[ Direction is 'Source -&gt; Destination'. ]</w:t>
            </w:r>
          </w:p>
          <w:p w14:paraId="463D91E7" w14:textId="77777777" w:rsidR="00562F87" w:rsidRDefault="00562F87">
            <w:pPr>
              <w:pStyle w:val="TableTextNormal"/>
            </w:pPr>
          </w:p>
        </w:tc>
      </w:tr>
    </w:tbl>
    <w:p w14:paraId="4FFD3D9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73A55ADF"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13043C9" w14:textId="77777777" w:rsidR="00562F87" w:rsidRDefault="00A42A00">
            <w:pPr>
              <w:pStyle w:val="TableHeadingLight"/>
            </w:pPr>
            <w:r>
              <w:t>ASSOCIATIONS</w:t>
            </w:r>
          </w:p>
        </w:tc>
      </w:tr>
      <w:tr w:rsidR="00562F87" w14:paraId="48B1C2C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299C0996" w14:textId="77777777" w:rsidR="00562F87" w:rsidRDefault="00562F87">
            <w:pPr>
              <w:pStyle w:val="TableTextNormal"/>
            </w:pPr>
          </w:p>
          <w:p w14:paraId="62287A9C" w14:textId="77777777" w:rsidR="00562F87" w:rsidRDefault="00A42A00">
            <w:pPr>
              <w:pStyle w:val="TableTextNormal"/>
            </w:pPr>
            <w:r>
              <w:rPr>
                <w:noProof/>
                <w:sz w:val="0"/>
                <w:szCs w:val="0"/>
              </w:rPr>
              <w:drawing>
                <wp:inline distT="0" distB="0" distL="0" distR="0" wp14:anchorId="6858F6C8" wp14:editId="38003BA9">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SrvContact</w:t>
            </w:r>
            <w:proofErr w:type="spellEnd"/>
          </w:p>
          <w:p w14:paraId="45F49893" w14:textId="77777777" w:rsidR="00562F87" w:rsidRDefault="00562F87">
            <w:pPr>
              <w:pStyle w:val="TableTextNormal"/>
            </w:pPr>
          </w:p>
          <w:p w14:paraId="538E1A70" w14:textId="77777777" w:rsidR="00562F87" w:rsidRDefault="00A42A00">
            <w:pPr>
              <w:pStyle w:val="TableTextNormal"/>
            </w:pPr>
            <w:r>
              <w:t>Contact details for a service or facility</w:t>
            </w:r>
          </w:p>
          <w:p w14:paraId="0D992F21" w14:textId="77777777" w:rsidR="00562F87" w:rsidRDefault="00562F87">
            <w:pPr>
              <w:pStyle w:val="TableTextNormal"/>
            </w:pPr>
          </w:p>
        </w:tc>
      </w:tr>
      <w:tr w:rsidR="00562F87" w14:paraId="15FD3A66"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668B2D0E" w14:textId="77777777" w:rsidR="00562F87" w:rsidRDefault="00A42A00">
            <w:pPr>
              <w:pStyle w:val="TableTextNormal"/>
            </w:pPr>
            <w:r>
              <w:t xml:space="preserve">Source: Public </w:t>
            </w:r>
            <w:proofErr w:type="spellStart"/>
            <w:r>
              <w:t>servicePlace</w:t>
            </w:r>
            <w:proofErr w:type="spellEnd"/>
            <w:r>
              <w:t xml:space="preserve"> (Class) </w:t>
            </w:r>
            <w:proofErr w:type="spellStart"/>
            <w:r>
              <w:t>OrganisationContactArea</w:t>
            </w:r>
            <w:proofErr w:type="spellEnd"/>
            <w:r>
              <w:t xml:space="preserve"> «</w:t>
            </w:r>
            <w:proofErr w:type="spellStart"/>
            <w:r>
              <w:t>FeatureType</w:t>
            </w:r>
            <w:proofErr w:type="spellEnd"/>
            <w:r>
              <w:t>»</w:t>
            </w:r>
          </w:p>
          <w:p w14:paraId="044C5239" w14:textId="77777777" w:rsidR="00562F87" w:rsidRDefault="00A42A00">
            <w:pPr>
              <w:pStyle w:val="TableTextNormal"/>
              <w:tabs>
                <w:tab w:val="left" w:pos="1800"/>
              </w:tabs>
              <w:ind w:left="540"/>
            </w:pPr>
            <w:r>
              <w:rPr>
                <w:rStyle w:val="TableFieldLabel"/>
              </w:rPr>
              <w:t xml:space="preserve">Cardinality:  </w:t>
            </w:r>
            <w:r>
              <w:t>[1..*]</w:t>
            </w:r>
          </w:p>
          <w:p w14:paraId="7EFB09E7" w14:textId="77777777" w:rsidR="00562F87" w:rsidRDefault="00562F87">
            <w:pPr>
              <w:pStyle w:val="TableTextNormal"/>
              <w:tabs>
                <w:tab w:val="left" w:pos="1800"/>
              </w:tabs>
            </w:pPr>
          </w:p>
          <w:p w14:paraId="7FB7E1C5" w14:textId="77777777" w:rsidR="00562F87" w:rsidRDefault="00A42A00">
            <w:pPr>
              <w:pStyle w:val="TableTextNormal"/>
              <w:tabs>
                <w:tab w:val="left" w:pos="1800"/>
              </w:tabs>
            </w:pPr>
            <w:r>
              <w:t>Pointer to service or facility</w:t>
            </w:r>
          </w:p>
          <w:p w14:paraId="4C5D3056"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E143121" w14:textId="77777777" w:rsidR="00562F87" w:rsidRDefault="00A42A00">
            <w:pPr>
              <w:pStyle w:val="TableTextNormal"/>
            </w:pPr>
            <w:r>
              <w:t xml:space="preserve">Target: Public </w:t>
            </w:r>
            <w:proofErr w:type="spellStart"/>
            <w:r>
              <w:t>theContactDetails</w:t>
            </w:r>
            <w:proofErr w:type="spellEnd"/>
            <w:r>
              <w:t xml:space="preserve"> (Class) </w:t>
            </w:r>
            <w:proofErr w:type="spellStart"/>
            <w:r>
              <w:t>ContactDetails</w:t>
            </w:r>
            <w:proofErr w:type="spellEnd"/>
            <w:r>
              <w:t xml:space="preserve"> «</w:t>
            </w:r>
            <w:proofErr w:type="spellStart"/>
            <w:r>
              <w:t>InformationType</w:t>
            </w:r>
            <w:proofErr w:type="spellEnd"/>
            <w:r>
              <w:t>»</w:t>
            </w:r>
          </w:p>
          <w:p w14:paraId="57AD8951" w14:textId="77777777" w:rsidR="00562F87" w:rsidRDefault="00A42A00">
            <w:pPr>
              <w:pStyle w:val="TableTextNormal"/>
              <w:tabs>
                <w:tab w:val="left" w:pos="1440"/>
              </w:tabs>
              <w:ind w:left="540"/>
            </w:pPr>
            <w:r>
              <w:rPr>
                <w:rStyle w:val="TableFieldLabel"/>
              </w:rPr>
              <w:t xml:space="preserve">Cardinality:  </w:t>
            </w:r>
            <w:r>
              <w:t>[0..*]</w:t>
            </w:r>
          </w:p>
          <w:p w14:paraId="3779C975" w14:textId="77777777" w:rsidR="00562F87" w:rsidRDefault="00562F87">
            <w:pPr>
              <w:pStyle w:val="TableTextNormal"/>
              <w:tabs>
                <w:tab w:val="left" w:pos="1440"/>
              </w:tabs>
            </w:pPr>
          </w:p>
          <w:p w14:paraId="56326FF5" w14:textId="77777777" w:rsidR="00562F87" w:rsidRDefault="00A42A00">
            <w:pPr>
              <w:pStyle w:val="TableTextNormal"/>
              <w:tabs>
                <w:tab w:val="left" w:pos="1440"/>
              </w:tabs>
            </w:pPr>
            <w:r>
              <w:t>A pointer to a Contact Details object</w:t>
            </w:r>
          </w:p>
          <w:p w14:paraId="67FDFDC4" w14:textId="77777777" w:rsidR="00562F87" w:rsidRDefault="00562F87">
            <w:pPr>
              <w:pStyle w:val="TableTextNormal"/>
            </w:pPr>
          </w:p>
        </w:tc>
      </w:tr>
    </w:tbl>
    <w:p w14:paraId="2EB607A3" w14:textId="77777777" w:rsidR="00562F87" w:rsidRDefault="00562F87">
      <w:pPr>
        <w:pStyle w:val="Notes"/>
      </w:pPr>
    </w:p>
    <w:p w14:paraId="184FD4FB" w14:textId="77777777" w:rsidR="00562F87" w:rsidRDefault="00A42A00">
      <w:pPr>
        <w:pStyle w:val="Notes"/>
      </w:pPr>
      <w:r>
        <w:t xml:space="preserve">  </w:t>
      </w:r>
      <w:bookmarkEnd w:id="67"/>
    </w:p>
    <w:p w14:paraId="49AA4FB7" w14:textId="77777777" w:rsidR="00562F87" w:rsidRDefault="00562F87">
      <w:pPr>
        <w:pStyle w:val="Notes"/>
      </w:pPr>
    </w:p>
    <w:p w14:paraId="25C0F19B" w14:textId="77777777" w:rsidR="00562F87" w:rsidRDefault="00A42A00">
      <w:pPr>
        <w:pStyle w:val="Heading3"/>
      </w:pPr>
      <w:bookmarkStart w:id="69" w:name="BKM_D98C94DD_42CD_433A_84C7_1EE94AFE721A"/>
      <w:bookmarkStart w:id="70" w:name="_Toc25000097"/>
      <w:proofErr w:type="spellStart"/>
      <w:r>
        <w:t>ReportableServiceArea</w:t>
      </w:r>
      <w:bookmarkEnd w:id="70"/>
      <w:proofErr w:type="spellEnd"/>
    </w:p>
    <w:p w14:paraId="76017DC7"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32433D85" w14:textId="77777777" w:rsidR="00562F87" w:rsidRDefault="00562F87">
      <w:pPr>
        <w:pStyle w:val="Notes"/>
        <w:tabs>
          <w:tab w:val="left" w:pos="720"/>
        </w:tabs>
      </w:pPr>
    </w:p>
    <w:p w14:paraId="589BE577" w14:textId="77777777" w:rsidR="00562F87" w:rsidRDefault="00A42A00">
      <w:pPr>
        <w:pStyle w:val="Notes"/>
        <w:rPr>
          <w:color w:val="000000"/>
        </w:rPr>
      </w:pPr>
      <w:r>
        <w:t xml:space="preserve">A service area that generally has requirements for submission of information, including communications not strictly considered </w:t>
      </w:r>
      <w:r>
        <w:rPr>
          <w:color w:val="000000"/>
        </w:rPr>
        <w:t>“</w:t>
      </w:r>
      <w:r>
        <w:t>reporting.</w:t>
      </w:r>
      <w:r>
        <w:rPr>
          <w:color w:val="000000"/>
        </w:rPr>
        <w:t>”</w:t>
      </w:r>
    </w:p>
    <w:p w14:paraId="6FBEF160" w14:textId="77777777" w:rsidR="00562F87" w:rsidRDefault="00A42A00">
      <w:pPr>
        <w:pStyle w:val="Notes"/>
      </w:pPr>
      <w:r>
        <w:t>Remark: It is not a requirement for every instance to require a report.</w:t>
      </w:r>
    </w:p>
    <w:p w14:paraId="0B3EE657" w14:textId="77777777" w:rsidR="00562F87" w:rsidRDefault="00A42A00">
      <w:pPr>
        <w:pStyle w:val="Notes"/>
      </w:pPr>
      <w:r>
        <w:t>The service can stretch from providing information and guidelines on reporting formalities and when, what and how to report in a specific port to a full exchange of information in a Single Window ship reporting system.</w:t>
      </w:r>
    </w:p>
    <w:p w14:paraId="071751D4" w14:textId="77777777" w:rsidR="00562F87" w:rsidRDefault="00562F87">
      <w:pPr>
        <w:pStyle w:val="Notes"/>
      </w:pPr>
    </w:p>
    <w:p w14:paraId="24AAEAAA" w14:textId="77777777" w:rsidR="00562F87" w:rsidRDefault="00A42A00">
      <w:pPr>
        <w:pStyle w:val="Properties"/>
      </w:pPr>
      <w:proofErr w:type="spellStart"/>
      <w:r>
        <w:t>ReportableServiceArea</w:t>
      </w:r>
      <w:proofErr w:type="spellEnd"/>
      <w:r>
        <w:t xml:space="preserve"> </w:t>
      </w:r>
    </w:p>
    <w:p w14:paraId="4BF93B85" w14:textId="77777777" w:rsidR="00562F87" w:rsidRDefault="00A42A00">
      <w:pPr>
        <w:pStyle w:val="Properties"/>
      </w:pPr>
      <w:r>
        <w:t>Version 1.0  Phase 1.0  Proposed</w:t>
      </w:r>
    </w:p>
    <w:p w14:paraId="336D4D43" w14:textId="77777777" w:rsidR="00562F87" w:rsidRDefault="00A42A00">
      <w:pPr>
        <w:pStyle w:val="Properties"/>
      </w:pPr>
      <w:proofErr w:type="spellStart"/>
      <w:r>
        <w:lastRenderedPageBreak/>
        <w:t>raphaelm</w:t>
      </w:r>
      <w:proofErr w:type="spellEnd"/>
      <w:r>
        <w:t xml:space="preserve"> created on 01-Jan-2018.  Last modified 12-Nov-2018</w:t>
      </w:r>
    </w:p>
    <w:p w14:paraId="0339C50E" w14:textId="77777777" w:rsidR="00562F87" w:rsidRDefault="00A42A00">
      <w:pPr>
        <w:pStyle w:val="Properties"/>
      </w:pPr>
      <w:r>
        <w:t xml:space="preserve">Extends </w:t>
      </w:r>
      <w:proofErr w:type="spellStart"/>
      <w:r>
        <w:t>SupervisedArea</w:t>
      </w:r>
      <w:proofErr w:type="spellEnd"/>
    </w:p>
    <w:p w14:paraId="5A496906"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A07B335"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D4EFB33" w14:textId="77777777" w:rsidR="00562F87" w:rsidRDefault="00A42A00">
            <w:pPr>
              <w:pStyle w:val="TableHeadingLight"/>
            </w:pPr>
            <w:r>
              <w:t>OUTGOING STRUCTURAL RELATIONSHIPS</w:t>
            </w:r>
          </w:p>
        </w:tc>
      </w:tr>
      <w:tr w:rsidR="00562F87" w14:paraId="6CD4DFB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72F6BC" w14:textId="77777777" w:rsidR="00562F87" w:rsidRDefault="00562F87">
            <w:pPr>
              <w:pStyle w:val="TableTextNormal"/>
            </w:pPr>
          </w:p>
          <w:p w14:paraId="09705527" w14:textId="77777777" w:rsidR="00562F87" w:rsidRDefault="00A42A00">
            <w:pPr>
              <w:pStyle w:val="TableTextNormal"/>
            </w:pPr>
            <w:r>
              <w:rPr>
                <w:noProof/>
                <w:sz w:val="0"/>
                <w:szCs w:val="0"/>
              </w:rPr>
              <w:drawing>
                <wp:inline distT="0" distB="0" distL="0" distR="0" wp14:anchorId="7BFD9689" wp14:editId="4A85054C">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ReportableServiceArea</w:t>
            </w:r>
            <w:proofErr w:type="spellEnd"/>
            <w:r>
              <w:t xml:space="preserve"> to «</w:t>
            </w:r>
            <w:proofErr w:type="spellStart"/>
            <w:r>
              <w:t>FeatureType</w:t>
            </w:r>
            <w:proofErr w:type="spellEnd"/>
            <w:r>
              <w:t xml:space="preserve">» </w:t>
            </w:r>
            <w:proofErr w:type="spellStart"/>
            <w:r>
              <w:t>SupervisedArea</w:t>
            </w:r>
            <w:proofErr w:type="spellEnd"/>
          </w:p>
          <w:p w14:paraId="357F7E41" w14:textId="77777777" w:rsidR="00562F87" w:rsidRDefault="00A42A00">
            <w:pPr>
              <w:pStyle w:val="TableTextNormal"/>
              <w:tabs>
                <w:tab w:val="left" w:pos="1440"/>
              </w:tabs>
              <w:jc w:val="right"/>
            </w:pPr>
            <w:r>
              <w:rPr>
                <w:rStyle w:val="TableFieldLabel"/>
              </w:rPr>
              <w:t>[ Direction is 'Source -&gt; Destination'. ]</w:t>
            </w:r>
          </w:p>
          <w:p w14:paraId="771B4938" w14:textId="77777777" w:rsidR="00562F87" w:rsidRDefault="00562F87">
            <w:pPr>
              <w:pStyle w:val="TableTextNormal"/>
            </w:pPr>
          </w:p>
        </w:tc>
      </w:tr>
    </w:tbl>
    <w:p w14:paraId="3D97E279"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B2500A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D81833" w14:textId="77777777" w:rsidR="00562F87" w:rsidRDefault="00A42A00">
            <w:pPr>
              <w:pStyle w:val="TableHeadingLight"/>
            </w:pPr>
            <w:r>
              <w:t>INCOMING STRUCTURAL RELATIONSHIPS</w:t>
            </w:r>
          </w:p>
        </w:tc>
      </w:tr>
      <w:tr w:rsidR="00562F87" w14:paraId="2E36EE1D"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96828C" w14:textId="77777777" w:rsidR="00562F87" w:rsidRDefault="00562F87">
            <w:pPr>
              <w:pStyle w:val="TableTextNormal"/>
            </w:pPr>
          </w:p>
          <w:p w14:paraId="3A1B0F13" w14:textId="77777777" w:rsidR="00562F87" w:rsidRDefault="00A42A00">
            <w:pPr>
              <w:pStyle w:val="TableTextNormal"/>
            </w:pPr>
            <w:r>
              <w:rPr>
                <w:noProof/>
                <w:sz w:val="0"/>
                <w:szCs w:val="0"/>
              </w:rPr>
              <w:drawing>
                <wp:inline distT="0" distB="0" distL="0" distR="0" wp14:anchorId="6C291471" wp14:editId="7F021919">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PiracyRiskArea</w:t>
            </w:r>
            <w:proofErr w:type="spellEnd"/>
            <w:r>
              <w:t xml:space="preserve"> to «</w:t>
            </w:r>
            <w:proofErr w:type="spellStart"/>
            <w:r>
              <w:t>FeatureType</w:t>
            </w:r>
            <w:proofErr w:type="spellEnd"/>
            <w:r>
              <w:t xml:space="preserve">» </w:t>
            </w:r>
            <w:proofErr w:type="spellStart"/>
            <w:r>
              <w:t>ReportableServiceArea</w:t>
            </w:r>
            <w:proofErr w:type="spellEnd"/>
          </w:p>
          <w:p w14:paraId="3B1E1A0E" w14:textId="77777777" w:rsidR="00562F87" w:rsidRDefault="00A42A00">
            <w:pPr>
              <w:pStyle w:val="TableTextNormal"/>
              <w:tabs>
                <w:tab w:val="left" w:pos="1440"/>
              </w:tabs>
              <w:jc w:val="right"/>
            </w:pPr>
            <w:r>
              <w:rPr>
                <w:rStyle w:val="TableFieldLabel"/>
              </w:rPr>
              <w:t>[ Direction is 'Source -&gt; Destination'. ]</w:t>
            </w:r>
          </w:p>
          <w:p w14:paraId="0CDA4FE0" w14:textId="77777777" w:rsidR="00562F87" w:rsidRDefault="00562F87">
            <w:pPr>
              <w:pStyle w:val="TableTextNormal"/>
            </w:pPr>
          </w:p>
        </w:tc>
      </w:tr>
      <w:tr w:rsidR="00562F87" w14:paraId="108187F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5988AF" w14:textId="77777777" w:rsidR="00562F87" w:rsidRDefault="00562F87">
            <w:pPr>
              <w:pStyle w:val="TableTextNormal"/>
            </w:pPr>
          </w:p>
          <w:p w14:paraId="61DD5340" w14:textId="77777777" w:rsidR="00562F87" w:rsidRDefault="00A42A00">
            <w:pPr>
              <w:pStyle w:val="TableTextNormal"/>
            </w:pPr>
            <w:r>
              <w:rPr>
                <w:noProof/>
                <w:sz w:val="0"/>
                <w:szCs w:val="0"/>
              </w:rPr>
              <w:drawing>
                <wp:inline distT="0" distB="0" distL="0" distR="0" wp14:anchorId="0E89E393" wp14:editId="5AEC2BE2">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VesselTrafficServiceArea</w:t>
            </w:r>
            <w:proofErr w:type="spellEnd"/>
            <w:r>
              <w:t xml:space="preserve"> to «</w:t>
            </w:r>
            <w:proofErr w:type="spellStart"/>
            <w:r>
              <w:t>FeatureType</w:t>
            </w:r>
            <w:proofErr w:type="spellEnd"/>
            <w:r>
              <w:t xml:space="preserve">» </w:t>
            </w:r>
            <w:proofErr w:type="spellStart"/>
            <w:r>
              <w:t>ReportableServiceArea</w:t>
            </w:r>
            <w:proofErr w:type="spellEnd"/>
          </w:p>
          <w:p w14:paraId="02CFA881" w14:textId="77777777" w:rsidR="00562F87" w:rsidRDefault="00A42A00">
            <w:pPr>
              <w:pStyle w:val="TableTextNormal"/>
              <w:tabs>
                <w:tab w:val="left" w:pos="1440"/>
              </w:tabs>
              <w:jc w:val="right"/>
            </w:pPr>
            <w:r>
              <w:rPr>
                <w:rStyle w:val="TableFieldLabel"/>
              </w:rPr>
              <w:t>[ Direction is 'Source -&gt; Destination'. ]</w:t>
            </w:r>
          </w:p>
          <w:p w14:paraId="737FFFB4" w14:textId="77777777" w:rsidR="00562F87" w:rsidRDefault="00562F87">
            <w:pPr>
              <w:pStyle w:val="TableTextNormal"/>
            </w:pPr>
          </w:p>
        </w:tc>
      </w:tr>
      <w:tr w:rsidR="00562F87" w14:paraId="0F52CC1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4ADF88" w14:textId="77777777" w:rsidR="00562F87" w:rsidRDefault="00562F87">
            <w:pPr>
              <w:pStyle w:val="TableTextNormal"/>
            </w:pPr>
          </w:p>
          <w:p w14:paraId="576E5074" w14:textId="77777777" w:rsidR="00562F87" w:rsidRDefault="00A42A00">
            <w:pPr>
              <w:pStyle w:val="TableTextNormal"/>
            </w:pPr>
            <w:r>
              <w:rPr>
                <w:noProof/>
                <w:sz w:val="0"/>
                <w:szCs w:val="0"/>
              </w:rPr>
              <w:drawing>
                <wp:inline distT="0" distB="0" distL="0" distR="0" wp14:anchorId="315C60C2" wp14:editId="3FF8BC48">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PilotService</w:t>
            </w:r>
            <w:proofErr w:type="spellEnd"/>
            <w:r>
              <w:t xml:space="preserve"> to «</w:t>
            </w:r>
            <w:proofErr w:type="spellStart"/>
            <w:r>
              <w:t>FeatureType</w:t>
            </w:r>
            <w:proofErr w:type="spellEnd"/>
            <w:r>
              <w:t xml:space="preserve">» </w:t>
            </w:r>
            <w:proofErr w:type="spellStart"/>
            <w:r>
              <w:t>ReportableServiceArea</w:t>
            </w:r>
            <w:proofErr w:type="spellEnd"/>
          </w:p>
          <w:p w14:paraId="3E114922" w14:textId="77777777" w:rsidR="00562F87" w:rsidRDefault="00A42A00">
            <w:pPr>
              <w:pStyle w:val="TableTextNormal"/>
              <w:tabs>
                <w:tab w:val="left" w:pos="1440"/>
              </w:tabs>
              <w:jc w:val="right"/>
            </w:pPr>
            <w:r>
              <w:rPr>
                <w:rStyle w:val="TableFieldLabel"/>
              </w:rPr>
              <w:t>[ Direction is 'Source -&gt; Destination'. ]</w:t>
            </w:r>
          </w:p>
          <w:p w14:paraId="382F72C5" w14:textId="77777777" w:rsidR="00562F87" w:rsidRDefault="00562F87">
            <w:pPr>
              <w:pStyle w:val="TableTextNormal"/>
            </w:pPr>
          </w:p>
        </w:tc>
      </w:tr>
      <w:tr w:rsidR="00562F87" w14:paraId="42409CCF"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6CE7CB" w14:textId="77777777" w:rsidR="00562F87" w:rsidRDefault="00562F87">
            <w:pPr>
              <w:pStyle w:val="TableTextNormal"/>
            </w:pPr>
          </w:p>
          <w:p w14:paraId="4B055B98" w14:textId="77777777" w:rsidR="00562F87" w:rsidRDefault="00A42A00">
            <w:pPr>
              <w:pStyle w:val="TableTextNormal"/>
            </w:pPr>
            <w:r>
              <w:rPr>
                <w:noProof/>
                <w:sz w:val="0"/>
                <w:szCs w:val="0"/>
              </w:rPr>
              <w:drawing>
                <wp:inline distT="0" distB="0" distL="0" distR="0" wp14:anchorId="445BECC6" wp14:editId="159740DF">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PlaceOfRefuge</w:t>
            </w:r>
            <w:proofErr w:type="spellEnd"/>
            <w:r>
              <w:t xml:space="preserve"> to «</w:t>
            </w:r>
            <w:proofErr w:type="spellStart"/>
            <w:r>
              <w:t>FeatureType</w:t>
            </w:r>
            <w:proofErr w:type="spellEnd"/>
            <w:r>
              <w:t xml:space="preserve">» </w:t>
            </w:r>
            <w:proofErr w:type="spellStart"/>
            <w:r>
              <w:t>ReportableServiceArea</w:t>
            </w:r>
            <w:proofErr w:type="spellEnd"/>
          </w:p>
          <w:p w14:paraId="2797B202" w14:textId="77777777" w:rsidR="00562F87" w:rsidRDefault="00A42A00">
            <w:pPr>
              <w:pStyle w:val="TableTextNormal"/>
              <w:tabs>
                <w:tab w:val="left" w:pos="1440"/>
              </w:tabs>
              <w:jc w:val="right"/>
            </w:pPr>
            <w:r>
              <w:rPr>
                <w:rStyle w:val="TableFieldLabel"/>
              </w:rPr>
              <w:t>[ Direction is 'Source -&gt; Destination'. ]</w:t>
            </w:r>
          </w:p>
          <w:p w14:paraId="0194BDC3" w14:textId="77777777" w:rsidR="00562F87" w:rsidRDefault="00562F87">
            <w:pPr>
              <w:pStyle w:val="TableTextNormal"/>
            </w:pPr>
          </w:p>
        </w:tc>
      </w:tr>
      <w:tr w:rsidR="00562F87" w14:paraId="6F69BEA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CC892B" w14:textId="77777777" w:rsidR="00562F87" w:rsidRDefault="00562F87">
            <w:pPr>
              <w:pStyle w:val="TableTextNormal"/>
            </w:pPr>
          </w:p>
          <w:p w14:paraId="18B6FF01" w14:textId="77777777" w:rsidR="00562F87" w:rsidRDefault="00A42A00">
            <w:pPr>
              <w:pStyle w:val="TableTextNormal"/>
            </w:pPr>
            <w:r>
              <w:rPr>
                <w:noProof/>
                <w:sz w:val="0"/>
                <w:szCs w:val="0"/>
              </w:rPr>
              <w:drawing>
                <wp:inline distT="0" distB="0" distL="0" distR="0" wp14:anchorId="66A075CA" wp14:editId="34D3AADD">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LocalPortServiceArea</w:t>
            </w:r>
            <w:proofErr w:type="spellEnd"/>
            <w:r>
              <w:t xml:space="preserve"> to «</w:t>
            </w:r>
            <w:proofErr w:type="spellStart"/>
            <w:r>
              <w:t>FeatureType</w:t>
            </w:r>
            <w:proofErr w:type="spellEnd"/>
            <w:r>
              <w:t xml:space="preserve">» </w:t>
            </w:r>
            <w:proofErr w:type="spellStart"/>
            <w:r>
              <w:t>ReportableServiceArea</w:t>
            </w:r>
            <w:proofErr w:type="spellEnd"/>
          </w:p>
          <w:p w14:paraId="3F618EAC" w14:textId="77777777" w:rsidR="00562F87" w:rsidRDefault="00A42A00">
            <w:pPr>
              <w:pStyle w:val="TableTextNormal"/>
              <w:tabs>
                <w:tab w:val="left" w:pos="1440"/>
              </w:tabs>
              <w:jc w:val="right"/>
            </w:pPr>
            <w:r>
              <w:rPr>
                <w:rStyle w:val="TableFieldLabel"/>
              </w:rPr>
              <w:t>[ Direction is 'Source -&gt; Destination'. ]</w:t>
            </w:r>
          </w:p>
          <w:p w14:paraId="1CAB3700" w14:textId="77777777" w:rsidR="00562F87" w:rsidRDefault="00562F87">
            <w:pPr>
              <w:pStyle w:val="TableTextNormal"/>
            </w:pPr>
          </w:p>
        </w:tc>
      </w:tr>
      <w:tr w:rsidR="00562F87" w14:paraId="4C26E7E3"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C4340F" w14:textId="77777777" w:rsidR="00562F87" w:rsidRDefault="00562F87">
            <w:pPr>
              <w:pStyle w:val="TableTextNormal"/>
            </w:pPr>
          </w:p>
          <w:p w14:paraId="700DF532" w14:textId="77777777" w:rsidR="00562F87" w:rsidRDefault="00A42A00">
            <w:pPr>
              <w:pStyle w:val="TableTextNormal"/>
            </w:pPr>
            <w:r>
              <w:rPr>
                <w:noProof/>
                <w:sz w:val="0"/>
                <w:szCs w:val="0"/>
              </w:rPr>
              <w:drawing>
                <wp:inline distT="0" distB="0" distL="0" distR="0" wp14:anchorId="374EAA04" wp14:editId="5FDD2B1A">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ShipReportingServiceArea</w:t>
            </w:r>
            <w:proofErr w:type="spellEnd"/>
            <w:r>
              <w:t xml:space="preserve"> to «</w:t>
            </w:r>
            <w:proofErr w:type="spellStart"/>
            <w:r>
              <w:t>FeatureType</w:t>
            </w:r>
            <w:proofErr w:type="spellEnd"/>
            <w:r>
              <w:t xml:space="preserve">» </w:t>
            </w:r>
            <w:proofErr w:type="spellStart"/>
            <w:r>
              <w:t>ReportableServiceArea</w:t>
            </w:r>
            <w:proofErr w:type="spellEnd"/>
          </w:p>
          <w:p w14:paraId="62845F85" w14:textId="77777777" w:rsidR="00562F87" w:rsidRDefault="00A42A00">
            <w:pPr>
              <w:pStyle w:val="TableTextNormal"/>
              <w:tabs>
                <w:tab w:val="left" w:pos="1440"/>
              </w:tabs>
              <w:jc w:val="right"/>
            </w:pPr>
            <w:r>
              <w:rPr>
                <w:rStyle w:val="TableFieldLabel"/>
              </w:rPr>
              <w:t>[ Direction is 'Source -&gt; Destination'. ]</w:t>
            </w:r>
          </w:p>
          <w:p w14:paraId="0B5161F0" w14:textId="77777777" w:rsidR="00562F87" w:rsidRDefault="00562F87">
            <w:pPr>
              <w:pStyle w:val="TableTextNormal"/>
            </w:pPr>
          </w:p>
        </w:tc>
      </w:tr>
      <w:tr w:rsidR="00562F87" w14:paraId="68400E1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9AD60C" w14:textId="77777777" w:rsidR="00562F87" w:rsidRDefault="00562F87">
            <w:pPr>
              <w:pStyle w:val="TableTextNormal"/>
            </w:pPr>
          </w:p>
          <w:p w14:paraId="4E123106" w14:textId="77777777" w:rsidR="00562F87" w:rsidRDefault="00A42A00">
            <w:pPr>
              <w:pStyle w:val="TableTextNormal"/>
            </w:pPr>
            <w:r>
              <w:rPr>
                <w:noProof/>
                <w:sz w:val="0"/>
                <w:szCs w:val="0"/>
              </w:rPr>
              <w:drawing>
                <wp:inline distT="0" distB="0" distL="0" distR="0" wp14:anchorId="42CB6182" wp14:editId="0F6882A2">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UnderkeelClearanceManagementArea</w:t>
            </w:r>
            <w:proofErr w:type="spellEnd"/>
            <w:r>
              <w:t xml:space="preserve"> to «</w:t>
            </w:r>
            <w:proofErr w:type="spellStart"/>
            <w:r>
              <w:t>FeatureType</w:t>
            </w:r>
            <w:proofErr w:type="spellEnd"/>
            <w:r>
              <w:t xml:space="preserve">» </w:t>
            </w:r>
            <w:proofErr w:type="spellStart"/>
            <w:r>
              <w:t>ReportableServiceArea</w:t>
            </w:r>
            <w:proofErr w:type="spellEnd"/>
          </w:p>
          <w:p w14:paraId="2AEF8288" w14:textId="77777777" w:rsidR="00562F87" w:rsidRDefault="00A42A00">
            <w:pPr>
              <w:pStyle w:val="TableTextNormal"/>
              <w:tabs>
                <w:tab w:val="left" w:pos="1440"/>
              </w:tabs>
              <w:jc w:val="right"/>
            </w:pPr>
            <w:r>
              <w:rPr>
                <w:rStyle w:val="TableFieldLabel"/>
              </w:rPr>
              <w:t>[ Direction is 'Source -&gt; Destination'. ]</w:t>
            </w:r>
          </w:p>
          <w:p w14:paraId="416F5C98" w14:textId="77777777" w:rsidR="00562F87" w:rsidRDefault="00562F87">
            <w:pPr>
              <w:pStyle w:val="TableTextNormal"/>
            </w:pPr>
          </w:p>
        </w:tc>
      </w:tr>
    </w:tbl>
    <w:p w14:paraId="7C6A084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0F2A97CF"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ACDAB20" w14:textId="77777777" w:rsidR="00562F87" w:rsidRDefault="00A42A00">
            <w:pPr>
              <w:pStyle w:val="TableHeadingLight"/>
            </w:pPr>
            <w:r>
              <w:t>ASSOCIATIONS</w:t>
            </w:r>
          </w:p>
        </w:tc>
      </w:tr>
      <w:tr w:rsidR="00562F87" w14:paraId="31B745E8"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700EA7FA" w14:textId="77777777" w:rsidR="00562F87" w:rsidRDefault="00562F87">
            <w:pPr>
              <w:pStyle w:val="TableTextNormal"/>
            </w:pPr>
          </w:p>
          <w:p w14:paraId="7D4F2278" w14:textId="77777777" w:rsidR="00562F87" w:rsidRDefault="00A42A00">
            <w:pPr>
              <w:pStyle w:val="TableTextNormal"/>
            </w:pPr>
            <w:r>
              <w:rPr>
                <w:noProof/>
                <w:sz w:val="0"/>
                <w:szCs w:val="0"/>
              </w:rPr>
              <w:drawing>
                <wp:inline distT="0" distB="0" distL="0" distR="0" wp14:anchorId="3768427D" wp14:editId="35CB93BF">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TrafficServRept</w:t>
            </w:r>
            <w:proofErr w:type="spellEnd"/>
          </w:p>
          <w:p w14:paraId="5FEA5126" w14:textId="77777777" w:rsidR="00562F87" w:rsidRDefault="00562F87">
            <w:pPr>
              <w:pStyle w:val="TableTextNormal"/>
            </w:pPr>
          </w:p>
          <w:p w14:paraId="3B380CE0" w14:textId="77777777" w:rsidR="00562F87" w:rsidRDefault="00A42A00">
            <w:pPr>
              <w:pStyle w:val="TableTextNormal"/>
            </w:pPr>
            <w:r>
              <w:t>Association between traffic control service and reports required of vessels pertaining to that area.</w:t>
            </w:r>
          </w:p>
          <w:p w14:paraId="7052C0B1" w14:textId="77777777" w:rsidR="00562F87" w:rsidRDefault="00562F87">
            <w:pPr>
              <w:pStyle w:val="TableTextNormal"/>
            </w:pPr>
          </w:p>
        </w:tc>
      </w:tr>
      <w:tr w:rsidR="00562F87" w14:paraId="4FCE4F9C"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5F0195A5" w14:textId="77777777" w:rsidR="00562F87" w:rsidRDefault="00A42A00">
            <w:pPr>
              <w:pStyle w:val="TableTextNormal"/>
            </w:pPr>
            <w:r>
              <w:t xml:space="preserve">Source: Public </w:t>
            </w:r>
            <w:proofErr w:type="spellStart"/>
            <w:r>
              <w:t>reptForLocation</w:t>
            </w:r>
            <w:proofErr w:type="spellEnd"/>
            <w:r>
              <w:t xml:space="preserve"> (Class) </w:t>
            </w:r>
            <w:proofErr w:type="spellStart"/>
            <w:r>
              <w:t>ReportableServiceArea</w:t>
            </w:r>
            <w:proofErr w:type="spellEnd"/>
            <w:r>
              <w:t xml:space="preserve"> «</w:t>
            </w:r>
            <w:proofErr w:type="spellStart"/>
            <w:r>
              <w:t>FeatureType</w:t>
            </w:r>
            <w:proofErr w:type="spellEnd"/>
            <w:r>
              <w:t>»</w:t>
            </w:r>
          </w:p>
          <w:p w14:paraId="5AD6B5E7" w14:textId="77777777" w:rsidR="00562F87" w:rsidRDefault="00A42A00">
            <w:pPr>
              <w:pStyle w:val="TableTextNormal"/>
              <w:tabs>
                <w:tab w:val="left" w:pos="1800"/>
              </w:tabs>
              <w:ind w:left="540"/>
            </w:pPr>
            <w:r>
              <w:rPr>
                <w:rStyle w:val="TableFieldLabel"/>
              </w:rPr>
              <w:t xml:space="preserve">Cardinality:  </w:t>
            </w:r>
            <w:r>
              <w:t>[0..*]</w:t>
            </w:r>
          </w:p>
          <w:p w14:paraId="7A0D4C63" w14:textId="77777777" w:rsidR="00562F87" w:rsidRDefault="00562F87">
            <w:pPr>
              <w:pStyle w:val="TableTextNormal"/>
              <w:tabs>
                <w:tab w:val="left" w:pos="1800"/>
              </w:tabs>
            </w:pPr>
          </w:p>
          <w:p w14:paraId="6B385A43" w14:textId="77777777" w:rsidR="00562F87" w:rsidRDefault="00A42A00">
            <w:pPr>
              <w:pStyle w:val="TableTextNormal"/>
              <w:tabs>
                <w:tab w:val="left" w:pos="1800"/>
              </w:tabs>
            </w:pPr>
            <w:r>
              <w:t>The feature pertaining to a report</w:t>
            </w:r>
          </w:p>
          <w:p w14:paraId="6BEBB68C"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CC6FC97" w14:textId="77777777" w:rsidR="00562F87" w:rsidRDefault="00A42A00">
            <w:pPr>
              <w:pStyle w:val="TableTextNormal"/>
            </w:pPr>
            <w:r>
              <w:t xml:space="preserve">Target: Public </w:t>
            </w:r>
            <w:proofErr w:type="spellStart"/>
            <w:r>
              <w:t>reptForTrafficServ</w:t>
            </w:r>
            <w:proofErr w:type="spellEnd"/>
            <w:r>
              <w:t xml:space="preserve"> (Class) </w:t>
            </w:r>
            <w:proofErr w:type="spellStart"/>
            <w:r>
              <w:t>ShipReport</w:t>
            </w:r>
            <w:proofErr w:type="spellEnd"/>
            <w:r>
              <w:t xml:space="preserve"> «</w:t>
            </w:r>
            <w:proofErr w:type="spellStart"/>
            <w:r>
              <w:t>InformationType</w:t>
            </w:r>
            <w:proofErr w:type="spellEnd"/>
            <w:r>
              <w:t>»</w:t>
            </w:r>
          </w:p>
          <w:p w14:paraId="08D4FDB5" w14:textId="77777777" w:rsidR="00562F87" w:rsidRDefault="00A42A00">
            <w:pPr>
              <w:pStyle w:val="TableTextNormal"/>
              <w:tabs>
                <w:tab w:val="left" w:pos="1440"/>
              </w:tabs>
              <w:ind w:left="540"/>
            </w:pPr>
            <w:r>
              <w:rPr>
                <w:rStyle w:val="TableFieldLabel"/>
              </w:rPr>
              <w:t xml:space="preserve">Cardinality:  </w:t>
            </w:r>
            <w:r>
              <w:t>[0..*]</w:t>
            </w:r>
          </w:p>
          <w:p w14:paraId="6E15BBDA" w14:textId="77777777" w:rsidR="00562F87" w:rsidRDefault="00562F87">
            <w:pPr>
              <w:pStyle w:val="TableTextNormal"/>
              <w:tabs>
                <w:tab w:val="left" w:pos="1440"/>
              </w:tabs>
            </w:pPr>
          </w:p>
          <w:p w14:paraId="52D495C0" w14:textId="77777777" w:rsidR="00562F87" w:rsidRDefault="00A42A00">
            <w:pPr>
              <w:pStyle w:val="TableTextNormal"/>
              <w:tabs>
                <w:tab w:val="left" w:pos="1440"/>
              </w:tabs>
            </w:pPr>
            <w:r>
              <w:t>The report for a traffic service</w:t>
            </w:r>
          </w:p>
          <w:p w14:paraId="4081D4D2" w14:textId="77777777" w:rsidR="00562F87" w:rsidRDefault="00562F87">
            <w:pPr>
              <w:pStyle w:val="TableTextNormal"/>
            </w:pPr>
          </w:p>
        </w:tc>
      </w:tr>
    </w:tbl>
    <w:p w14:paraId="38D0ECEA" w14:textId="77777777" w:rsidR="00562F87" w:rsidRDefault="00562F87">
      <w:pPr>
        <w:pStyle w:val="Notes"/>
      </w:pPr>
    </w:p>
    <w:p w14:paraId="421D8D4C" w14:textId="77777777" w:rsidR="00562F87" w:rsidRDefault="00A42A00">
      <w:pPr>
        <w:pStyle w:val="Notes"/>
      </w:pPr>
      <w:r>
        <w:t xml:space="preserve">  </w:t>
      </w:r>
      <w:bookmarkEnd w:id="69"/>
    </w:p>
    <w:p w14:paraId="02C2709C" w14:textId="77777777" w:rsidR="00562F87" w:rsidRDefault="00562F87">
      <w:pPr>
        <w:pStyle w:val="Notes"/>
      </w:pPr>
    </w:p>
    <w:p w14:paraId="7866B589" w14:textId="77777777" w:rsidR="00562F87" w:rsidRDefault="00A42A00">
      <w:pPr>
        <w:pStyle w:val="Heading3"/>
      </w:pPr>
      <w:bookmarkStart w:id="71" w:name="BKM_F7207A81_69B9_4CB9_9117_242877291226"/>
      <w:bookmarkStart w:id="72" w:name="_Toc25000098"/>
      <w:proofErr w:type="spellStart"/>
      <w:r>
        <w:t>SupervisedArea</w:t>
      </w:r>
      <w:bookmarkEnd w:id="72"/>
      <w:proofErr w:type="spellEnd"/>
    </w:p>
    <w:p w14:paraId="174F30B3"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540C0B08" w14:textId="77777777" w:rsidR="00562F87" w:rsidRDefault="00562F87">
      <w:pPr>
        <w:pStyle w:val="Notes"/>
        <w:tabs>
          <w:tab w:val="left" w:pos="720"/>
        </w:tabs>
      </w:pPr>
    </w:p>
    <w:p w14:paraId="6D102119" w14:textId="77777777" w:rsidR="00562F87" w:rsidRDefault="00A42A00">
      <w:pPr>
        <w:pStyle w:val="Notes"/>
      </w:pPr>
      <w:r>
        <w:t>A location which may be supervised by a responsible or controlling authority.</w:t>
      </w:r>
    </w:p>
    <w:p w14:paraId="1ED2AB34" w14:textId="77777777" w:rsidR="00562F87" w:rsidRDefault="00A42A00">
      <w:pPr>
        <w:pStyle w:val="Notes"/>
      </w:pPr>
      <w:r>
        <w:t>Remarks:</w:t>
      </w:r>
    </w:p>
    <w:p w14:paraId="12FEABC1" w14:textId="77777777" w:rsidR="00562F87" w:rsidRDefault="00A42A00">
      <w:pPr>
        <w:pStyle w:val="Notes"/>
      </w:pPr>
      <w:r>
        <w:t>It is not a requirement that every feature instance be associated with an authority.</w:t>
      </w:r>
    </w:p>
    <w:p w14:paraId="4F0FD7FD" w14:textId="77777777" w:rsidR="00562F87" w:rsidRDefault="00A42A00">
      <w:pPr>
        <w:pStyle w:val="Notes"/>
      </w:pPr>
      <w:r>
        <w:t xml:space="preserve">Note that having </w:t>
      </w:r>
      <w:proofErr w:type="spellStart"/>
      <w:r>
        <w:t>ReportableServiceArea</w:t>
      </w:r>
      <w:proofErr w:type="spellEnd"/>
      <w:r>
        <w:t xml:space="preserve"> as well as </w:t>
      </w:r>
      <w:proofErr w:type="spellStart"/>
      <w:r>
        <w:t>SupervisedArea</w:t>
      </w:r>
      <w:proofErr w:type="spellEnd"/>
      <w:r>
        <w:t xml:space="preserve"> allows the subclasses to link to </w:t>
      </w:r>
      <w:proofErr w:type="spellStart"/>
      <w:r>
        <w:t>ContactDetails</w:t>
      </w:r>
      <w:proofErr w:type="spellEnd"/>
      <w:r>
        <w:t xml:space="preserve"> both directly and via Authority, which may not be desirable because it gives encoders two ways to reach almost the same result.</w:t>
      </w:r>
    </w:p>
    <w:p w14:paraId="2DDDECB0" w14:textId="77777777" w:rsidR="00562F87" w:rsidRDefault="00562F87">
      <w:pPr>
        <w:pStyle w:val="Notes"/>
      </w:pPr>
    </w:p>
    <w:p w14:paraId="35CDE55E" w14:textId="77777777" w:rsidR="00562F87" w:rsidRDefault="00A42A00">
      <w:pPr>
        <w:pStyle w:val="Properties"/>
      </w:pPr>
      <w:proofErr w:type="spellStart"/>
      <w:r>
        <w:lastRenderedPageBreak/>
        <w:t>SupervisedArea</w:t>
      </w:r>
      <w:proofErr w:type="spellEnd"/>
      <w:r>
        <w:t xml:space="preserve"> </w:t>
      </w:r>
    </w:p>
    <w:p w14:paraId="36E5214A" w14:textId="77777777" w:rsidR="00562F87" w:rsidRDefault="00A42A00">
      <w:pPr>
        <w:pStyle w:val="Properties"/>
      </w:pPr>
      <w:r>
        <w:t>Version 1.0  Phase 1.0  Proposed</w:t>
      </w:r>
    </w:p>
    <w:p w14:paraId="0F3ADB11" w14:textId="77777777" w:rsidR="00562F87" w:rsidRDefault="00A42A00">
      <w:pPr>
        <w:pStyle w:val="Properties"/>
      </w:pPr>
      <w:proofErr w:type="spellStart"/>
      <w:r>
        <w:t>raphaelm</w:t>
      </w:r>
      <w:proofErr w:type="spellEnd"/>
      <w:r>
        <w:t xml:space="preserve"> created on 01-Jan-2018.  Last modified 12-Nov-2018</w:t>
      </w:r>
    </w:p>
    <w:p w14:paraId="5FF2E414" w14:textId="77777777" w:rsidR="00562F87" w:rsidRDefault="00A42A00">
      <w:pPr>
        <w:pStyle w:val="Properties"/>
      </w:pPr>
      <w:r>
        <w:t xml:space="preserve">Extends </w:t>
      </w:r>
      <w:proofErr w:type="spellStart"/>
      <w:r>
        <w:t>OrganisationContactArea</w:t>
      </w:r>
      <w:proofErr w:type="spellEnd"/>
    </w:p>
    <w:p w14:paraId="0424C95B"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E4456DA"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4D65BA" w14:textId="77777777" w:rsidR="00562F87" w:rsidRDefault="00A42A00">
            <w:pPr>
              <w:pStyle w:val="TableHeadingLight"/>
            </w:pPr>
            <w:r>
              <w:t>OUTGOING STRUCTURAL RELATIONSHIPS</w:t>
            </w:r>
          </w:p>
        </w:tc>
      </w:tr>
      <w:tr w:rsidR="00562F87" w14:paraId="6CF35DA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C4D192" w14:textId="77777777" w:rsidR="00562F87" w:rsidRDefault="00562F87">
            <w:pPr>
              <w:pStyle w:val="TableTextNormal"/>
            </w:pPr>
          </w:p>
          <w:p w14:paraId="3FA8A8DA" w14:textId="77777777" w:rsidR="00562F87" w:rsidRDefault="00A42A00">
            <w:pPr>
              <w:pStyle w:val="TableTextNormal"/>
            </w:pPr>
            <w:r>
              <w:rPr>
                <w:noProof/>
                <w:sz w:val="0"/>
                <w:szCs w:val="0"/>
              </w:rPr>
              <w:drawing>
                <wp:inline distT="0" distB="0" distL="0" distR="0" wp14:anchorId="5DEFD429" wp14:editId="54AB1790">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SupervisedArea</w:t>
            </w:r>
            <w:proofErr w:type="spellEnd"/>
            <w:r>
              <w:t xml:space="preserve"> to «</w:t>
            </w:r>
            <w:proofErr w:type="spellStart"/>
            <w:r>
              <w:t>FeatureType</w:t>
            </w:r>
            <w:proofErr w:type="spellEnd"/>
            <w:r>
              <w:t xml:space="preserve">» </w:t>
            </w:r>
            <w:proofErr w:type="spellStart"/>
            <w:r>
              <w:t>OrganisationContactArea</w:t>
            </w:r>
            <w:proofErr w:type="spellEnd"/>
          </w:p>
          <w:p w14:paraId="446292BB" w14:textId="77777777" w:rsidR="00562F87" w:rsidRDefault="00A42A00">
            <w:pPr>
              <w:pStyle w:val="TableTextNormal"/>
              <w:tabs>
                <w:tab w:val="left" w:pos="1440"/>
              </w:tabs>
              <w:jc w:val="right"/>
            </w:pPr>
            <w:r>
              <w:rPr>
                <w:rStyle w:val="TableFieldLabel"/>
              </w:rPr>
              <w:t>[ Direction is 'Source -&gt; Destination'. ]</w:t>
            </w:r>
          </w:p>
          <w:p w14:paraId="14A3DA1E" w14:textId="77777777" w:rsidR="00562F87" w:rsidRDefault="00562F87">
            <w:pPr>
              <w:pStyle w:val="TableTextNormal"/>
            </w:pPr>
          </w:p>
        </w:tc>
      </w:tr>
    </w:tbl>
    <w:p w14:paraId="4F5BD430"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FA4FF3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E80218" w14:textId="77777777" w:rsidR="00562F87" w:rsidRDefault="00A42A00">
            <w:pPr>
              <w:pStyle w:val="TableHeadingLight"/>
            </w:pPr>
            <w:r>
              <w:t>INCOMING STRUCTURAL RELATIONSHIPS</w:t>
            </w:r>
          </w:p>
        </w:tc>
      </w:tr>
      <w:tr w:rsidR="00562F87" w14:paraId="44851B2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E029DC" w14:textId="77777777" w:rsidR="00562F87" w:rsidRDefault="00562F87">
            <w:pPr>
              <w:pStyle w:val="TableTextNormal"/>
            </w:pPr>
          </w:p>
          <w:p w14:paraId="1DB2DC4D" w14:textId="77777777" w:rsidR="00562F87" w:rsidRDefault="00A42A00">
            <w:pPr>
              <w:pStyle w:val="TableTextNormal"/>
            </w:pPr>
            <w:r>
              <w:rPr>
                <w:noProof/>
                <w:sz w:val="0"/>
                <w:szCs w:val="0"/>
              </w:rPr>
              <w:drawing>
                <wp:inline distT="0" distB="0" distL="0" distR="0" wp14:anchorId="42B3D404" wp14:editId="07D97C17">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MilitaryPracticeArea</w:t>
            </w:r>
            <w:proofErr w:type="spellEnd"/>
            <w:r>
              <w:t xml:space="preserve"> to «</w:t>
            </w:r>
            <w:proofErr w:type="spellStart"/>
            <w:r>
              <w:t>FeatureType</w:t>
            </w:r>
            <w:proofErr w:type="spellEnd"/>
            <w:r>
              <w:t xml:space="preserve">» </w:t>
            </w:r>
            <w:proofErr w:type="spellStart"/>
            <w:r>
              <w:t>SupervisedArea</w:t>
            </w:r>
            <w:proofErr w:type="spellEnd"/>
          </w:p>
          <w:p w14:paraId="71BA47B7" w14:textId="77777777" w:rsidR="00562F87" w:rsidRDefault="00A42A00">
            <w:pPr>
              <w:pStyle w:val="TableTextNormal"/>
              <w:tabs>
                <w:tab w:val="left" w:pos="1440"/>
              </w:tabs>
              <w:jc w:val="right"/>
            </w:pPr>
            <w:r>
              <w:rPr>
                <w:rStyle w:val="TableFieldLabel"/>
              </w:rPr>
              <w:t>[ Direction is 'Source -&gt; Destination'. ]</w:t>
            </w:r>
          </w:p>
          <w:p w14:paraId="125E3E34" w14:textId="77777777" w:rsidR="00562F87" w:rsidRDefault="00562F87">
            <w:pPr>
              <w:pStyle w:val="TableTextNormal"/>
            </w:pPr>
          </w:p>
        </w:tc>
      </w:tr>
      <w:tr w:rsidR="00562F87" w14:paraId="4B097B9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6F3481" w14:textId="77777777" w:rsidR="00562F87" w:rsidRDefault="00562F87">
            <w:pPr>
              <w:pStyle w:val="TableTextNormal"/>
            </w:pPr>
          </w:p>
          <w:p w14:paraId="623E1F70" w14:textId="77777777" w:rsidR="00562F87" w:rsidRDefault="00A42A00">
            <w:pPr>
              <w:pStyle w:val="TableTextNormal"/>
            </w:pPr>
            <w:r>
              <w:rPr>
                <w:noProof/>
                <w:sz w:val="0"/>
                <w:szCs w:val="0"/>
              </w:rPr>
              <w:drawing>
                <wp:inline distT="0" distB="0" distL="0" distR="0" wp14:anchorId="3D7A41A4" wp14:editId="16350EC4">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RestrictedAreaNavigational</w:t>
            </w:r>
            <w:proofErr w:type="spellEnd"/>
            <w:r>
              <w:t xml:space="preserve"> to «</w:t>
            </w:r>
            <w:proofErr w:type="spellStart"/>
            <w:r>
              <w:t>FeatureType</w:t>
            </w:r>
            <w:proofErr w:type="spellEnd"/>
            <w:r>
              <w:t xml:space="preserve">» </w:t>
            </w:r>
            <w:proofErr w:type="spellStart"/>
            <w:r>
              <w:t>SupervisedArea</w:t>
            </w:r>
            <w:proofErr w:type="spellEnd"/>
          </w:p>
          <w:p w14:paraId="0448FF15" w14:textId="77777777" w:rsidR="00562F87" w:rsidRDefault="00A42A00">
            <w:pPr>
              <w:pStyle w:val="TableTextNormal"/>
              <w:tabs>
                <w:tab w:val="left" w:pos="1440"/>
              </w:tabs>
              <w:jc w:val="right"/>
            </w:pPr>
            <w:r>
              <w:rPr>
                <w:rStyle w:val="TableFieldLabel"/>
              </w:rPr>
              <w:t>[ Direction is 'Source -&gt; Destination'. ]</w:t>
            </w:r>
          </w:p>
          <w:p w14:paraId="7F6E719C" w14:textId="77777777" w:rsidR="00562F87" w:rsidRDefault="00562F87">
            <w:pPr>
              <w:pStyle w:val="TableTextNormal"/>
            </w:pPr>
          </w:p>
        </w:tc>
      </w:tr>
      <w:tr w:rsidR="00562F87" w14:paraId="1E62B000"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D70488" w14:textId="77777777" w:rsidR="00562F87" w:rsidRDefault="00562F87">
            <w:pPr>
              <w:pStyle w:val="TableTextNormal"/>
            </w:pPr>
          </w:p>
          <w:p w14:paraId="64D5A37B" w14:textId="77777777" w:rsidR="00562F87" w:rsidRDefault="00A42A00">
            <w:pPr>
              <w:pStyle w:val="TableTextNormal"/>
            </w:pPr>
            <w:r>
              <w:rPr>
                <w:noProof/>
                <w:sz w:val="0"/>
                <w:szCs w:val="0"/>
              </w:rPr>
              <w:drawing>
                <wp:inline distT="0" distB="0" distL="0" distR="0" wp14:anchorId="0C84350C" wp14:editId="46F3B78B">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RestrictedAreaRegulatory</w:t>
            </w:r>
            <w:proofErr w:type="spellEnd"/>
            <w:r>
              <w:t xml:space="preserve"> to «</w:t>
            </w:r>
            <w:proofErr w:type="spellStart"/>
            <w:r>
              <w:t>FeatureType</w:t>
            </w:r>
            <w:proofErr w:type="spellEnd"/>
            <w:r>
              <w:t xml:space="preserve">» </w:t>
            </w:r>
            <w:proofErr w:type="spellStart"/>
            <w:r>
              <w:t>SupervisedArea</w:t>
            </w:r>
            <w:proofErr w:type="spellEnd"/>
          </w:p>
          <w:p w14:paraId="72ED89DC" w14:textId="77777777" w:rsidR="00562F87" w:rsidRDefault="00A42A00">
            <w:pPr>
              <w:pStyle w:val="TableTextNormal"/>
              <w:tabs>
                <w:tab w:val="left" w:pos="1440"/>
              </w:tabs>
              <w:jc w:val="right"/>
            </w:pPr>
            <w:r>
              <w:rPr>
                <w:rStyle w:val="TableFieldLabel"/>
              </w:rPr>
              <w:t>[ Direction is 'Source -&gt; Destination'. ]</w:t>
            </w:r>
          </w:p>
          <w:p w14:paraId="1DCEB782" w14:textId="77777777" w:rsidR="00562F87" w:rsidRDefault="00562F87">
            <w:pPr>
              <w:pStyle w:val="TableTextNormal"/>
            </w:pPr>
          </w:p>
        </w:tc>
      </w:tr>
      <w:tr w:rsidR="00562F87" w14:paraId="413934C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06A533" w14:textId="77777777" w:rsidR="00562F87" w:rsidRDefault="00562F87">
            <w:pPr>
              <w:pStyle w:val="TableTextNormal"/>
            </w:pPr>
          </w:p>
          <w:p w14:paraId="58FC6E04" w14:textId="77777777" w:rsidR="00562F87" w:rsidRDefault="00A42A00">
            <w:pPr>
              <w:pStyle w:val="TableTextNormal"/>
            </w:pPr>
            <w:r>
              <w:rPr>
                <w:noProof/>
                <w:sz w:val="0"/>
                <w:szCs w:val="0"/>
              </w:rPr>
              <w:drawing>
                <wp:inline distT="0" distB="0" distL="0" distR="0" wp14:anchorId="0ED53374" wp14:editId="2423A875">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ReportableServiceArea</w:t>
            </w:r>
            <w:proofErr w:type="spellEnd"/>
            <w:r>
              <w:t xml:space="preserve"> to «</w:t>
            </w:r>
            <w:proofErr w:type="spellStart"/>
            <w:r>
              <w:t>FeatureType</w:t>
            </w:r>
            <w:proofErr w:type="spellEnd"/>
            <w:r>
              <w:t xml:space="preserve">» </w:t>
            </w:r>
            <w:proofErr w:type="spellStart"/>
            <w:r>
              <w:t>SupervisedArea</w:t>
            </w:r>
            <w:proofErr w:type="spellEnd"/>
          </w:p>
          <w:p w14:paraId="67157D25" w14:textId="77777777" w:rsidR="00562F87" w:rsidRDefault="00A42A00">
            <w:pPr>
              <w:pStyle w:val="TableTextNormal"/>
              <w:tabs>
                <w:tab w:val="left" w:pos="1440"/>
              </w:tabs>
              <w:jc w:val="right"/>
            </w:pPr>
            <w:r>
              <w:rPr>
                <w:rStyle w:val="TableFieldLabel"/>
              </w:rPr>
              <w:t>[ Direction is 'Source -&gt; Destination'. ]</w:t>
            </w:r>
          </w:p>
          <w:p w14:paraId="3E6EF1A6" w14:textId="77777777" w:rsidR="00562F87" w:rsidRDefault="00562F87">
            <w:pPr>
              <w:pStyle w:val="TableTextNormal"/>
            </w:pPr>
          </w:p>
        </w:tc>
      </w:tr>
      <w:tr w:rsidR="00562F87" w14:paraId="45E9F62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AAE7CC" w14:textId="77777777" w:rsidR="00562F87" w:rsidRDefault="00562F87">
            <w:pPr>
              <w:pStyle w:val="TableTextNormal"/>
            </w:pPr>
          </w:p>
          <w:p w14:paraId="198B62B7" w14:textId="77777777" w:rsidR="00562F87" w:rsidRDefault="00A42A00">
            <w:pPr>
              <w:pStyle w:val="TableTextNormal"/>
            </w:pPr>
            <w:r>
              <w:rPr>
                <w:noProof/>
                <w:sz w:val="0"/>
                <w:szCs w:val="0"/>
              </w:rPr>
              <w:drawing>
                <wp:inline distT="0" distB="0" distL="0" distR="0" wp14:anchorId="070256A4" wp14:editId="7FC285A6">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WaterwayArea</w:t>
            </w:r>
            <w:proofErr w:type="spellEnd"/>
            <w:r>
              <w:t xml:space="preserve"> to «</w:t>
            </w:r>
            <w:proofErr w:type="spellStart"/>
            <w:r>
              <w:t>FeatureType</w:t>
            </w:r>
            <w:proofErr w:type="spellEnd"/>
            <w:r>
              <w:t xml:space="preserve">» </w:t>
            </w:r>
            <w:proofErr w:type="spellStart"/>
            <w:r>
              <w:t>SupervisedArea</w:t>
            </w:r>
            <w:proofErr w:type="spellEnd"/>
          </w:p>
          <w:p w14:paraId="1356C5A6" w14:textId="77777777" w:rsidR="00562F87" w:rsidRDefault="00A42A00">
            <w:pPr>
              <w:pStyle w:val="TableTextNormal"/>
              <w:tabs>
                <w:tab w:val="left" w:pos="1440"/>
              </w:tabs>
              <w:jc w:val="right"/>
            </w:pPr>
            <w:r>
              <w:rPr>
                <w:rStyle w:val="TableFieldLabel"/>
              </w:rPr>
              <w:t>[ Direction is 'Source -&gt; Destination'. ]</w:t>
            </w:r>
          </w:p>
          <w:p w14:paraId="02E92981" w14:textId="77777777" w:rsidR="00562F87" w:rsidRDefault="00562F87">
            <w:pPr>
              <w:pStyle w:val="TableTextNormal"/>
            </w:pPr>
          </w:p>
        </w:tc>
      </w:tr>
    </w:tbl>
    <w:p w14:paraId="3B96250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307F4686"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A17074A" w14:textId="77777777" w:rsidR="00562F87" w:rsidRDefault="00A42A00">
            <w:pPr>
              <w:pStyle w:val="TableHeadingLight"/>
            </w:pPr>
            <w:r>
              <w:t>ASSOCIATIONS</w:t>
            </w:r>
          </w:p>
        </w:tc>
      </w:tr>
      <w:tr w:rsidR="00562F87" w14:paraId="545C7FA6"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DC155B4" w14:textId="77777777" w:rsidR="00562F87" w:rsidRDefault="00562F87">
            <w:pPr>
              <w:pStyle w:val="TableTextNormal"/>
            </w:pPr>
          </w:p>
          <w:p w14:paraId="1D0197C2" w14:textId="77777777" w:rsidR="00562F87" w:rsidRDefault="00A42A00">
            <w:pPr>
              <w:pStyle w:val="TableTextNormal"/>
            </w:pPr>
            <w:r>
              <w:rPr>
                <w:noProof/>
                <w:sz w:val="0"/>
                <w:szCs w:val="0"/>
              </w:rPr>
              <w:drawing>
                <wp:inline distT="0" distB="0" distL="0" distR="0" wp14:anchorId="648E3AB9" wp14:editId="3F6FAA24">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SrvControl</w:t>
            </w:r>
            <w:proofErr w:type="spellEnd"/>
          </w:p>
          <w:p w14:paraId="6127BE3F" w14:textId="77777777" w:rsidR="00562F87" w:rsidRDefault="00562F87">
            <w:pPr>
              <w:pStyle w:val="TableTextNormal"/>
            </w:pPr>
          </w:p>
          <w:p w14:paraId="4CBA6FBF" w14:textId="77777777" w:rsidR="00562F87" w:rsidRDefault="00A42A00">
            <w:pPr>
              <w:pStyle w:val="TableTextNormal"/>
            </w:pPr>
            <w:r>
              <w:t xml:space="preserve">Association between a geographically located service and the </w:t>
            </w:r>
            <w:proofErr w:type="spellStart"/>
            <w:r>
              <w:t>organisation</w:t>
            </w:r>
            <w:proofErr w:type="spellEnd"/>
            <w:r>
              <w:t xml:space="preserve"> that controls it.</w:t>
            </w:r>
          </w:p>
          <w:p w14:paraId="275DCBB4" w14:textId="77777777" w:rsidR="00562F87" w:rsidRDefault="00562F87">
            <w:pPr>
              <w:pStyle w:val="TableTextNormal"/>
            </w:pPr>
          </w:p>
        </w:tc>
      </w:tr>
      <w:tr w:rsidR="00562F87" w14:paraId="1750C5F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B99D32D" w14:textId="77777777" w:rsidR="00562F87" w:rsidRDefault="00A42A00">
            <w:pPr>
              <w:pStyle w:val="TableTextNormal"/>
            </w:pPr>
            <w:r>
              <w:t xml:space="preserve">Source: Public </w:t>
            </w:r>
            <w:proofErr w:type="spellStart"/>
            <w:r>
              <w:t>controlledService</w:t>
            </w:r>
            <w:proofErr w:type="spellEnd"/>
            <w:r>
              <w:t xml:space="preserve"> (Class) </w:t>
            </w:r>
            <w:proofErr w:type="spellStart"/>
            <w:r>
              <w:t>SupervisedArea</w:t>
            </w:r>
            <w:proofErr w:type="spellEnd"/>
            <w:r>
              <w:t xml:space="preserve"> «</w:t>
            </w:r>
            <w:proofErr w:type="spellStart"/>
            <w:r>
              <w:t>FeatureType</w:t>
            </w:r>
            <w:proofErr w:type="spellEnd"/>
            <w:r>
              <w:t>»</w:t>
            </w:r>
          </w:p>
          <w:p w14:paraId="57475750" w14:textId="77777777" w:rsidR="00562F87" w:rsidRDefault="00A42A00">
            <w:pPr>
              <w:pStyle w:val="TableTextNormal"/>
              <w:tabs>
                <w:tab w:val="left" w:pos="1800"/>
              </w:tabs>
              <w:ind w:left="540"/>
            </w:pPr>
            <w:r>
              <w:rPr>
                <w:rStyle w:val="TableFieldLabel"/>
              </w:rPr>
              <w:t xml:space="preserve">Cardinality:  </w:t>
            </w:r>
            <w:r>
              <w:t>[0..*]</w:t>
            </w:r>
          </w:p>
          <w:p w14:paraId="66ED7C8A" w14:textId="77777777" w:rsidR="00562F87" w:rsidRDefault="00562F87">
            <w:pPr>
              <w:pStyle w:val="TableTextNormal"/>
              <w:tabs>
                <w:tab w:val="left" w:pos="1800"/>
              </w:tabs>
            </w:pPr>
          </w:p>
          <w:p w14:paraId="3FCFAA3A" w14:textId="77777777" w:rsidR="00562F87" w:rsidRDefault="00A42A00">
            <w:pPr>
              <w:pStyle w:val="TableTextNormal"/>
              <w:tabs>
                <w:tab w:val="left" w:pos="1800"/>
              </w:tabs>
            </w:pPr>
            <w:r>
              <w:t xml:space="preserve">The service controlled by an </w:t>
            </w:r>
            <w:proofErr w:type="spellStart"/>
            <w:r>
              <w:t>organisation</w:t>
            </w:r>
            <w:proofErr w:type="spellEnd"/>
            <w:r>
              <w:t xml:space="preserve"> or authority</w:t>
            </w:r>
          </w:p>
          <w:p w14:paraId="1CC242B9"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638669E7" w14:textId="77777777" w:rsidR="00562F87" w:rsidRDefault="00A42A00">
            <w:pPr>
              <w:pStyle w:val="TableTextNormal"/>
            </w:pPr>
            <w:r>
              <w:t xml:space="preserve">Target: Public </w:t>
            </w:r>
            <w:proofErr w:type="spellStart"/>
            <w:r>
              <w:t>controlAuthority</w:t>
            </w:r>
            <w:proofErr w:type="spellEnd"/>
            <w:r>
              <w:t xml:space="preserve"> (Class) Authority «</w:t>
            </w:r>
            <w:proofErr w:type="spellStart"/>
            <w:r>
              <w:t>InformationType</w:t>
            </w:r>
            <w:proofErr w:type="spellEnd"/>
            <w:r>
              <w:t>»</w:t>
            </w:r>
          </w:p>
          <w:p w14:paraId="3699B3B0" w14:textId="77777777" w:rsidR="00562F87" w:rsidRDefault="00A42A00">
            <w:pPr>
              <w:pStyle w:val="TableTextNormal"/>
              <w:tabs>
                <w:tab w:val="left" w:pos="1440"/>
              </w:tabs>
              <w:ind w:left="540"/>
            </w:pPr>
            <w:r>
              <w:rPr>
                <w:rStyle w:val="TableFieldLabel"/>
              </w:rPr>
              <w:t xml:space="preserve">Cardinality:  </w:t>
            </w:r>
            <w:r>
              <w:t>[0..1]</w:t>
            </w:r>
          </w:p>
          <w:p w14:paraId="418F2893" w14:textId="77777777" w:rsidR="00562F87" w:rsidRDefault="00562F87">
            <w:pPr>
              <w:pStyle w:val="TableTextNormal"/>
              <w:tabs>
                <w:tab w:val="left" w:pos="1440"/>
              </w:tabs>
            </w:pPr>
          </w:p>
          <w:p w14:paraId="2C146DBD" w14:textId="77777777" w:rsidR="00562F87" w:rsidRDefault="00A42A00">
            <w:pPr>
              <w:pStyle w:val="TableTextNormal"/>
              <w:tabs>
                <w:tab w:val="left" w:pos="1440"/>
              </w:tabs>
            </w:pPr>
            <w:r>
              <w:t>The controlling organization or authority for a geographically located service</w:t>
            </w:r>
          </w:p>
          <w:p w14:paraId="26C2B970" w14:textId="77777777" w:rsidR="00562F87" w:rsidRDefault="00562F87">
            <w:pPr>
              <w:pStyle w:val="TableTextNormal"/>
            </w:pPr>
          </w:p>
        </w:tc>
      </w:tr>
    </w:tbl>
    <w:p w14:paraId="10C885FB" w14:textId="77777777" w:rsidR="00562F87" w:rsidRDefault="00562F87">
      <w:pPr>
        <w:pStyle w:val="Notes"/>
      </w:pPr>
    </w:p>
    <w:p w14:paraId="77C8A674" w14:textId="77777777" w:rsidR="00562F87" w:rsidRDefault="00A42A00">
      <w:pPr>
        <w:pStyle w:val="Notes"/>
      </w:pPr>
      <w:r>
        <w:t xml:space="preserve">  </w:t>
      </w:r>
      <w:bookmarkEnd w:id="71"/>
    </w:p>
    <w:p w14:paraId="67A699CA" w14:textId="77777777" w:rsidR="00562F87" w:rsidRDefault="00562F87">
      <w:pPr>
        <w:pStyle w:val="Notes"/>
      </w:pPr>
    </w:p>
    <w:p w14:paraId="7D66B8B7" w14:textId="77777777" w:rsidR="00562F87" w:rsidRDefault="00A42A00">
      <w:pPr>
        <w:pStyle w:val="Heading3"/>
      </w:pPr>
      <w:bookmarkStart w:id="73" w:name="BKM_DEB43E02_4163_421D_805F_5EB4E561EF09"/>
      <w:bookmarkStart w:id="74" w:name="_Toc25000099"/>
      <w:proofErr w:type="spellStart"/>
      <w:r>
        <w:t>CautionArea</w:t>
      </w:r>
      <w:bookmarkEnd w:id="74"/>
      <w:proofErr w:type="spellEnd"/>
    </w:p>
    <w:p w14:paraId="68C9389E"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A8DF439" w14:textId="77777777" w:rsidR="00562F87" w:rsidRDefault="00562F87">
      <w:pPr>
        <w:pStyle w:val="Notes"/>
        <w:tabs>
          <w:tab w:val="left" w:pos="720"/>
        </w:tabs>
      </w:pPr>
    </w:p>
    <w:p w14:paraId="02DED4A0" w14:textId="77777777" w:rsidR="00562F87" w:rsidRDefault="00A42A00">
      <w:pPr>
        <w:pStyle w:val="Notes"/>
      </w:pPr>
      <w:r>
        <w:t>Generally, an area where the mariner has to be made aware of circumstances influencing the safety of navigation.</w:t>
      </w:r>
    </w:p>
    <w:p w14:paraId="398FAE28" w14:textId="77777777" w:rsidR="00562F87" w:rsidRDefault="00562F87">
      <w:pPr>
        <w:pStyle w:val="Notes"/>
      </w:pPr>
    </w:p>
    <w:p w14:paraId="5818F891" w14:textId="77777777" w:rsidR="00562F87" w:rsidRDefault="00A42A00">
      <w:pPr>
        <w:pStyle w:val="Properties"/>
      </w:pPr>
      <w:proofErr w:type="spellStart"/>
      <w:r>
        <w:t>CautionArea</w:t>
      </w:r>
      <w:proofErr w:type="spellEnd"/>
      <w:r>
        <w:t xml:space="preserve"> </w:t>
      </w:r>
    </w:p>
    <w:p w14:paraId="5104C0D2" w14:textId="77777777" w:rsidR="00562F87" w:rsidRDefault="00A42A00">
      <w:pPr>
        <w:pStyle w:val="Properties"/>
      </w:pPr>
      <w:r>
        <w:t>Version 1.0  Phase 1.0  Proposed</w:t>
      </w:r>
    </w:p>
    <w:p w14:paraId="3E661294" w14:textId="77777777" w:rsidR="00562F87" w:rsidRDefault="00A42A00">
      <w:pPr>
        <w:pStyle w:val="Properties"/>
      </w:pPr>
      <w:proofErr w:type="spellStart"/>
      <w:r>
        <w:t>raphaelm</w:t>
      </w:r>
      <w:proofErr w:type="spellEnd"/>
      <w:r>
        <w:t xml:space="preserve"> created on 20-Aug-2018.  Last modified 22-Aug-2018</w:t>
      </w:r>
    </w:p>
    <w:p w14:paraId="6CE38CE2" w14:textId="77777777" w:rsidR="00562F87" w:rsidRDefault="00A42A00">
      <w:pPr>
        <w:pStyle w:val="Properties"/>
      </w:pPr>
      <w:r>
        <w:t xml:space="preserve">Extends </w:t>
      </w:r>
      <w:proofErr w:type="spellStart"/>
      <w:r>
        <w:t>FeatureType</w:t>
      </w:r>
      <w:proofErr w:type="spellEnd"/>
    </w:p>
    <w:p w14:paraId="70A0A12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75C4ECD"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D523F89" w14:textId="77777777" w:rsidR="00562F87" w:rsidRDefault="00A42A00">
            <w:pPr>
              <w:pStyle w:val="TableHeadingLight"/>
            </w:pPr>
            <w:r>
              <w:t>OUTGOING STRUCTURAL RELATIONSHIPS</w:t>
            </w:r>
          </w:p>
        </w:tc>
      </w:tr>
      <w:tr w:rsidR="00562F87" w14:paraId="02CBFE9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47D4C1" w14:textId="77777777" w:rsidR="00562F87" w:rsidRDefault="00562F87">
            <w:pPr>
              <w:pStyle w:val="TableTextNormal"/>
            </w:pPr>
          </w:p>
          <w:p w14:paraId="3DB9D87D" w14:textId="77777777" w:rsidR="00562F87" w:rsidRDefault="00A42A00">
            <w:pPr>
              <w:pStyle w:val="TableTextNormal"/>
            </w:pPr>
            <w:r>
              <w:rPr>
                <w:noProof/>
                <w:sz w:val="0"/>
                <w:szCs w:val="0"/>
              </w:rPr>
              <w:drawing>
                <wp:inline distT="0" distB="0" distL="0" distR="0" wp14:anchorId="39DF063D" wp14:editId="3BFF1FDD">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CautionArea</w:t>
            </w:r>
            <w:proofErr w:type="spellEnd"/>
            <w:r>
              <w:t xml:space="preserve"> to «</w:t>
            </w:r>
            <w:proofErr w:type="spellStart"/>
            <w:r>
              <w:t>FeatureType</w:t>
            </w:r>
            <w:proofErr w:type="spellEnd"/>
            <w:r>
              <w:t xml:space="preserve">» </w:t>
            </w:r>
            <w:proofErr w:type="spellStart"/>
            <w:r>
              <w:t>FeatureType</w:t>
            </w:r>
            <w:proofErr w:type="spellEnd"/>
          </w:p>
          <w:p w14:paraId="1DB30E4D" w14:textId="77777777" w:rsidR="00562F87" w:rsidRDefault="00A42A00">
            <w:pPr>
              <w:pStyle w:val="TableTextNormal"/>
              <w:tabs>
                <w:tab w:val="left" w:pos="1440"/>
              </w:tabs>
              <w:jc w:val="right"/>
            </w:pPr>
            <w:r>
              <w:rPr>
                <w:rStyle w:val="TableFieldLabel"/>
              </w:rPr>
              <w:t>[ Direction is 'Source -&gt; Destination'. ]</w:t>
            </w:r>
          </w:p>
          <w:p w14:paraId="7938601C" w14:textId="77777777" w:rsidR="00562F87" w:rsidRDefault="00562F87">
            <w:pPr>
              <w:pStyle w:val="TableTextNormal"/>
            </w:pPr>
          </w:p>
        </w:tc>
      </w:tr>
    </w:tbl>
    <w:p w14:paraId="66F2E0C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F3862D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A586FD" w14:textId="77777777" w:rsidR="00562F87" w:rsidRDefault="00A42A00">
            <w:pPr>
              <w:pStyle w:val="TableHeadingLight"/>
            </w:pPr>
            <w:r>
              <w:t>ATTRIBUTES</w:t>
            </w:r>
          </w:p>
        </w:tc>
      </w:tr>
      <w:tr w:rsidR="00562F87" w14:paraId="67019CA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349E29" w14:textId="77777777" w:rsidR="00562F87" w:rsidRDefault="00562F87">
            <w:pPr>
              <w:pStyle w:val="TableTextNormal"/>
            </w:pPr>
          </w:p>
          <w:p w14:paraId="4AA44C75" w14:textId="77777777" w:rsidR="00562F87" w:rsidRDefault="00A42A00">
            <w:pPr>
              <w:pStyle w:val="TableTextNormal"/>
            </w:pPr>
            <w:r>
              <w:rPr>
                <w:noProof/>
                <w:sz w:val="0"/>
                <w:szCs w:val="0"/>
              </w:rPr>
              <w:drawing>
                <wp:inline distT="0" distB="0" distL="0" distR="0" wp14:anchorId="4576229F" wp14:editId="601B1696">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condition : condition  Public</w:t>
            </w:r>
          </w:p>
          <w:p w14:paraId="1C15FBD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26C6BE9" w14:textId="77777777" w:rsidR="00562F87" w:rsidRDefault="00A42A00">
            <w:pPr>
              <w:pStyle w:val="TableTextNormal"/>
              <w:tabs>
                <w:tab w:val="left" w:pos="1440"/>
              </w:tabs>
              <w:jc w:val="right"/>
            </w:pPr>
            <w:r>
              <w:rPr>
                <w:rStyle w:val="TableFieldLabel"/>
              </w:rPr>
              <w:t>[ Stereotype is «S100_Enum». Is static True. Containment is Not Specified. ]</w:t>
            </w:r>
          </w:p>
          <w:p w14:paraId="64749193" w14:textId="77777777" w:rsidR="00562F87" w:rsidRDefault="00562F87">
            <w:pPr>
              <w:pStyle w:val="TableTextNormal"/>
              <w:tabs>
                <w:tab w:val="left" w:pos="720"/>
              </w:tabs>
            </w:pPr>
          </w:p>
        </w:tc>
      </w:tr>
      <w:tr w:rsidR="00562F87" w14:paraId="1C5269F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E2995D" w14:textId="77777777" w:rsidR="00562F87" w:rsidRDefault="00562F87">
            <w:pPr>
              <w:pStyle w:val="TableTextNormal"/>
            </w:pPr>
          </w:p>
          <w:p w14:paraId="67226C8F" w14:textId="77777777" w:rsidR="00562F87" w:rsidRDefault="00A42A00">
            <w:pPr>
              <w:pStyle w:val="TableTextNormal"/>
            </w:pPr>
            <w:r>
              <w:rPr>
                <w:noProof/>
                <w:sz w:val="0"/>
                <w:szCs w:val="0"/>
              </w:rPr>
              <w:drawing>
                <wp:inline distT="0" distB="0" distL="0" distR="0" wp14:anchorId="0A3E56C1" wp14:editId="1492F0EC">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2EAB99BE"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835E82A" w14:textId="77777777" w:rsidR="00562F87" w:rsidRDefault="00A42A00">
            <w:pPr>
              <w:pStyle w:val="TableTextNormal"/>
              <w:tabs>
                <w:tab w:val="left" w:pos="1440"/>
              </w:tabs>
              <w:jc w:val="right"/>
            </w:pPr>
            <w:r>
              <w:rPr>
                <w:rStyle w:val="TableFieldLabel"/>
              </w:rPr>
              <w:t>[ Stereotype is «S100_Enum». Is static True. Containment is Not Specified. ]</w:t>
            </w:r>
          </w:p>
          <w:p w14:paraId="17185A71" w14:textId="77777777" w:rsidR="00562F87" w:rsidRDefault="00562F87">
            <w:pPr>
              <w:pStyle w:val="TableTextNormal"/>
              <w:tabs>
                <w:tab w:val="left" w:pos="720"/>
              </w:tabs>
            </w:pPr>
          </w:p>
        </w:tc>
      </w:tr>
      <w:tr w:rsidR="00562F87" w14:paraId="53DCA59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B7ABBB" w14:textId="77777777" w:rsidR="00562F87" w:rsidRDefault="00562F87">
            <w:pPr>
              <w:pStyle w:val="TableTextNormal"/>
            </w:pPr>
          </w:p>
          <w:p w14:paraId="4143E29A" w14:textId="77777777" w:rsidR="00562F87" w:rsidRDefault="00A42A00">
            <w:pPr>
              <w:pStyle w:val="TableTextNormal"/>
            </w:pPr>
            <w:r>
              <w:rPr>
                <w:noProof/>
                <w:sz w:val="0"/>
                <w:szCs w:val="0"/>
              </w:rPr>
              <w:drawing>
                <wp:inline distT="0" distB="0" distL="0" distR="0" wp14:anchorId="64315A29" wp14:editId="545CBB39">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6458F43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39E3D72" w14:textId="77777777" w:rsidR="00562F87" w:rsidRDefault="00A42A00">
            <w:pPr>
              <w:pStyle w:val="TableTextNormal"/>
              <w:tabs>
                <w:tab w:val="left" w:pos="1440"/>
              </w:tabs>
              <w:jc w:val="right"/>
            </w:pPr>
            <w:r>
              <w:rPr>
                <w:rStyle w:val="TableFieldLabel"/>
              </w:rPr>
              <w:t>[ Stereotype is «S100_Spatial». Is static True. Containment is Not Specified. ]</w:t>
            </w:r>
          </w:p>
          <w:p w14:paraId="28A8193B" w14:textId="77777777" w:rsidR="00562F87" w:rsidRDefault="00562F87">
            <w:pPr>
              <w:pStyle w:val="TableTextNormal"/>
              <w:tabs>
                <w:tab w:val="left" w:pos="720"/>
              </w:tabs>
            </w:pPr>
          </w:p>
        </w:tc>
      </w:tr>
    </w:tbl>
    <w:p w14:paraId="52C9F57D" w14:textId="77777777" w:rsidR="00562F87" w:rsidRDefault="00562F87">
      <w:pPr>
        <w:pStyle w:val="Notes"/>
      </w:pPr>
    </w:p>
    <w:p w14:paraId="28DB8F82" w14:textId="77777777" w:rsidR="00562F87" w:rsidRDefault="00A42A00">
      <w:pPr>
        <w:pStyle w:val="Notes"/>
      </w:pPr>
      <w:r>
        <w:t xml:space="preserve">  </w:t>
      </w:r>
      <w:bookmarkEnd w:id="73"/>
    </w:p>
    <w:p w14:paraId="0A1D3291" w14:textId="77777777" w:rsidR="00562F87" w:rsidRDefault="00562F87">
      <w:pPr>
        <w:pStyle w:val="Notes"/>
      </w:pPr>
    </w:p>
    <w:p w14:paraId="1D298AF7" w14:textId="77777777" w:rsidR="00562F87" w:rsidRDefault="00A42A00">
      <w:pPr>
        <w:pStyle w:val="Heading3"/>
      </w:pPr>
      <w:bookmarkStart w:id="75" w:name="BKM_B5819C1C_18B8_4E84_AD5E_9A50A475EE32"/>
      <w:bookmarkStart w:id="76" w:name="_Toc25000100"/>
      <w:proofErr w:type="spellStart"/>
      <w:r>
        <w:t>ConcentrationOfShippingHazardArea</w:t>
      </w:r>
      <w:bookmarkEnd w:id="76"/>
      <w:proofErr w:type="spellEnd"/>
    </w:p>
    <w:p w14:paraId="5DC4F89A"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688201BC" w14:textId="77777777" w:rsidR="00562F87" w:rsidRDefault="00562F87">
      <w:pPr>
        <w:pStyle w:val="Notes"/>
        <w:tabs>
          <w:tab w:val="left" w:pos="720"/>
        </w:tabs>
      </w:pPr>
    </w:p>
    <w:p w14:paraId="5E8988AC" w14:textId="77777777" w:rsidR="00562F87" w:rsidRDefault="00A42A00">
      <w:pPr>
        <w:pStyle w:val="Notes"/>
      </w:pPr>
      <w:r>
        <w:t>An area where hazards, caused by concentrations of shipping, may occur. Hazards are risks to shipping, which stem from sources other than shoal water or obstructions.</w:t>
      </w:r>
    </w:p>
    <w:p w14:paraId="5D4D2698" w14:textId="77777777" w:rsidR="00562F87" w:rsidRDefault="00562F87">
      <w:pPr>
        <w:pStyle w:val="Notes"/>
      </w:pPr>
    </w:p>
    <w:p w14:paraId="73CE7593" w14:textId="77777777" w:rsidR="00562F87" w:rsidRDefault="00A42A00">
      <w:pPr>
        <w:pStyle w:val="Properties"/>
      </w:pPr>
      <w:proofErr w:type="spellStart"/>
      <w:r>
        <w:t>ConcentrationOfShippingHazardArea</w:t>
      </w:r>
      <w:proofErr w:type="spellEnd"/>
      <w:r>
        <w:t xml:space="preserve"> </w:t>
      </w:r>
    </w:p>
    <w:p w14:paraId="528178DE" w14:textId="77777777" w:rsidR="00562F87" w:rsidRDefault="00A42A00">
      <w:pPr>
        <w:pStyle w:val="Properties"/>
      </w:pPr>
      <w:r>
        <w:t>Version 1.0  Phase 1.0  Proposed</w:t>
      </w:r>
    </w:p>
    <w:p w14:paraId="4C06CF37" w14:textId="77777777" w:rsidR="00562F87" w:rsidRDefault="00A42A00">
      <w:pPr>
        <w:pStyle w:val="Properties"/>
      </w:pPr>
      <w:proofErr w:type="spellStart"/>
      <w:r>
        <w:t>raphaelm</w:t>
      </w:r>
      <w:proofErr w:type="spellEnd"/>
      <w:r>
        <w:t xml:space="preserve"> created on 08-Jan-2018.  Last modified 20-Aug-2018</w:t>
      </w:r>
    </w:p>
    <w:p w14:paraId="3C484068" w14:textId="77777777" w:rsidR="00562F87" w:rsidRDefault="00A42A00">
      <w:pPr>
        <w:pStyle w:val="Properties"/>
      </w:pPr>
      <w:r>
        <w:t xml:space="preserve">Extends </w:t>
      </w:r>
      <w:proofErr w:type="spellStart"/>
      <w:r>
        <w:t>FeatureType</w:t>
      </w:r>
      <w:proofErr w:type="spellEnd"/>
    </w:p>
    <w:p w14:paraId="3ADB9DF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6B13585"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46D6F5" w14:textId="77777777" w:rsidR="00562F87" w:rsidRDefault="00A42A00">
            <w:pPr>
              <w:pStyle w:val="TableHeadingLight"/>
            </w:pPr>
            <w:r>
              <w:t>OUTGOING STRUCTURAL RELATIONSHIPS</w:t>
            </w:r>
          </w:p>
        </w:tc>
      </w:tr>
      <w:tr w:rsidR="00562F87" w14:paraId="0D343C9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5EF1DA" w14:textId="77777777" w:rsidR="00562F87" w:rsidRDefault="00562F87">
            <w:pPr>
              <w:pStyle w:val="TableTextNormal"/>
            </w:pPr>
          </w:p>
          <w:p w14:paraId="20711D6D" w14:textId="77777777" w:rsidR="00562F87" w:rsidRDefault="00A42A00">
            <w:pPr>
              <w:pStyle w:val="TableTextNormal"/>
            </w:pPr>
            <w:r>
              <w:rPr>
                <w:noProof/>
                <w:sz w:val="0"/>
                <w:szCs w:val="0"/>
              </w:rPr>
              <w:drawing>
                <wp:inline distT="0" distB="0" distL="0" distR="0" wp14:anchorId="04875BDE" wp14:editId="57DC052D">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ConcentrationOfShippingHazardArea</w:t>
            </w:r>
            <w:proofErr w:type="spellEnd"/>
            <w:r>
              <w:t xml:space="preserve"> to «</w:t>
            </w:r>
            <w:proofErr w:type="spellStart"/>
            <w:r>
              <w:t>FeatureType</w:t>
            </w:r>
            <w:proofErr w:type="spellEnd"/>
            <w:r>
              <w:t xml:space="preserve">» </w:t>
            </w:r>
            <w:proofErr w:type="spellStart"/>
            <w:r>
              <w:t>FeatureType</w:t>
            </w:r>
            <w:proofErr w:type="spellEnd"/>
          </w:p>
          <w:p w14:paraId="2E82A149" w14:textId="77777777" w:rsidR="00562F87" w:rsidRDefault="00A42A00">
            <w:pPr>
              <w:pStyle w:val="TableTextNormal"/>
              <w:tabs>
                <w:tab w:val="left" w:pos="1440"/>
              </w:tabs>
              <w:jc w:val="right"/>
            </w:pPr>
            <w:r>
              <w:rPr>
                <w:rStyle w:val="TableFieldLabel"/>
              </w:rPr>
              <w:t>[ Direction is 'Source -&gt; Destination'. ]</w:t>
            </w:r>
          </w:p>
          <w:p w14:paraId="64723A52" w14:textId="77777777" w:rsidR="00562F87" w:rsidRDefault="00562F87">
            <w:pPr>
              <w:pStyle w:val="TableTextNormal"/>
            </w:pPr>
          </w:p>
        </w:tc>
      </w:tr>
    </w:tbl>
    <w:p w14:paraId="28058722"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484329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1DFD1D" w14:textId="77777777" w:rsidR="00562F87" w:rsidRDefault="00A42A00">
            <w:pPr>
              <w:pStyle w:val="TableHeadingLight"/>
            </w:pPr>
            <w:r>
              <w:t>ATTRIBUTES</w:t>
            </w:r>
          </w:p>
        </w:tc>
      </w:tr>
      <w:tr w:rsidR="00562F87" w14:paraId="4F5EA77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961B87" w14:textId="77777777" w:rsidR="00562F87" w:rsidRDefault="00562F87">
            <w:pPr>
              <w:pStyle w:val="TableTextNormal"/>
            </w:pPr>
          </w:p>
          <w:p w14:paraId="0FAB053A" w14:textId="77777777" w:rsidR="00562F87" w:rsidRDefault="00A42A00">
            <w:pPr>
              <w:pStyle w:val="TableTextNormal"/>
            </w:pPr>
            <w:r>
              <w:rPr>
                <w:noProof/>
                <w:sz w:val="0"/>
                <w:szCs w:val="0"/>
              </w:rPr>
              <w:drawing>
                <wp:inline distT="0" distB="0" distL="0" distR="0" wp14:anchorId="2EBF6BA9" wp14:editId="009203D9">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categoryOfConcentrationOfShippingHazardArea</w:t>
            </w:r>
            <w:proofErr w:type="spellEnd"/>
            <w:r>
              <w:t xml:space="preserve"> : </w:t>
            </w:r>
            <w:proofErr w:type="spellStart"/>
            <w:r>
              <w:t>categoryOfConcentrationOfShippingHazardArea</w:t>
            </w:r>
            <w:proofErr w:type="spellEnd"/>
            <w:r>
              <w:t xml:space="preserve">  Public</w:t>
            </w:r>
          </w:p>
          <w:p w14:paraId="2EF44D3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D4364A9" w14:textId="77777777" w:rsidR="00562F87" w:rsidRDefault="00A42A00">
            <w:pPr>
              <w:pStyle w:val="TableTextNormal"/>
              <w:tabs>
                <w:tab w:val="left" w:pos="1440"/>
              </w:tabs>
              <w:jc w:val="right"/>
            </w:pPr>
            <w:r>
              <w:rPr>
                <w:rStyle w:val="TableFieldLabel"/>
              </w:rPr>
              <w:t>[ Stereotype is «S100_Enum». Is static True. Containment is Not Specified. ]</w:t>
            </w:r>
          </w:p>
          <w:p w14:paraId="4D79A93F" w14:textId="77777777" w:rsidR="00562F87" w:rsidRDefault="00562F87">
            <w:pPr>
              <w:pStyle w:val="TableTextNormal"/>
              <w:tabs>
                <w:tab w:val="left" w:pos="720"/>
              </w:tabs>
            </w:pPr>
          </w:p>
        </w:tc>
      </w:tr>
      <w:tr w:rsidR="00562F87" w14:paraId="7EB08B5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4C1277" w14:textId="77777777" w:rsidR="00562F87" w:rsidRDefault="00562F87">
            <w:pPr>
              <w:pStyle w:val="TableTextNormal"/>
            </w:pPr>
          </w:p>
          <w:p w14:paraId="6A6D57F0" w14:textId="77777777" w:rsidR="00562F87" w:rsidRDefault="00A42A00">
            <w:pPr>
              <w:pStyle w:val="TableTextNormal"/>
            </w:pPr>
            <w:r>
              <w:rPr>
                <w:noProof/>
                <w:sz w:val="0"/>
                <w:szCs w:val="0"/>
              </w:rPr>
              <w:drawing>
                <wp:inline distT="0" distB="0" distL="0" distR="0" wp14:anchorId="7CAA39F3" wp14:editId="297E203B">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7FD38400" w14:textId="77777777" w:rsidR="00562F87" w:rsidRDefault="00A42A00">
            <w:pPr>
              <w:pStyle w:val="TableTextNormal"/>
              <w:ind w:left="540"/>
            </w:pPr>
            <w:r>
              <w:rPr>
                <w:rStyle w:val="TableFieldLabel"/>
              </w:rPr>
              <w:t>Alias:</w:t>
            </w:r>
            <w:r>
              <w:t xml:space="preserve">  STATUS</w:t>
            </w:r>
          </w:p>
          <w:p w14:paraId="707BF0D4"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DD2E688" w14:textId="77777777" w:rsidR="00562F87" w:rsidRDefault="00562F87">
            <w:pPr>
              <w:pStyle w:val="TableTextNormal"/>
            </w:pPr>
          </w:p>
          <w:p w14:paraId="7EE2D06F" w14:textId="77777777" w:rsidR="00562F87" w:rsidRDefault="00A42A00">
            <w:pPr>
              <w:pStyle w:val="TableTextNormal"/>
              <w:ind w:left="540"/>
            </w:pPr>
            <w:r>
              <w:rPr>
                <w:rStyle w:val="TableFieldLabel"/>
              </w:rPr>
              <w:t>Constraints:</w:t>
            </w:r>
          </w:p>
          <w:p w14:paraId="5E633B24" w14:textId="77777777" w:rsidR="00562F87" w:rsidRDefault="00A42A00">
            <w:pPr>
              <w:pStyle w:val="TableTextNormal"/>
              <w:ind w:left="720"/>
            </w:pPr>
            <w:r>
              <w:t>VS : Invariant</w:t>
            </w:r>
          </w:p>
          <w:p w14:paraId="1FE0C7FF" w14:textId="77777777" w:rsidR="00562F87" w:rsidRDefault="00A42A00">
            <w:pPr>
              <w:pStyle w:val="TableTextNormal"/>
              <w:tabs>
                <w:tab w:val="left" w:pos="1440"/>
              </w:tabs>
              <w:jc w:val="right"/>
            </w:pPr>
            <w:r>
              <w:rPr>
                <w:rStyle w:val="TableFieldLabel"/>
              </w:rPr>
              <w:t>[ Stereotype is «S100_Enum». Is static True. Containment is Not Specified. ]</w:t>
            </w:r>
          </w:p>
          <w:p w14:paraId="0D65350A" w14:textId="77777777" w:rsidR="00562F87" w:rsidRDefault="00562F87">
            <w:pPr>
              <w:pStyle w:val="TableTextNormal"/>
              <w:tabs>
                <w:tab w:val="left" w:pos="720"/>
              </w:tabs>
            </w:pPr>
          </w:p>
        </w:tc>
      </w:tr>
      <w:tr w:rsidR="00562F87" w14:paraId="1711CED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E3FC0" w14:textId="77777777" w:rsidR="00562F87" w:rsidRDefault="00562F87">
            <w:pPr>
              <w:pStyle w:val="TableTextNormal"/>
            </w:pPr>
          </w:p>
          <w:p w14:paraId="4A409CF7" w14:textId="77777777" w:rsidR="00562F87" w:rsidRDefault="00A42A00">
            <w:pPr>
              <w:pStyle w:val="TableTextNormal"/>
            </w:pPr>
            <w:r>
              <w:rPr>
                <w:noProof/>
                <w:sz w:val="0"/>
                <w:szCs w:val="0"/>
              </w:rPr>
              <w:drawing>
                <wp:inline distT="0" distB="0" distL="0" distR="0" wp14:anchorId="66A74DAD" wp14:editId="3B5BC24F">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2BD27F02"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455F29F2" w14:textId="77777777" w:rsidR="00562F87" w:rsidRDefault="00A42A00">
            <w:pPr>
              <w:pStyle w:val="TableTextNormal"/>
              <w:tabs>
                <w:tab w:val="left" w:pos="1440"/>
              </w:tabs>
              <w:jc w:val="right"/>
            </w:pPr>
            <w:r>
              <w:rPr>
                <w:rStyle w:val="TableFieldLabel"/>
              </w:rPr>
              <w:t>[ Stereotype is «S100_Spatial». Is static True. Containment is Not Specified. ]</w:t>
            </w:r>
          </w:p>
          <w:p w14:paraId="6ED907EC" w14:textId="77777777" w:rsidR="00562F87" w:rsidRDefault="00562F87">
            <w:pPr>
              <w:pStyle w:val="TableTextNormal"/>
              <w:tabs>
                <w:tab w:val="left" w:pos="720"/>
              </w:tabs>
            </w:pPr>
          </w:p>
        </w:tc>
      </w:tr>
    </w:tbl>
    <w:p w14:paraId="2139BDF1" w14:textId="77777777" w:rsidR="00562F87" w:rsidRDefault="00562F87">
      <w:pPr>
        <w:pStyle w:val="Notes"/>
      </w:pPr>
    </w:p>
    <w:p w14:paraId="3F388F3B" w14:textId="77777777" w:rsidR="00562F87" w:rsidRDefault="00A42A00">
      <w:pPr>
        <w:pStyle w:val="Notes"/>
      </w:pPr>
      <w:r>
        <w:t xml:space="preserve">  </w:t>
      </w:r>
      <w:bookmarkEnd w:id="75"/>
    </w:p>
    <w:p w14:paraId="77DBAB9D" w14:textId="77777777" w:rsidR="00562F87" w:rsidRDefault="00562F87">
      <w:pPr>
        <w:pStyle w:val="Notes"/>
      </w:pPr>
    </w:p>
    <w:p w14:paraId="4153966E" w14:textId="77777777" w:rsidR="00562F87" w:rsidRDefault="00A42A00">
      <w:pPr>
        <w:pStyle w:val="Heading3"/>
      </w:pPr>
      <w:bookmarkStart w:id="77" w:name="BKM_1C56256E_2E89_4401_9839_42B9946C2195"/>
      <w:bookmarkStart w:id="78" w:name="_Toc25000101"/>
      <w:proofErr w:type="spellStart"/>
      <w:r>
        <w:t>IspsCodeSecurityLevel</w:t>
      </w:r>
      <w:bookmarkEnd w:id="78"/>
      <w:proofErr w:type="spellEnd"/>
    </w:p>
    <w:p w14:paraId="3EBEBF1F"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36B6D4D7" w14:textId="77777777" w:rsidR="00562F87" w:rsidRDefault="00562F87">
      <w:pPr>
        <w:pStyle w:val="Notes"/>
        <w:tabs>
          <w:tab w:val="left" w:pos="720"/>
        </w:tabs>
      </w:pPr>
    </w:p>
    <w:p w14:paraId="1F100803" w14:textId="77777777" w:rsidR="00562F87" w:rsidRDefault="00A42A00">
      <w:pPr>
        <w:pStyle w:val="Notes"/>
      </w:pPr>
      <w:r>
        <w:lastRenderedPageBreak/>
        <w:t>The area to which an International Ship and Port Facility Security (ISPS) level applies.</w:t>
      </w:r>
    </w:p>
    <w:p w14:paraId="45100EA4" w14:textId="77777777" w:rsidR="00562F87" w:rsidRDefault="00A42A00">
      <w:pPr>
        <w:pStyle w:val="Notes"/>
      </w:pPr>
      <w:r>
        <w:t>Remark: The International Ship and Port Facility Security (ISPS) Code is an amendment to the Safety of Life at Sea (SOLAS) Convention (1974/1988) on minimum security arrangements for ships, ports and government agencies. Having come into force in 2004, it prescribes responsibilities to governments, shipping companies, shipboard personnel, and port/facility personnel to detect security threats and take preventive measures against security incidents affecting ships or port facilities used in international trade.</w:t>
      </w:r>
    </w:p>
    <w:p w14:paraId="140E8239" w14:textId="77777777" w:rsidR="00562F87" w:rsidRDefault="00562F87">
      <w:pPr>
        <w:pStyle w:val="Notes"/>
      </w:pPr>
    </w:p>
    <w:p w14:paraId="0BA6739E" w14:textId="77777777" w:rsidR="00562F87" w:rsidRDefault="00A42A00">
      <w:pPr>
        <w:pStyle w:val="Properties"/>
      </w:pPr>
      <w:proofErr w:type="spellStart"/>
      <w:r>
        <w:t>IspsCodeSecurityLevel</w:t>
      </w:r>
      <w:proofErr w:type="spellEnd"/>
      <w:r>
        <w:t xml:space="preserve"> </w:t>
      </w:r>
    </w:p>
    <w:p w14:paraId="0BAE1CA3" w14:textId="77777777" w:rsidR="00562F87" w:rsidRDefault="00A42A00">
      <w:pPr>
        <w:pStyle w:val="Properties"/>
      </w:pPr>
      <w:r>
        <w:t>Version 1.0  Phase 1.0  Proposed</w:t>
      </w:r>
    </w:p>
    <w:p w14:paraId="318D6172" w14:textId="77777777" w:rsidR="00562F87" w:rsidRDefault="00A42A00">
      <w:pPr>
        <w:pStyle w:val="Properties"/>
      </w:pPr>
      <w:proofErr w:type="spellStart"/>
      <w:r>
        <w:t>raphaelm</w:t>
      </w:r>
      <w:proofErr w:type="spellEnd"/>
      <w:r>
        <w:t xml:space="preserve"> created on 01-Jan-2018.  Last modified 12-Nov-2018</w:t>
      </w:r>
    </w:p>
    <w:p w14:paraId="17E03027" w14:textId="77777777" w:rsidR="00562F87" w:rsidRDefault="00A42A00">
      <w:pPr>
        <w:pStyle w:val="Properties"/>
      </w:pPr>
      <w:r>
        <w:t xml:space="preserve">Extends </w:t>
      </w:r>
      <w:proofErr w:type="spellStart"/>
      <w:r>
        <w:t>OrganisationContactArea</w:t>
      </w:r>
      <w:proofErr w:type="spellEnd"/>
    </w:p>
    <w:p w14:paraId="0EA4049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1342B6A"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54FCB39" w14:textId="77777777" w:rsidR="00562F87" w:rsidRDefault="00A42A00">
            <w:pPr>
              <w:pStyle w:val="TableHeadingLight"/>
            </w:pPr>
            <w:r>
              <w:t>OUTGOING STRUCTURAL RELATIONSHIPS</w:t>
            </w:r>
          </w:p>
        </w:tc>
      </w:tr>
      <w:tr w:rsidR="00562F87" w14:paraId="4BD51EC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7255F3" w14:textId="77777777" w:rsidR="00562F87" w:rsidRDefault="00562F87">
            <w:pPr>
              <w:pStyle w:val="TableTextNormal"/>
            </w:pPr>
          </w:p>
          <w:p w14:paraId="62584050" w14:textId="77777777" w:rsidR="00562F87" w:rsidRDefault="00A42A00">
            <w:pPr>
              <w:pStyle w:val="TableTextNormal"/>
            </w:pPr>
            <w:r>
              <w:rPr>
                <w:noProof/>
                <w:sz w:val="0"/>
                <w:szCs w:val="0"/>
              </w:rPr>
              <w:drawing>
                <wp:inline distT="0" distB="0" distL="0" distR="0" wp14:anchorId="4A3A3015" wp14:editId="3553783C">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IspsCodeSecurityLevel</w:t>
            </w:r>
            <w:proofErr w:type="spellEnd"/>
            <w:r>
              <w:t xml:space="preserve"> to «</w:t>
            </w:r>
            <w:proofErr w:type="spellStart"/>
            <w:r>
              <w:t>FeatureType</w:t>
            </w:r>
            <w:proofErr w:type="spellEnd"/>
            <w:r>
              <w:t xml:space="preserve">» </w:t>
            </w:r>
            <w:proofErr w:type="spellStart"/>
            <w:r>
              <w:t>OrganisationContactArea</w:t>
            </w:r>
            <w:proofErr w:type="spellEnd"/>
          </w:p>
          <w:p w14:paraId="6EA8329F" w14:textId="77777777" w:rsidR="00562F87" w:rsidRDefault="00A42A00">
            <w:pPr>
              <w:pStyle w:val="TableTextNormal"/>
              <w:tabs>
                <w:tab w:val="left" w:pos="1440"/>
              </w:tabs>
              <w:jc w:val="right"/>
            </w:pPr>
            <w:r>
              <w:rPr>
                <w:rStyle w:val="TableFieldLabel"/>
              </w:rPr>
              <w:t>[ Direction is 'Source -&gt; Destination'. ]</w:t>
            </w:r>
          </w:p>
          <w:p w14:paraId="45AAFDBD" w14:textId="77777777" w:rsidR="00562F87" w:rsidRDefault="00562F87">
            <w:pPr>
              <w:pStyle w:val="TableTextNormal"/>
            </w:pPr>
          </w:p>
        </w:tc>
      </w:tr>
    </w:tbl>
    <w:p w14:paraId="4A0B112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B99803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59D38D1" w14:textId="77777777" w:rsidR="00562F87" w:rsidRDefault="00A42A00">
            <w:pPr>
              <w:pStyle w:val="TableHeadingLight"/>
            </w:pPr>
            <w:r>
              <w:t>ATTRIBUTES</w:t>
            </w:r>
          </w:p>
        </w:tc>
      </w:tr>
      <w:tr w:rsidR="00562F87" w14:paraId="0C3D6CC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D9ADF3" w14:textId="77777777" w:rsidR="00562F87" w:rsidRDefault="00562F87">
            <w:pPr>
              <w:pStyle w:val="TableTextNormal"/>
            </w:pPr>
          </w:p>
          <w:p w14:paraId="3BF344E7" w14:textId="77777777" w:rsidR="00562F87" w:rsidRDefault="00A42A00">
            <w:pPr>
              <w:pStyle w:val="TableTextNormal"/>
            </w:pPr>
            <w:r>
              <w:rPr>
                <w:noProof/>
                <w:sz w:val="0"/>
                <w:szCs w:val="0"/>
              </w:rPr>
              <w:drawing>
                <wp:inline distT="0" distB="0" distL="0" distR="0" wp14:anchorId="5E387122" wp14:editId="36590F4D">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ispsLevel</w:t>
            </w:r>
            <w:proofErr w:type="spellEnd"/>
            <w:r>
              <w:t xml:space="preserve"> : </w:t>
            </w:r>
            <w:proofErr w:type="spellStart"/>
            <w:r>
              <w:t>ispsLevel</w:t>
            </w:r>
            <w:proofErr w:type="spellEnd"/>
            <w:r>
              <w:t xml:space="preserve">  Public</w:t>
            </w:r>
          </w:p>
          <w:p w14:paraId="7EA7350B" w14:textId="77777777" w:rsidR="00562F87" w:rsidRDefault="00A42A00">
            <w:pPr>
              <w:pStyle w:val="TableTextNormal"/>
              <w:tabs>
                <w:tab w:val="left" w:pos="1440"/>
              </w:tabs>
              <w:jc w:val="right"/>
            </w:pPr>
            <w:r>
              <w:rPr>
                <w:rStyle w:val="TableFieldLabel"/>
              </w:rPr>
              <w:t>[ Stereotype is «S100_Simple». Is static True. Containment is Not Specified. ]</w:t>
            </w:r>
          </w:p>
          <w:p w14:paraId="6FAAF31C" w14:textId="77777777" w:rsidR="00562F87" w:rsidRDefault="00562F87">
            <w:pPr>
              <w:pStyle w:val="TableTextNormal"/>
              <w:tabs>
                <w:tab w:val="left" w:pos="720"/>
              </w:tabs>
            </w:pPr>
          </w:p>
        </w:tc>
      </w:tr>
      <w:tr w:rsidR="00562F87" w14:paraId="621A0B9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833F5A" w14:textId="77777777" w:rsidR="00562F87" w:rsidRDefault="00562F87">
            <w:pPr>
              <w:pStyle w:val="TableTextNormal"/>
            </w:pPr>
          </w:p>
          <w:p w14:paraId="65221B7C" w14:textId="77777777" w:rsidR="00562F87" w:rsidRDefault="00A42A00">
            <w:pPr>
              <w:pStyle w:val="TableTextNormal"/>
            </w:pPr>
            <w:r>
              <w:rPr>
                <w:noProof/>
                <w:sz w:val="0"/>
                <w:szCs w:val="0"/>
              </w:rPr>
              <w:drawing>
                <wp:inline distT="0" distB="0" distL="0" distR="0" wp14:anchorId="11ACD0AC" wp14:editId="2DCE05D7">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CurveOrSurface</w:t>
            </w:r>
            <w:proofErr w:type="spellEnd"/>
            <w:r>
              <w:t xml:space="preserve">  Public</w:t>
            </w:r>
          </w:p>
          <w:p w14:paraId="6885624D"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60190048" w14:textId="77777777" w:rsidR="00562F87" w:rsidRDefault="00A42A00">
            <w:pPr>
              <w:pStyle w:val="TableTextNormal"/>
              <w:tabs>
                <w:tab w:val="left" w:pos="1440"/>
              </w:tabs>
              <w:jc w:val="right"/>
            </w:pPr>
            <w:r>
              <w:rPr>
                <w:rStyle w:val="TableFieldLabel"/>
              </w:rPr>
              <w:t>[ Stereotype is «S100_Spatial». Is static True. Containment is Not Specified. ]</w:t>
            </w:r>
          </w:p>
          <w:p w14:paraId="3A2CC1F8" w14:textId="77777777" w:rsidR="00562F87" w:rsidRDefault="00562F87">
            <w:pPr>
              <w:pStyle w:val="TableTextNormal"/>
              <w:tabs>
                <w:tab w:val="left" w:pos="720"/>
              </w:tabs>
            </w:pPr>
          </w:p>
        </w:tc>
      </w:tr>
    </w:tbl>
    <w:p w14:paraId="1C3B075B" w14:textId="77777777" w:rsidR="00562F87" w:rsidRDefault="00562F87">
      <w:pPr>
        <w:pStyle w:val="Notes"/>
      </w:pPr>
    </w:p>
    <w:p w14:paraId="1F95F8B1" w14:textId="77777777" w:rsidR="00562F87" w:rsidRDefault="00A42A00">
      <w:pPr>
        <w:pStyle w:val="Notes"/>
      </w:pPr>
      <w:r>
        <w:t xml:space="preserve">  </w:t>
      </w:r>
      <w:bookmarkEnd w:id="77"/>
    </w:p>
    <w:p w14:paraId="57724E7B" w14:textId="77777777" w:rsidR="00562F87" w:rsidRDefault="00562F87">
      <w:pPr>
        <w:pStyle w:val="Notes"/>
      </w:pPr>
    </w:p>
    <w:p w14:paraId="573996A7" w14:textId="77777777" w:rsidR="00562F87" w:rsidRDefault="00A42A00">
      <w:pPr>
        <w:pStyle w:val="Heading3"/>
      </w:pPr>
      <w:bookmarkStart w:id="79" w:name="BKM_9C04926D_6F32_44C7_BC03_3E5F9DAAC716"/>
      <w:bookmarkStart w:id="80" w:name="_Toc25000102"/>
      <w:proofErr w:type="spellStart"/>
      <w:r>
        <w:t>LocalPortServiceArea</w:t>
      </w:r>
      <w:bookmarkEnd w:id="80"/>
      <w:proofErr w:type="spellEnd"/>
    </w:p>
    <w:p w14:paraId="575579EE"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5338392" w14:textId="77777777" w:rsidR="00562F87" w:rsidRDefault="00562F87">
      <w:pPr>
        <w:pStyle w:val="Notes"/>
        <w:tabs>
          <w:tab w:val="left" w:pos="720"/>
        </w:tabs>
      </w:pPr>
    </w:p>
    <w:p w14:paraId="244B1EEE" w14:textId="77777777" w:rsidR="00562F87" w:rsidRDefault="00A42A00">
      <w:pPr>
        <w:pStyle w:val="Notes"/>
      </w:pPr>
      <w:r>
        <w:t>A service established to provide port information without interaction between the customer and the service provider. This information could be inter alia berthing information, availability of port services, shipping schedules, meteorological and hydrological data.</w:t>
      </w:r>
    </w:p>
    <w:p w14:paraId="70EE4E59" w14:textId="77777777" w:rsidR="00562F87" w:rsidRDefault="00562F87">
      <w:pPr>
        <w:pStyle w:val="Notes"/>
      </w:pPr>
    </w:p>
    <w:p w14:paraId="0140ADE3" w14:textId="77777777" w:rsidR="00562F87" w:rsidRDefault="00A42A00">
      <w:pPr>
        <w:pStyle w:val="Properties"/>
      </w:pPr>
      <w:proofErr w:type="spellStart"/>
      <w:r>
        <w:t>LocalPortServiceArea</w:t>
      </w:r>
      <w:proofErr w:type="spellEnd"/>
      <w:r>
        <w:t xml:space="preserve"> </w:t>
      </w:r>
    </w:p>
    <w:p w14:paraId="295B9331" w14:textId="77777777" w:rsidR="00562F87" w:rsidRDefault="00A42A00">
      <w:pPr>
        <w:pStyle w:val="Properties"/>
      </w:pPr>
      <w:r>
        <w:t>Version 1.0  Phase 1.0  Proposed</w:t>
      </w:r>
    </w:p>
    <w:p w14:paraId="392A7B58" w14:textId="77777777" w:rsidR="00562F87" w:rsidRDefault="00A42A00">
      <w:pPr>
        <w:pStyle w:val="Properties"/>
      </w:pPr>
      <w:proofErr w:type="spellStart"/>
      <w:r>
        <w:t>raphaelm</w:t>
      </w:r>
      <w:proofErr w:type="spellEnd"/>
      <w:r>
        <w:t xml:space="preserve"> created on 20-Aug-2018.  Last modified 20-Aug-2018</w:t>
      </w:r>
    </w:p>
    <w:p w14:paraId="2DCABB52" w14:textId="77777777" w:rsidR="00562F87" w:rsidRDefault="00A42A00">
      <w:pPr>
        <w:pStyle w:val="Properties"/>
      </w:pPr>
      <w:r>
        <w:t>Alias LPSSRV</w:t>
      </w:r>
    </w:p>
    <w:p w14:paraId="5580FA93" w14:textId="77777777" w:rsidR="00562F87" w:rsidRDefault="00A42A00">
      <w:pPr>
        <w:pStyle w:val="Properties"/>
      </w:pPr>
      <w:r>
        <w:t xml:space="preserve">Extends </w:t>
      </w:r>
      <w:proofErr w:type="spellStart"/>
      <w:r>
        <w:t>ReportableServiceArea</w:t>
      </w:r>
      <w:proofErr w:type="spellEnd"/>
    </w:p>
    <w:p w14:paraId="5019C5AC"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C42CFA9"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7C14363" w14:textId="77777777" w:rsidR="00562F87" w:rsidRDefault="00A42A00">
            <w:pPr>
              <w:pStyle w:val="TableHeadingLight"/>
            </w:pPr>
            <w:r>
              <w:t>OUTGOING STRUCTURAL RELATIONSHIPS</w:t>
            </w:r>
          </w:p>
        </w:tc>
      </w:tr>
      <w:tr w:rsidR="00562F87" w14:paraId="086C2E9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253DB1" w14:textId="77777777" w:rsidR="00562F87" w:rsidRDefault="00562F87">
            <w:pPr>
              <w:pStyle w:val="TableTextNormal"/>
            </w:pPr>
          </w:p>
          <w:p w14:paraId="11BC8B17" w14:textId="77777777" w:rsidR="00562F87" w:rsidRDefault="00A42A00">
            <w:pPr>
              <w:pStyle w:val="TableTextNormal"/>
            </w:pPr>
            <w:r>
              <w:rPr>
                <w:noProof/>
                <w:sz w:val="0"/>
                <w:szCs w:val="0"/>
              </w:rPr>
              <w:drawing>
                <wp:inline distT="0" distB="0" distL="0" distR="0" wp14:anchorId="53C2DB27" wp14:editId="755E3D08">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LocalPortServiceArea</w:t>
            </w:r>
            <w:proofErr w:type="spellEnd"/>
            <w:r>
              <w:t xml:space="preserve"> to «</w:t>
            </w:r>
            <w:proofErr w:type="spellStart"/>
            <w:r>
              <w:t>FeatureType</w:t>
            </w:r>
            <w:proofErr w:type="spellEnd"/>
            <w:r>
              <w:t xml:space="preserve">» </w:t>
            </w:r>
            <w:proofErr w:type="spellStart"/>
            <w:r>
              <w:t>ReportableServiceArea</w:t>
            </w:r>
            <w:proofErr w:type="spellEnd"/>
          </w:p>
          <w:p w14:paraId="0930B864" w14:textId="77777777" w:rsidR="00562F87" w:rsidRDefault="00A42A00">
            <w:pPr>
              <w:pStyle w:val="TableTextNormal"/>
              <w:tabs>
                <w:tab w:val="left" w:pos="1440"/>
              </w:tabs>
              <w:jc w:val="right"/>
            </w:pPr>
            <w:r>
              <w:rPr>
                <w:rStyle w:val="TableFieldLabel"/>
              </w:rPr>
              <w:t>[ Direction is 'Source -&gt; Destination'. ]</w:t>
            </w:r>
          </w:p>
          <w:p w14:paraId="2D1E8F4C" w14:textId="77777777" w:rsidR="00562F87" w:rsidRDefault="00562F87">
            <w:pPr>
              <w:pStyle w:val="TableTextNormal"/>
            </w:pPr>
          </w:p>
        </w:tc>
      </w:tr>
    </w:tbl>
    <w:p w14:paraId="3943A0AF"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67930C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7826E6" w14:textId="77777777" w:rsidR="00562F87" w:rsidRDefault="00A42A00">
            <w:pPr>
              <w:pStyle w:val="TableHeadingLight"/>
            </w:pPr>
            <w:r>
              <w:t>INCOMING STRUCTURAL RELATIONSHIPS</w:t>
            </w:r>
          </w:p>
        </w:tc>
      </w:tr>
      <w:tr w:rsidR="00562F87" w14:paraId="5C6F304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51196F" w14:textId="77777777" w:rsidR="00562F87" w:rsidRDefault="00562F87">
            <w:pPr>
              <w:pStyle w:val="TableTextNormal"/>
            </w:pPr>
          </w:p>
          <w:p w14:paraId="2C499AAE" w14:textId="77777777" w:rsidR="00562F87" w:rsidRDefault="00A42A00">
            <w:pPr>
              <w:pStyle w:val="TableTextNormal"/>
            </w:pPr>
            <w:r>
              <w:rPr>
                <w:noProof/>
                <w:sz w:val="0"/>
                <w:szCs w:val="0"/>
              </w:rPr>
              <w:drawing>
                <wp:inline distT="0" distB="0" distL="0" distR="0" wp14:anchorId="3B586241" wp14:editId="48BE2550">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LocalPortServiceArea</w:t>
            </w:r>
            <w:proofErr w:type="spellEnd"/>
          </w:p>
          <w:p w14:paraId="1EBFD9A8" w14:textId="77777777" w:rsidR="00562F87" w:rsidRDefault="00A42A00">
            <w:pPr>
              <w:pStyle w:val="TableTextNormal"/>
            </w:pPr>
            <w:r>
              <w:t>A feature association for the binding between a traffic control service and auxiliary features.</w:t>
            </w:r>
          </w:p>
          <w:p w14:paraId="410DD0B5"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4A0C7EF4" w14:textId="77777777" w:rsidR="00562F87" w:rsidRDefault="00562F87">
            <w:pPr>
              <w:pStyle w:val="TableTextNormal"/>
            </w:pPr>
          </w:p>
        </w:tc>
      </w:tr>
      <w:tr w:rsidR="00562F87" w14:paraId="4CBB73C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9B10BF" w14:textId="77777777" w:rsidR="00562F87" w:rsidRDefault="00562F87">
            <w:pPr>
              <w:pStyle w:val="TableTextNormal"/>
            </w:pPr>
          </w:p>
          <w:p w14:paraId="47DE2EC7" w14:textId="77777777" w:rsidR="00562F87" w:rsidRDefault="00A42A00">
            <w:pPr>
              <w:pStyle w:val="TableTextNormal"/>
            </w:pPr>
            <w:r>
              <w:rPr>
                <w:noProof/>
                <w:sz w:val="0"/>
                <w:szCs w:val="0"/>
              </w:rPr>
              <w:drawing>
                <wp:inline distT="0" distB="0" distL="0" distR="0" wp14:anchorId="41AA55C3" wp14:editId="3EA902AA">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LocalPortServiceArea</w:t>
            </w:r>
            <w:proofErr w:type="spellEnd"/>
          </w:p>
          <w:p w14:paraId="31B55565" w14:textId="77777777" w:rsidR="00562F87" w:rsidRDefault="00A42A00">
            <w:pPr>
              <w:pStyle w:val="TableTextNormal"/>
            </w:pPr>
            <w:r>
              <w:t>A feature association for the binding between a traffic control service and auxiliary features.</w:t>
            </w:r>
          </w:p>
          <w:p w14:paraId="1499DA03"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6D4D6227" w14:textId="77777777" w:rsidR="00562F87" w:rsidRDefault="00562F87">
            <w:pPr>
              <w:pStyle w:val="TableTextNormal"/>
            </w:pPr>
          </w:p>
        </w:tc>
      </w:tr>
      <w:tr w:rsidR="00562F87" w14:paraId="49C02C4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5615E0" w14:textId="77777777" w:rsidR="00562F87" w:rsidRDefault="00562F87">
            <w:pPr>
              <w:pStyle w:val="TableTextNormal"/>
            </w:pPr>
          </w:p>
          <w:p w14:paraId="57921820" w14:textId="77777777" w:rsidR="00562F87" w:rsidRDefault="00A42A00">
            <w:pPr>
              <w:pStyle w:val="TableTextNormal"/>
            </w:pPr>
            <w:r>
              <w:rPr>
                <w:noProof/>
                <w:sz w:val="0"/>
                <w:szCs w:val="0"/>
              </w:rPr>
              <w:drawing>
                <wp:inline distT="0" distB="0" distL="0" distR="0" wp14:anchorId="74D81204" wp14:editId="203810A0">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LocalPortServiceArea</w:t>
            </w:r>
            <w:proofErr w:type="spellEnd"/>
          </w:p>
          <w:p w14:paraId="1AB47718" w14:textId="77777777" w:rsidR="00562F87" w:rsidRDefault="00A42A00">
            <w:pPr>
              <w:pStyle w:val="TableTextNormal"/>
            </w:pPr>
            <w:r>
              <w:t>A feature association for the binding between a traffic control service and auxiliary features.</w:t>
            </w:r>
          </w:p>
          <w:p w14:paraId="184983AD"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574D40EA" w14:textId="77777777" w:rsidR="00562F87" w:rsidRDefault="00562F87">
            <w:pPr>
              <w:pStyle w:val="TableTextNormal"/>
            </w:pPr>
          </w:p>
        </w:tc>
      </w:tr>
      <w:tr w:rsidR="00562F87" w14:paraId="5568068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6F360B" w14:textId="77777777" w:rsidR="00562F87" w:rsidRDefault="00562F87">
            <w:pPr>
              <w:pStyle w:val="TableTextNormal"/>
            </w:pPr>
          </w:p>
          <w:p w14:paraId="0179422E" w14:textId="77777777" w:rsidR="00562F87" w:rsidRDefault="00A42A00">
            <w:pPr>
              <w:pStyle w:val="TableTextNormal"/>
            </w:pPr>
            <w:r>
              <w:rPr>
                <w:noProof/>
                <w:sz w:val="0"/>
                <w:szCs w:val="0"/>
              </w:rPr>
              <w:drawing>
                <wp:inline distT="0" distB="0" distL="0" distR="0" wp14:anchorId="21E296A1" wp14:editId="0CB9636D">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LocalPortServiceArea</w:t>
            </w:r>
            <w:proofErr w:type="spellEnd"/>
          </w:p>
          <w:p w14:paraId="23EC8DB1" w14:textId="77777777" w:rsidR="00562F87" w:rsidRDefault="00A42A00">
            <w:pPr>
              <w:pStyle w:val="TableTextNormal"/>
            </w:pPr>
            <w:r>
              <w:t>A feature association for the binding between a traffic control service and auxiliary features.</w:t>
            </w:r>
          </w:p>
          <w:p w14:paraId="450494DF"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5BCFFE9F" w14:textId="77777777" w:rsidR="00562F87" w:rsidRDefault="00562F87">
            <w:pPr>
              <w:pStyle w:val="TableTextNormal"/>
            </w:pPr>
          </w:p>
        </w:tc>
      </w:tr>
    </w:tbl>
    <w:p w14:paraId="12D06BE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9DE90E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0C82920" w14:textId="77777777" w:rsidR="00562F87" w:rsidRDefault="00A42A00">
            <w:pPr>
              <w:pStyle w:val="TableHeadingLight"/>
            </w:pPr>
            <w:r>
              <w:t>ATTRIBUTES</w:t>
            </w:r>
          </w:p>
        </w:tc>
      </w:tr>
      <w:tr w:rsidR="00562F87" w14:paraId="20AA229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69FDC7" w14:textId="77777777" w:rsidR="00562F87" w:rsidRDefault="00562F87">
            <w:pPr>
              <w:pStyle w:val="TableTextNormal"/>
            </w:pPr>
          </w:p>
          <w:p w14:paraId="7F39B1E7" w14:textId="77777777" w:rsidR="00562F87" w:rsidRDefault="00A42A00">
            <w:pPr>
              <w:pStyle w:val="TableTextNormal"/>
            </w:pPr>
            <w:r>
              <w:rPr>
                <w:noProof/>
                <w:sz w:val="0"/>
                <w:szCs w:val="0"/>
              </w:rPr>
              <w:drawing>
                <wp:inline distT="0" distB="0" distL="0" distR="0" wp14:anchorId="3F280445" wp14:editId="7D38A354">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serviceAccessProcedure</w:t>
            </w:r>
            <w:proofErr w:type="spellEnd"/>
            <w:r>
              <w:t xml:space="preserve"> : text  Public</w:t>
            </w:r>
          </w:p>
          <w:p w14:paraId="636AD95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52194BD" w14:textId="77777777" w:rsidR="00562F87" w:rsidRDefault="00562F87">
            <w:pPr>
              <w:pStyle w:val="TableTextNormal"/>
              <w:tabs>
                <w:tab w:val="left" w:pos="540"/>
              </w:tabs>
            </w:pPr>
          </w:p>
          <w:p w14:paraId="4453C2DE" w14:textId="77777777" w:rsidR="00562F87" w:rsidRDefault="00A42A00">
            <w:pPr>
              <w:pStyle w:val="TableTextNormal"/>
            </w:pPr>
            <w:r>
              <w:t>A description of the procedure to access the marine service.</w:t>
            </w:r>
          </w:p>
          <w:p w14:paraId="5C679EEE" w14:textId="77777777" w:rsidR="00562F87" w:rsidRDefault="00A42A00">
            <w:pPr>
              <w:pStyle w:val="TableTextNormal"/>
              <w:tabs>
                <w:tab w:val="left" w:pos="1440"/>
              </w:tabs>
              <w:jc w:val="right"/>
            </w:pPr>
            <w:r>
              <w:rPr>
                <w:rStyle w:val="TableFieldLabel"/>
              </w:rPr>
              <w:t>[ Stereotype is «S100_Simple». Is static True. Containment is Not Specified. ]</w:t>
            </w:r>
          </w:p>
          <w:p w14:paraId="0E48F9F7" w14:textId="77777777" w:rsidR="00562F87" w:rsidRDefault="00562F87">
            <w:pPr>
              <w:pStyle w:val="TableTextNormal"/>
              <w:tabs>
                <w:tab w:val="left" w:pos="720"/>
              </w:tabs>
            </w:pPr>
          </w:p>
        </w:tc>
      </w:tr>
      <w:tr w:rsidR="00562F87" w14:paraId="1B33B29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FECF7B" w14:textId="77777777" w:rsidR="00562F87" w:rsidRDefault="00562F87">
            <w:pPr>
              <w:pStyle w:val="TableTextNormal"/>
            </w:pPr>
          </w:p>
          <w:p w14:paraId="7F6A717B" w14:textId="77777777" w:rsidR="00562F87" w:rsidRDefault="00A42A00">
            <w:pPr>
              <w:pStyle w:val="TableTextNormal"/>
            </w:pPr>
            <w:r>
              <w:rPr>
                <w:noProof/>
                <w:sz w:val="0"/>
                <w:szCs w:val="0"/>
              </w:rPr>
              <w:drawing>
                <wp:inline distT="0" distB="0" distL="0" distR="0" wp14:anchorId="00DECCAC" wp14:editId="7E5E9F66">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requirementsForMaintenanceOfListeningWatch</w:t>
            </w:r>
            <w:proofErr w:type="spellEnd"/>
            <w:r>
              <w:t xml:space="preserve"> : text  Public</w:t>
            </w:r>
          </w:p>
          <w:p w14:paraId="319066AF" w14:textId="77777777" w:rsidR="00562F87" w:rsidRDefault="00562F87">
            <w:pPr>
              <w:pStyle w:val="TableTextNormal"/>
              <w:tabs>
                <w:tab w:val="left" w:pos="540"/>
              </w:tabs>
            </w:pPr>
          </w:p>
          <w:p w14:paraId="0BC009BD" w14:textId="77777777" w:rsidR="00562F87" w:rsidRDefault="00A42A00">
            <w:pPr>
              <w:pStyle w:val="TableTextNormal"/>
            </w:pPr>
            <w:r>
              <w:t>Description of continuous listening watch requirements.</w:t>
            </w:r>
          </w:p>
          <w:p w14:paraId="61425A0B" w14:textId="77777777" w:rsidR="00562F87" w:rsidRDefault="00A42A00">
            <w:pPr>
              <w:pStyle w:val="TableTextNormal"/>
              <w:tabs>
                <w:tab w:val="left" w:pos="1440"/>
              </w:tabs>
              <w:jc w:val="right"/>
            </w:pPr>
            <w:r>
              <w:rPr>
                <w:rStyle w:val="TableFieldLabel"/>
              </w:rPr>
              <w:t>[ Stereotype is «S100_Simple». Is static True. Containment is Not Specified. ]</w:t>
            </w:r>
          </w:p>
          <w:p w14:paraId="498555A7" w14:textId="77777777" w:rsidR="00562F87" w:rsidRDefault="00562F87">
            <w:pPr>
              <w:pStyle w:val="TableTextNormal"/>
              <w:tabs>
                <w:tab w:val="left" w:pos="720"/>
              </w:tabs>
            </w:pPr>
          </w:p>
        </w:tc>
      </w:tr>
      <w:tr w:rsidR="00562F87" w14:paraId="54832F3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5763A3" w14:textId="77777777" w:rsidR="00562F87" w:rsidRDefault="00562F87">
            <w:pPr>
              <w:pStyle w:val="TableTextNormal"/>
            </w:pPr>
          </w:p>
          <w:p w14:paraId="189625B4" w14:textId="77777777" w:rsidR="00562F87" w:rsidRDefault="00A42A00">
            <w:pPr>
              <w:pStyle w:val="TableTextNormal"/>
            </w:pPr>
            <w:r>
              <w:rPr>
                <w:noProof/>
                <w:sz w:val="0"/>
                <w:szCs w:val="0"/>
              </w:rPr>
              <w:drawing>
                <wp:inline distT="0" distB="0" distL="0" distR="0" wp14:anchorId="0F15FFC0" wp14:editId="5A0112C9">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53313AC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2A92D67" w14:textId="77777777" w:rsidR="00562F87" w:rsidRDefault="00A42A00">
            <w:pPr>
              <w:pStyle w:val="TableTextNormal"/>
              <w:tabs>
                <w:tab w:val="left" w:pos="1440"/>
              </w:tabs>
              <w:jc w:val="right"/>
            </w:pPr>
            <w:r>
              <w:rPr>
                <w:rStyle w:val="TableFieldLabel"/>
              </w:rPr>
              <w:t>[ Stereotype is «S100_Spatial». Is static True. Containment is Not Specified. ]</w:t>
            </w:r>
          </w:p>
          <w:p w14:paraId="4F3F8FF9" w14:textId="77777777" w:rsidR="00562F87" w:rsidRDefault="00562F87">
            <w:pPr>
              <w:pStyle w:val="TableTextNormal"/>
              <w:tabs>
                <w:tab w:val="left" w:pos="720"/>
              </w:tabs>
            </w:pPr>
          </w:p>
        </w:tc>
      </w:tr>
    </w:tbl>
    <w:p w14:paraId="47B6BF5F" w14:textId="77777777" w:rsidR="00562F87" w:rsidRDefault="00562F87">
      <w:pPr>
        <w:pStyle w:val="Notes"/>
      </w:pPr>
    </w:p>
    <w:p w14:paraId="48D8856A" w14:textId="77777777" w:rsidR="00562F87" w:rsidRDefault="00A42A00">
      <w:pPr>
        <w:pStyle w:val="Notes"/>
      </w:pPr>
      <w:r>
        <w:t xml:space="preserve">  </w:t>
      </w:r>
      <w:bookmarkEnd w:id="79"/>
    </w:p>
    <w:p w14:paraId="35830E8C" w14:textId="77777777" w:rsidR="00562F87" w:rsidRDefault="00562F87">
      <w:pPr>
        <w:pStyle w:val="Notes"/>
      </w:pPr>
    </w:p>
    <w:p w14:paraId="7FD1DEEE" w14:textId="77777777" w:rsidR="00562F87" w:rsidRDefault="00A42A00">
      <w:pPr>
        <w:pStyle w:val="Heading3"/>
      </w:pPr>
      <w:bookmarkStart w:id="81" w:name="BKM_8ABDF4E9_28B2_4B26_9F1A_2D2CD3EB7BAF"/>
      <w:bookmarkStart w:id="82" w:name="_Toc25000103"/>
      <w:proofErr w:type="spellStart"/>
      <w:r>
        <w:t>MilitaryPracticeArea</w:t>
      </w:r>
      <w:bookmarkEnd w:id="82"/>
      <w:proofErr w:type="spellEnd"/>
    </w:p>
    <w:p w14:paraId="31625B01"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254A09A9" w14:textId="77777777" w:rsidR="00562F87" w:rsidRDefault="00562F87">
      <w:pPr>
        <w:pStyle w:val="Notes"/>
        <w:tabs>
          <w:tab w:val="left" w:pos="720"/>
        </w:tabs>
      </w:pPr>
    </w:p>
    <w:p w14:paraId="24615922" w14:textId="77777777" w:rsidR="00562F87" w:rsidRDefault="00A42A00">
      <w:pPr>
        <w:pStyle w:val="Notes"/>
      </w:pPr>
      <w:r>
        <w:t>An area within which naval, military, or aerial exercises are carried out. Also called an exercise area.</w:t>
      </w:r>
    </w:p>
    <w:p w14:paraId="45A544CB" w14:textId="77777777" w:rsidR="00562F87" w:rsidRDefault="00562F87">
      <w:pPr>
        <w:pStyle w:val="Notes"/>
      </w:pPr>
    </w:p>
    <w:p w14:paraId="704CF89C" w14:textId="77777777" w:rsidR="00562F87" w:rsidRDefault="00A42A00">
      <w:pPr>
        <w:pStyle w:val="Properties"/>
      </w:pPr>
      <w:proofErr w:type="spellStart"/>
      <w:r>
        <w:t>MilitaryPracticeArea</w:t>
      </w:r>
      <w:proofErr w:type="spellEnd"/>
      <w:r>
        <w:t xml:space="preserve"> </w:t>
      </w:r>
    </w:p>
    <w:p w14:paraId="53EA62D8" w14:textId="77777777" w:rsidR="00562F87" w:rsidRDefault="00A42A00">
      <w:pPr>
        <w:pStyle w:val="Properties"/>
      </w:pPr>
      <w:r>
        <w:t>Version 1.0  Phase 1.0  Proposed</w:t>
      </w:r>
    </w:p>
    <w:p w14:paraId="61DEE124" w14:textId="77777777" w:rsidR="00562F87" w:rsidRDefault="00A42A00">
      <w:pPr>
        <w:pStyle w:val="Properties"/>
      </w:pPr>
      <w:proofErr w:type="spellStart"/>
      <w:r>
        <w:t>raphaelm</w:t>
      </w:r>
      <w:proofErr w:type="spellEnd"/>
      <w:r>
        <w:t xml:space="preserve"> created on 01-Jan-2018.  Last modified 20-Aug-2018</w:t>
      </w:r>
    </w:p>
    <w:p w14:paraId="3E7018C4" w14:textId="77777777" w:rsidR="00562F87" w:rsidRDefault="00A42A00">
      <w:pPr>
        <w:pStyle w:val="Properties"/>
      </w:pPr>
      <w:r>
        <w:t xml:space="preserve">Extends </w:t>
      </w:r>
      <w:proofErr w:type="spellStart"/>
      <w:r>
        <w:t>SupervisedArea</w:t>
      </w:r>
      <w:proofErr w:type="spellEnd"/>
    </w:p>
    <w:p w14:paraId="6D72E64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7A25D68"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F8174A" w14:textId="77777777" w:rsidR="00562F87" w:rsidRDefault="00A42A00">
            <w:pPr>
              <w:pStyle w:val="TableHeadingLight"/>
            </w:pPr>
            <w:r>
              <w:t>OUTGOING STRUCTURAL RELATIONSHIPS</w:t>
            </w:r>
          </w:p>
        </w:tc>
      </w:tr>
      <w:tr w:rsidR="00562F87" w14:paraId="73DC708F"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E62B6F" w14:textId="77777777" w:rsidR="00562F87" w:rsidRDefault="00562F87">
            <w:pPr>
              <w:pStyle w:val="TableTextNormal"/>
            </w:pPr>
          </w:p>
          <w:p w14:paraId="0B1D1433" w14:textId="77777777" w:rsidR="00562F87" w:rsidRDefault="00A42A00">
            <w:pPr>
              <w:pStyle w:val="TableTextNormal"/>
            </w:pPr>
            <w:r>
              <w:rPr>
                <w:noProof/>
                <w:sz w:val="0"/>
                <w:szCs w:val="0"/>
              </w:rPr>
              <w:drawing>
                <wp:inline distT="0" distB="0" distL="0" distR="0" wp14:anchorId="763A7F09" wp14:editId="3D286A31">
                  <wp:extent cx="114300" cy="1143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MilitaryPracticeArea</w:t>
            </w:r>
            <w:proofErr w:type="spellEnd"/>
            <w:r>
              <w:t xml:space="preserve"> to «</w:t>
            </w:r>
            <w:proofErr w:type="spellStart"/>
            <w:r>
              <w:t>FeatureType</w:t>
            </w:r>
            <w:proofErr w:type="spellEnd"/>
            <w:r>
              <w:t xml:space="preserve">» </w:t>
            </w:r>
            <w:proofErr w:type="spellStart"/>
            <w:r>
              <w:t>SupervisedArea</w:t>
            </w:r>
            <w:proofErr w:type="spellEnd"/>
          </w:p>
          <w:p w14:paraId="759C97F4" w14:textId="77777777" w:rsidR="00562F87" w:rsidRDefault="00A42A00">
            <w:pPr>
              <w:pStyle w:val="TableTextNormal"/>
              <w:tabs>
                <w:tab w:val="left" w:pos="1440"/>
              </w:tabs>
              <w:jc w:val="right"/>
            </w:pPr>
            <w:r>
              <w:rPr>
                <w:rStyle w:val="TableFieldLabel"/>
              </w:rPr>
              <w:t>[ Direction is 'Source -&gt; Destination'. ]</w:t>
            </w:r>
          </w:p>
          <w:p w14:paraId="137E6B06" w14:textId="77777777" w:rsidR="00562F87" w:rsidRDefault="00562F87">
            <w:pPr>
              <w:pStyle w:val="TableTextNormal"/>
            </w:pPr>
          </w:p>
        </w:tc>
      </w:tr>
    </w:tbl>
    <w:p w14:paraId="6AD724A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60AC0C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AA6A4BD" w14:textId="77777777" w:rsidR="00562F87" w:rsidRDefault="00A42A00">
            <w:pPr>
              <w:pStyle w:val="TableHeadingLight"/>
            </w:pPr>
            <w:r>
              <w:t>ATTRIBUTES</w:t>
            </w:r>
          </w:p>
        </w:tc>
      </w:tr>
      <w:tr w:rsidR="00562F87" w14:paraId="2E1AD55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933FA8" w14:textId="77777777" w:rsidR="00562F87" w:rsidRDefault="00562F87">
            <w:pPr>
              <w:pStyle w:val="TableTextNormal"/>
            </w:pPr>
          </w:p>
          <w:p w14:paraId="1CFDD8F0" w14:textId="77777777" w:rsidR="00562F87" w:rsidRDefault="00A42A00">
            <w:pPr>
              <w:pStyle w:val="TableTextNormal"/>
            </w:pPr>
            <w:r>
              <w:rPr>
                <w:noProof/>
                <w:sz w:val="0"/>
                <w:szCs w:val="0"/>
              </w:rPr>
              <w:drawing>
                <wp:inline distT="0" distB="0" distL="0" distR="0" wp14:anchorId="527E9F42" wp14:editId="5EB08F6D">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categoryOfMilitaryPracticeArea</w:t>
            </w:r>
            <w:proofErr w:type="spellEnd"/>
            <w:r>
              <w:t xml:space="preserve"> : </w:t>
            </w:r>
            <w:proofErr w:type="spellStart"/>
            <w:r>
              <w:t>categoryOfMilitaryPracticeArea</w:t>
            </w:r>
            <w:proofErr w:type="spellEnd"/>
            <w:r>
              <w:t xml:space="preserve">  Public</w:t>
            </w:r>
          </w:p>
          <w:p w14:paraId="51783EE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D1254AD" w14:textId="77777777" w:rsidR="00562F87" w:rsidRDefault="00A42A00">
            <w:pPr>
              <w:pStyle w:val="TableTextNormal"/>
              <w:tabs>
                <w:tab w:val="left" w:pos="1440"/>
              </w:tabs>
              <w:jc w:val="right"/>
            </w:pPr>
            <w:r>
              <w:rPr>
                <w:rStyle w:val="TableFieldLabel"/>
              </w:rPr>
              <w:t>[ Stereotype is «S100_Enum». Is static True. Containment is Not Specified. ]</w:t>
            </w:r>
          </w:p>
          <w:p w14:paraId="13473722" w14:textId="77777777" w:rsidR="00562F87" w:rsidRDefault="00562F87">
            <w:pPr>
              <w:pStyle w:val="TableTextNormal"/>
              <w:tabs>
                <w:tab w:val="left" w:pos="720"/>
              </w:tabs>
            </w:pPr>
          </w:p>
        </w:tc>
      </w:tr>
      <w:tr w:rsidR="00562F87" w14:paraId="6FDD30C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782B99" w14:textId="77777777" w:rsidR="00562F87" w:rsidRDefault="00562F87">
            <w:pPr>
              <w:pStyle w:val="TableTextNormal"/>
            </w:pPr>
          </w:p>
          <w:p w14:paraId="5B2D6C1D" w14:textId="77777777" w:rsidR="00562F87" w:rsidRDefault="00A42A00">
            <w:pPr>
              <w:pStyle w:val="TableTextNormal"/>
            </w:pPr>
            <w:r>
              <w:rPr>
                <w:noProof/>
                <w:sz w:val="0"/>
                <w:szCs w:val="0"/>
              </w:rPr>
              <w:drawing>
                <wp:inline distT="0" distB="0" distL="0" distR="0" wp14:anchorId="367B2A61" wp14:editId="2E15A6A7">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nationality : text  Public</w:t>
            </w:r>
          </w:p>
          <w:p w14:paraId="7899851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493235D" w14:textId="77777777" w:rsidR="00562F87" w:rsidRDefault="00A42A00">
            <w:pPr>
              <w:pStyle w:val="TableTextNormal"/>
              <w:tabs>
                <w:tab w:val="left" w:pos="1440"/>
              </w:tabs>
              <w:jc w:val="right"/>
            </w:pPr>
            <w:r>
              <w:rPr>
                <w:rStyle w:val="TableFieldLabel"/>
              </w:rPr>
              <w:t>[ Stereotype is «S100_Simple». Is static True. Containment is Not Specified. ]</w:t>
            </w:r>
          </w:p>
          <w:p w14:paraId="0BC06B33" w14:textId="77777777" w:rsidR="00562F87" w:rsidRDefault="00562F87">
            <w:pPr>
              <w:pStyle w:val="TableTextNormal"/>
              <w:tabs>
                <w:tab w:val="left" w:pos="720"/>
              </w:tabs>
            </w:pPr>
          </w:p>
        </w:tc>
      </w:tr>
      <w:tr w:rsidR="00562F87" w14:paraId="7BE3D7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A55DC6" w14:textId="77777777" w:rsidR="00562F87" w:rsidRDefault="00562F87">
            <w:pPr>
              <w:pStyle w:val="TableTextNormal"/>
            </w:pPr>
          </w:p>
          <w:p w14:paraId="4A0B24CF" w14:textId="77777777" w:rsidR="00562F87" w:rsidRDefault="00A42A00">
            <w:pPr>
              <w:pStyle w:val="TableTextNormal"/>
            </w:pPr>
            <w:r>
              <w:rPr>
                <w:noProof/>
                <w:sz w:val="0"/>
                <w:szCs w:val="0"/>
              </w:rPr>
              <w:drawing>
                <wp:inline distT="0" distB="0" distL="0" distR="0" wp14:anchorId="0FA71F3A" wp14:editId="19659D49">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restriction : restriction  Public</w:t>
            </w:r>
          </w:p>
          <w:p w14:paraId="288FF5AA" w14:textId="77777777" w:rsidR="00562F87" w:rsidRDefault="00A42A00">
            <w:pPr>
              <w:pStyle w:val="TableTextNormal"/>
              <w:ind w:left="540"/>
            </w:pPr>
            <w:r>
              <w:rPr>
                <w:rStyle w:val="TableFieldLabel"/>
              </w:rPr>
              <w:t>Alias:</w:t>
            </w:r>
            <w:r>
              <w:t xml:space="preserve">  RESTRN</w:t>
            </w:r>
          </w:p>
          <w:p w14:paraId="35D033C7" w14:textId="77777777" w:rsidR="00562F87" w:rsidRDefault="00A42A00">
            <w:pPr>
              <w:pStyle w:val="TableTextNormal"/>
              <w:ind w:left="540"/>
            </w:pPr>
            <w:r>
              <w:rPr>
                <w:rStyle w:val="TableFieldLabel"/>
              </w:rPr>
              <w:lastRenderedPageBreak/>
              <w:t>Multiplicity:</w:t>
            </w:r>
            <w:r>
              <w:t xml:space="preserve"> (  [0..*], </w:t>
            </w:r>
            <w:r>
              <w:rPr>
                <w:rStyle w:val="TableFieldLabel"/>
              </w:rPr>
              <w:t>Allow duplicates:</w:t>
            </w:r>
            <w:r>
              <w:t xml:space="preserve"> 0, </w:t>
            </w:r>
            <w:r>
              <w:rPr>
                <w:rStyle w:val="TableFieldLabel"/>
              </w:rPr>
              <w:t>Is ordered:</w:t>
            </w:r>
            <w:r>
              <w:t xml:space="preserve"> False )</w:t>
            </w:r>
          </w:p>
          <w:p w14:paraId="0F5F3BE7" w14:textId="77777777" w:rsidR="00562F87" w:rsidRDefault="00562F87">
            <w:pPr>
              <w:pStyle w:val="TableTextNormal"/>
            </w:pPr>
          </w:p>
          <w:p w14:paraId="5389C1E4" w14:textId="77777777" w:rsidR="00562F87" w:rsidRDefault="00A42A00">
            <w:pPr>
              <w:pStyle w:val="TableTextNormal"/>
              <w:ind w:left="540"/>
            </w:pPr>
            <w:r>
              <w:rPr>
                <w:rStyle w:val="TableFieldLabel"/>
              </w:rPr>
              <w:t>Constraints:</w:t>
            </w:r>
          </w:p>
          <w:p w14:paraId="66E031C6" w14:textId="77777777" w:rsidR="00562F87" w:rsidRDefault="00A42A00">
            <w:pPr>
              <w:pStyle w:val="TableTextNormal"/>
              <w:ind w:left="720"/>
            </w:pPr>
            <w:r>
              <w:t>VS : Invariant</w:t>
            </w:r>
          </w:p>
          <w:p w14:paraId="41E272FD" w14:textId="77777777" w:rsidR="00562F87" w:rsidRDefault="00A42A00">
            <w:pPr>
              <w:pStyle w:val="TableTextNormal"/>
              <w:tabs>
                <w:tab w:val="left" w:pos="1440"/>
              </w:tabs>
              <w:jc w:val="right"/>
            </w:pPr>
            <w:r>
              <w:rPr>
                <w:rStyle w:val="TableFieldLabel"/>
              </w:rPr>
              <w:t>[ Stereotype is «S100_Enum». Is static True. Containment is Not Specified. ]</w:t>
            </w:r>
          </w:p>
          <w:p w14:paraId="276229A1" w14:textId="77777777" w:rsidR="00562F87" w:rsidRDefault="00562F87">
            <w:pPr>
              <w:pStyle w:val="TableTextNormal"/>
              <w:tabs>
                <w:tab w:val="left" w:pos="720"/>
              </w:tabs>
            </w:pPr>
          </w:p>
        </w:tc>
      </w:tr>
      <w:tr w:rsidR="00562F87" w14:paraId="2DF6DFE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D078A3" w14:textId="77777777" w:rsidR="00562F87" w:rsidRDefault="00562F87">
            <w:pPr>
              <w:pStyle w:val="TableTextNormal"/>
            </w:pPr>
          </w:p>
          <w:p w14:paraId="4EB0E559" w14:textId="77777777" w:rsidR="00562F87" w:rsidRDefault="00A42A00">
            <w:pPr>
              <w:pStyle w:val="TableTextNormal"/>
            </w:pPr>
            <w:r>
              <w:rPr>
                <w:noProof/>
                <w:sz w:val="0"/>
                <w:szCs w:val="0"/>
              </w:rPr>
              <w:drawing>
                <wp:inline distT="0" distB="0" distL="0" distR="0" wp14:anchorId="6A4FA93F" wp14:editId="0D1CCAC7">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735B62F7" w14:textId="77777777" w:rsidR="00562F87" w:rsidRDefault="00A42A00">
            <w:pPr>
              <w:pStyle w:val="TableTextNormal"/>
              <w:ind w:left="540"/>
            </w:pPr>
            <w:r>
              <w:rPr>
                <w:rStyle w:val="TableFieldLabel"/>
              </w:rPr>
              <w:t>Alias:</w:t>
            </w:r>
            <w:r>
              <w:t xml:space="preserve">  STATUS</w:t>
            </w:r>
          </w:p>
          <w:p w14:paraId="13F0A38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1BF41F3" w14:textId="77777777" w:rsidR="00562F87" w:rsidRDefault="00562F87">
            <w:pPr>
              <w:pStyle w:val="TableTextNormal"/>
            </w:pPr>
          </w:p>
          <w:p w14:paraId="7151C611" w14:textId="77777777" w:rsidR="00562F87" w:rsidRDefault="00A42A00">
            <w:pPr>
              <w:pStyle w:val="TableTextNormal"/>
              <w:ind w:left="540"/>
            </w:pPr>
            <w:r>
              <w:rPr>
                <w:rStyle w:val="TableFieldLabel"/>
              </w:rPr>
              <w:t>Constraints:</w:t>
            </w:r>
          </w:p>
          <w:p w14:paraId="69285C41" w14:textId="77777777" w:rsidR="00562F87" w:rsidRDefault="00A42A00">
            <w:pPr>
              <w:pStyle w:val="TableTextNormal"/>
              <w:ind w:left="720"/>
            </w:pPr>
            <w:r>
              <w:t>VS : Invariant</w:t>
            </w:r>
          </w:p>
          <w:p w14:paraId="4C6820F9" w14:textId="77777777" w:rsidR="00562F87" w:rsidRDefault="00A42A00">
            <w:pPr>
              <w:pStyle w:val="TableTextNormal"/>
              <w:tabs>
                <w:tab w:val="left" w:pos="1440"/>
              </w:tabs>
              <w:jc w:val="right"/>
            </w:pPr>
            <w:r>
              <w:rPr>
                <w:rStyle w:val="TableFieldLabel"/>
              </w:rPr>
              <w:t>[ Stereotype is «S100_Enum». Is static True. Containment is Not Specified. ]</w:t>
            </w:r>
          </w:p>
          <w:p w14:paraId="51C5D7DB" w14:textId="77777777" w:rsidR="00562F87" w:rsidRDefault="00562F87">
            <w:pPr>
              <w:pStyle w:val="TableTextNormal"/>
              <w:tabs>
                <w:tab w:val="left" w:pos="720"/>
              </w:tabs>
            </w:pPr>
          </w:p>
        </w:tc>
      </w:tr>
      <w:tr w:rsidR="00562F87" w14:paraId="7FF8CCE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F75CC1" w14:textId="77777777" w:rsidR="00562F87" w:rsidRDefault="00562F87">
            <w:pPr>
              <w:pStyle w:val="TableTextNormal"/>
            </w:pPr>
          </w:p>
          <w:p w14:paraId="16AE43CA" w14:textId="77777777" w:rsidR="00562F87" w:rsidRDefault="00A42A00">
            <w:pPr>
              <w:pStyle w:val="TableTextNormal"/>
            </w:pPr>
            <w:r>
              <w:rPr>
                <w:noProof/>
                <w:sz w:val="0"/>
                <w:szCs w:val="0"/>
              </w:rPr>
              <w:drawing>
                <wp:inline distT="0" distB="0" distL="0" distR="0" wp14:anchorId="249BF58F" wp14:editId="0E282A72">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366B509C"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4E003B4D" w14:textId="77777777" w:rsidR="00562F87" w:rsidRDefault="00A42A00">
            <w:pPr>
              <w:pStyle w:val="TableTextNormal"/>
              <w:tabs>
                <w:tab w:val="left" w:pos="1440"/>
              </w:tabs>
              <w:jc w:val="right"/>
            </w:pPr>
            <w:r>
              <w:rPr>
                <w:rStyle w:val="TableFieldLabel"/>
              </w:rPr>
              <w:t>[ Stereotype is «S100_Spatial». Is static True. Containment is Not Specified. ]</w:t>
            </w:r>
          </w:p>
          <w:p w14:paraId="79EFCF83" w14:textId="77777777" w:rsidR="00562F87" w:rsidRDefault="00562F87">
            <w:pPr>
              <w:pStyle w:val="TableTextNormal"/>
              <w:tabs>
                <w:tab w:val="left" w:pos="720"/>
              </w:tabs>
            </w:pPr>
          </w:p>
        </w:tc>
      </w:tr>
    </w:tbl>
    <w:p w14:paraId="06DA6F27"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25DBC9EE"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4E6D090" w14:textId="77777777" w:rsidR="00562F87" w:rsidRDefault="00A42A00">
            <w:pPr>
              <w:pStyle w:val="TableHeadingLight"/>
            </w:pPr>
            <w:r>
              <w:t>ASSOCIATIONS</w:t>
            </w:r>
          </w:p>
        </w:tc>
      </w:tr>
      <w:tr w:rsidR="00562F87" w14:paraId="4D3C4BB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7BDE69FA" w14:textId="77777777" w:rsidR="00562F87" w:rsidRDefault="00562F87">
            <w:pPr>
              <w:pStyle w:val="TableTextNormal"/>
            </w:pPr>
          </w:p>
          <w:p w14:paraId="1E9496B4" w14:textId="77777777" w:rsidR="00562F87" w:rsidRDefault="00A42A00">
            <w:pPr>
              <w:pStyle w:val="TableTextNormal"/>
            </w:pPr>
            <w:r>
              <w:rPr>
                <w:noProof/>
                <w:sz w:val="0"/>
                <w:szCs w:val="0"/>
              </w:rPr>
              <w:drawing>
                <wp:inline distT="0" distB="0" distL="0" distR="0" wp14:anchorId="35F1136F" wp14:editId="7C834FC1">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LocationHours</w:t>
            </w:r>
            <w:proofErr w:type="spellEnd"/>
          </w:p>
          <w:p w14:paraId="45664D09" w14:textId="77777777" w:rsidR="00562F87" w:rsidRDefault="00562F87">
            <w:pPr>
              <w:pStyle w:val="TableTextNormal"/>
            </w:pPr>
          </w:p>
          <w:p w14:paraId="00A61D5A" w14:textId="77777777" w:rsidR="00562F87" w:rsidRDefault="00A42A00">
            <w:pPr>
              <w:pStyle w:val="TableTextNormal"/>
            </w:pPr>
            <w:r>
              <w:t>Working hours for a service or facility described by a geographic location</w:t>
            </w:r>
          </w:p>
          <w:p w14:paraId="7FC0B951" w14:textId="77777777" w:rsidR="00562F87" w:rsidRDefault="00A42A00">
            <w:pPr>
              <w:pStyle w:val="TableTextNormal"/>
            </w:pPr>
            <w:r>
              <w:t xml:space="preserve">Remarks: This association links a geo feature to a Service Hours object. Distinction: </w:t>
            </w:r>
            <w:proofErr w:type="spellStart"/>
            <w:r>
              <w:t>authyHours</w:t>
            </w:r>
            <w:proofErr w:type="spellEnd"/>
            <w:r>
              <w:t>, which links an information type (Authority) to a Service Hours object.</w:t>
            </w:r>
          </w:p>
          <w:p w14:paraId="1F925E67" w14:textId="77777777" w:rsidR="00562F87" w:rsidRDefault="00562F87">
            <w:pPr>
              <w:pStyle w:val="TableTextNormal"/>
            </w:pPr>
          </w:p>
        </w:tc>
      </w:tr>
      <w:tr w:rsidR="00562F87" w14:paraId="14299D82"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1D3285F4" w14:textId="77777777" w:rsidR="00562F87" w:rsidRDefault="00A42A00">
            <w:pPr>
              <w:pStyle w:val="TableTextNormal"/>
            </w:pPr>
            <w:r>
              <w:t xml:space="preserve">Source: Public </w:t>
            </w:r>
            <w:proofErr w:type="spellStart"/>
            <w:r>
              <w:t>location_srvHrs</w:t>
            </w:r>
            <w:proofErr w:type="spellEnd"/>
            <w:r>
              <w:t xml:space="preserve"> (Class) </w:t>
            </w:r>
            <w:proofErr w:type="spellStart"/>
            <w:r>
              <w:t>MilitaryPracticeArea</w:t>
            </w:r>
            <w:proofErr w:type="spellEnd"/>
            <w:r>
              <w:t xml:space="preserve"> «</w:t>
            </w:r>
            <w:proofErr w:type="spellStart"/>
            <w:r>
              <w:t>FeatureType</w:t>
            </w:r>
            <w:proofErr w:type="spellEnd"/>
            <w:r>
              <w:t>»</w:t>
            </w:r>
          </w:p>
          <w:p w14:paraId="36499185" w14:textId="77777777" w:rsidR="00562F87" w:rsidRDefault="00A42A00">
            <w:pPr>
              <w:pStyle w:val="TableTextNormal"/>
              <w:tabs>
                <w:tab w:val="left" w:pos="1800"/>
              </w:tabs>
              <w:ind w:left="540"/>
            </w:pPr>
            <w:r>
              <w:rPr>
                <w:rStyle w:val="TableFieldLabel"/>
              </w:rPr>
              <w:t xml:space="preserve">Cardinality:  </w:t>
            </w:r>
            <w:r>
              <w:t>[0..*]</w:t>
            </w:r>
          </w:p>
          <w:p w14:paraId="3F6077C7" w14:textId="77777777" w:rsidR="00562F87" w:rsidRDefault="00562F87">
            <w:pPr>
              <w:pStyle w:val="TableTextNormal"/>
              <w:tabs>
                <w:tab w:val="left" w:pos="1800"/>
              </w:tabs>
            </w:pPr>
          </w:p>
          <w:p w14:paraId="72DFECAD" w14:textId="77777777" w:rsidR="00562F87" w:rsidRDefault="00A42A00">
            <w:pPr>
              <w:pStyle w:val="TableTextNormal"/>
              <w:tabs>
                <w:tab w:val="left" w:pos="1800"/>
              </w:tabs>
            </w:pPr>
            <w:r>
              <w:t>The location for which service hours are given</w:t>
            </w:r>
          </w:p>
          <w:p w14:paraId="13878B75"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51FDBC7A"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0E347E46" w14:textId="77777777" w:rsidR="00562F87" w:rsidRDefault="00A42A00">
            <w:pPr>
              <w:pStyle w:val="TableTextNormal"/>
              <w:tabs>
                <w:tab w:val="left" w:pos="1440"/>
              </w:tabs>
              <w:ind w:left="540"/>
            </w:pPr>
            <w:r>
              <w:rPr>
                <w:rStyle w:val="TableFieldLabel"/>
              </w:rPr>
              <w:t xml:space="preserve">Cardinality:  </w:t>
            </w:r>
            <w:r>
              <w:t>[0..1]</w:t>
            </w:r>
          </w:p>
          <w:p w14:paraId="0EDCF0C4" w14:textId="77777777" w:rsidR="00562F87" w:rsidRDefault="00562F87">
            <w:pPr>
              <w:pStyle w:val="TableTextNormal"/>
              <w:tabs>
                <w:tab w:val="left" w:pos="1440"/>
              </w:tabs>
            </w:pPr>
          </w:p>
          <w:p w14:paraId="4D0D3E8F" w14:textId="77777777" w:rsidR="00562F87" w:rsidRDefault="00A42A00">
            <w:pPr>
              <w:pStyle w:val="TableTextNormal"/>
              <w:tabs>
                <w:tab w:val="left" w:pos="1440"/>
              </w:tabs>
            </w:pPr>
            <w:r>
              <w:t>Service hours for an authority or service provider</w:t>
            </w:r>
          </w:p>
          <w:p w14:paraId="1025C600" w14:textId="77777777" w:rsidR="00562F87" w:rsidRDefault="00562F87">
            <w:pPr>
              <w:pStyle w:val="TableTextNormal"/>
            </w:pPr>
          </w:p>
        </w:tc>
      </w:tr>
    </w:tbl>
    <w:p w14:paraId="1B8C3DD9" w14:textId="77777777" w:rsidR="00562F87" w:rsidRDefault="00562F87">
      <w:pPr>
        <w:pStyle w:val="Notes"/>
      </w:pPr>
    </w:p>
    <w:p w14:paraId="6E2D7B75" w14:textId="77777777" w:rsidR="00562F87" w:rsidRDefault="00A42A00">
      <w:pPr>
        <w:pStyle w:val="Notes"/>
      </w:pPr>
      <w:r>
        <w:t xml:space="preserve">  </w:t>
      </w:r>
      <w:bookmarkEnd w:id="81"/>
    </w:p>
    <w:p w14:paraId="61E6183C" w14:textId="77777777" w:rsidR="00562F87" w:rsidRDefault="00562F87">
      <w:pPr>
        <w:pStyle w:val="Notes"/>
      </w:pPr>
    </w:p>
    <w:p w14:paraId="533CA2D1" w14:textId="77777777" w:rsidR="00562F87" w:rsidRDefault="00A42A00">
      <w:pPr>
        <w:pStyle w:val="Heading3"/>
      </w:pPr>
      <w:bookmarkStart w:id="83" w:name="BKM_AE3C2CF7_75DD_4201_8D9E_8BA1FC3C17BD"/>
      <w:bookmarkStart w:id="84" w:name="_Toc25000104"/>
      <w:proofErr w:type="spellStart"/>
      <w:r>
        <w:t>PilotageDistrict</w:t>
      </w:r>
      <w:bookmarkEnd w:id="84"/>
      <w:proofErr w:type="spellEnd"/>
    </w:p>
    <w:p w14:paraId="583F10C7"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6738EDE" w14:textId="77777777" w:rsidR="00562F87" w:rsidRDefault="00562F87">
      <w:pPr>
        <w:pStyle w:val="Notes"/>
        <w:tabs>
          <w:tab w:val="left" w:pos="720"/>
        </w:tabs>
      </w:pPr>
    </w:p>
    <w:p w14:paraId="1A3C95B2" w14:textId="77777777" w:rsidR="00562F87" w:rsidRDefault="00A42A00">
      <w:pPr>
        <w:pStyle w:val="Notes"/>
      </w:pPr>
      <w:r>
        <w:t xml:space="preserve">An area within which a pilotage direction exists. Such directions are regulated by a competent </w:t>
      </w:r>
      <w:proofErr w:type="spellStart"/>
      <w:r>
        <w:t>harbour</w:t>
      </w:r>
      <w:proofErr w:type="spellEnd"/>
      <w:r>
        <w:t xml:space="preserve"> authority which dictates circumstances under which they apply.</w:t>
      </w:r>
    </w:p>
    <w:p w14:paraId="2147863D" w14:textId="77777777" w:rsidR="00562F87" w:rsidRDefault="00562F87">
      <w:pPr>
        <w:pStyle w:val="Notes"/>
      </w:pPr>
    </w:p>
    <w:p w14:paraId="4FF58AF5" w14:textId="77777777" w:rsidR="00562F87" w:rsidRDefault="00A42A00">
      <w:pPr>
        <w:pStyle w:val="Properties"/>
      </w:pPr>
      <w:proofErr w:type="spellStart"/>
      <w:r>
        <w:t>PilotageDistrict</w:t>
      </w:r>
      <w:proofErr w:type="spellEnd"/>
      <w:r>
        <w:t xml:space="preserve"> </w:t>
      </w:r>
    </w:p>
    <w:p w14:paraId="19E0A6B5" w14:textId="77777777" w:rsidR="00562F87" w:rsidRDefault="00A42A00">
      <w:pPr>
        <w:pStyle w:val="Properties"/>
      </w:pPr>
      <w:r>
        <w:t>Version 1.0  Phase 1.0  Proposed</w:t>
      </w:r>
    </w:p>
    <w:p w14:paraId="5A682F17" w14:textId="77777777" w:rsidR="00562F87" w:rsidRDefault="00A42A00">
      <w:pPr>
        <w:pStyle w:val="Properties"/>
      </w:pPr>
      <w:proofErr w:type="spellStart"/>
      <w:r>
        <w:t>raphaelm</w:t>
      </w:r>
      <w:proofErr w:type="spellEnd"/>
      <w:r>
        <w:t xml:space="preserve"> created on 08-Jan-2018.  Last modified 20-Aug-2018</w:t>
      </w:r>
    </w:p>
    <w:p w14:paraId="69E36E2E" w14:textId="77777777" w:rsidR="00562F87" w:rsidRDefault="00A42A00">
      <w:pPr>
        <w:pStyle w:val="Properties"/>
      </w:pPr>
      <w:r>
        <w:t xml:space="preserve">Extends </w:t>
      </w:r>
      <w:proofErr w:type="spellStart"/>
      <w:r>
        <w:t>FeatureType</w:t>
      </w:r>
      <w:proofErr w:type="spellEnd"/>
    </w:p>
    <w:p w14:paraId="5506B8F8"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BD1D021"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F2EF43" w14:textId="77777777" w:rsidR="00562F87" w:rsidRDefault="00A42A00">
            <w:pPr>
              <w:pStyle w:val="TableHeadingLight"/>
            </w:pPr>
            <w:r>
              <w:t>OUTGOING STRUCTURAL RELATIONSHIPS</w:t>
            </w:r>
          </w:p>
        </w:tc>
      </w:tr>
      <w:tr w:rsidR="00562F87" w14:paraId="7EE4148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2A6651" w14:textId="77777777" w:rsidR="00562F87" w:rsidRDefault="00562F87">
            <w:pPr>
              <w:pStyle w:val="TableTextNormal"/>
            </w:pPr>
          </w:p>
          <w:p w14:paraId="54A413A8" w14:textId="77777777" w:rsidR="00562F87" w:rsidRDefault="00A42A00">
            <w:pPr>
              <w:pStyle w:val="TableTextNormal"/>
            </w:pPr>
            <w:r>
              <w:rPr>
                <w:noProof/>
                <w:sz w:val="0"/>
                <w:szCs w:val="0"/>
              </w:rPr>
              <w:drawing>
                <wp:inline distT="0" distB="0" distL="0" distR="0" wp14:anchorId="5497956D" wp14:editId="564C493E">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PilotageDistrict</w:t>
            </w:r>
            <w:proofErr w:type="spellEnd"/>
            <w:r>
              <w:t xml:space="preserve"> to «</w:t>
            </w:r>
            <w:proofErr w:type="spellStart"/>
            <w:r>
              <w:t>FeatureType</w:t>
            </w:r>
            <w:proofErr w:type="spellEnd"/>
            <w:r>
              <w:t xml:space="preserve">» </w:t>
            </w:r>
            <w:proofErr w:type="spellStart"/>
            <w:r>
              <w:t>FeatureType</w:t>
            </w:r>
            <w:proofErr w:type="spellEnd"/>
          </w:p>
          <w:p w14:paraId="3592F2F7" w14:textId="77777777" w:rsidR="00562F87" w:rsidRDefault="00A42A00">
            <w:pPr>
              <w:pStyle w:val="TableTextNormal"/>
              <w:tabs>
                <w:tab w:val="left" w:pos="1440"/>
              </w:tabs>
              <w:jc w:val="right"/>
            </w:pPr>
            <w:r>
              <w:rPr>
                <w:rStyle w:val="TableFieldLabel"/>
              </w:rPr>
              <w:t>[ Direction is 'Source -&gt; Destination'. ]</w:t>
            </w:r>
          </w:p>
          <w:p w14:paraId="617FCCE3" w14:textId="77777777" w:rsidR="00562F87" w:rsidRDefault="00562F87">
            <w:pPr>
              <w:pStyle w:val="TableTextNormal"/>
            </w:pPr>
          </w:p>
        </w:tc>
      </w:tr>
    </w:tbl>
    <w:p w14:paraId="0EF466BF"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4CDB61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166FD9" w14:textId="77777777" w:rsidR="00562F87" w:rsidRDefault="00A42A00">
            <w:pPr>
              <w:pStyle w:val="TableHeadingLight"/>
            </w:pPr>
            <w:r>
              <w:t>INCOMING STRUCTURAL RELATIONSHIPS</w:t>
            </w:r>
          </w:p>
        </w:tc>
      </w:tr>
      <w:tr w:rsidR="00562F87" w14:paraId="60696B2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CF7D87" w14:textId="77777777" w:rsidR="00562F87" w:rsidRDefault="00562F87">
            <w:pPr>
              <w:pStyle w:val="TableTextNormal"/>
            </w:pPr>
          </w:p>
          <w:p w14:paraId="2D0F7079" w14:textId="77777777" w:rsidR="00562F87" w:rsidRDefault="00A42A00">
            <w:pPr>
              <w:pStyle w:val="TableTextNormal"/>
            </w:pPr>
            <w:r>
              <w:rPr>
                <w:noProof/>
                <w:sz w:val="0"/>
                <w:szCs w:val="0"/>
              </w:rPr>
              <w:drawing>
                <wp:inline distT="0" distB="0" distL="0" distR="0" wp14:anchorId="47A2B6C6" wp14:editId="484AAF4F">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PilotBoardingPlace</w:t>
            </w:r>
            <w:proofErr w:type="spellEnd"/>
            <w:r>
              <w:t xml:space="preserve"> to «</w:t>
            </w:r>
            <w:proofErr w:type="spellStart"/>
            <w:r>
              <w:t>FeatureType</w:t>
            </w:r>
            <w:proofErr w:type="spellEnd"/>
            <w:r>
              <w:t xml:space="preserve">» </w:t>
            </w:r>
            <w:proofErr w:type="spellStart"/>
            <w:r>
              <w:t>PilotageDistrict</w:t>
            </w:r>
            <w:proofErr w:type="spellEnd"/>
          </w:p>
          <w:p w14:paraId="445A8FEC" w14:textId="77777777" w:rsidR="00562F87" w:rsidRDefault="00A42A00">
            <w:pPr>
              <w:pStyle w:val="TableTextNormal"/>
            </w:pPr>
            <w:r>
              <w:t>A feature association for the binding between a pilotage district and its component pilot boarding places.</w:t>
            </w:r>
          </w:p>
          <w:p w14:paraId="615032E4"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PilotageDistrictAssociation</w:t>
            </w:r>
            <w:proofErr w:type="spellEnd"/>
            <w:r>
              <w:rPr>
                <w:rStyle w:val="TableFieldLabel"/>
              </w:rPr>
              <w:t>.  Direction is 'Unspecified'. ]</w:t>
            </w:r>
          </w:p>
          <w:p w14:paraId="5CBD2CB8" w14:textId="77777777" w:rsidR="00562F87" w:rsidRDefault="00562F87">
            <w:pPr>
              <w:pStyle w:val="TableTextNormal"/>
            </w:pPr>
          </w:p>
        </w:tc>
      </w:tr>
    </w:tbl>
    <w:p w14:paraId="4740AEF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B1855B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78597AC" w14:textId="77777777" w:rsidR="00562F87" w:rsidRDefault="00A42A00">
            <w:pPr>
              <w:pStyle w:val="TableHeadingLight"/>
            </w:pPr>
            <w:r>
              <w:lastRenderedPageBreak/>
              <w:t>ATTRIBUTES</w:t>
            </w:r>
          </w:p>
        </w:tc>
      </w:tr>
      <w:tr w:rsidR="00562F87" w14:paraId="3CF7624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9CF1BE" w14:textId="77777777" w:rsidR="00562F87" w:rsidRDefault="00562F87">
            <w:pPr>
              <w:pStyle w:val="TableTextNormal"/>
            </w:pPr>
          </w:p>
          <w:p w14:paraId="72F302ED" w14:textId="77777777" w:rsidR="00562F87" w:rsidRDefault="00A42A00">
            <w:pPr>
              <w:pStyle w:val="TableTextNormal"/>
            </w:pPr>
            <w:r>
              <w:rPr>
                <w:noProof/>
                <w:sz w:val="0"/>
                <w:szCs w:val="0"/>
              </w:rPr>
              <w:drawing>
                <wp:inline distT="0" distB="0" distL="0" distR="0" wp14:anchorId="74343A52" wp14:editId="12AE46B7">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6FC43681" w14:textId="77777777" w:rsidR="00562F87" w:rsidRDefault="00A42A00">
            <w:pPr>
              <w:pStyle w:val="TableTextNormal"/>
              <w:ind w:left="540"/>
            </w:pPr>
            <w:r>
              <w:rPr>
                <w:rStyle w:val="TableFieldLabel"/>
              </w:rPr>
              <w:t>Alias:</w:t>
            </w:r>
            <w:r>
              <w:t xml:space="preserve">  COMCHA</w:t>
            </w:r>
          </w:p>
          <w:p w14:paraId="556BEF2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8C32BA6" w14:textId="77777777" w:rsidR="00562F87" w:rsidRDefault="00A42A00">
            <w:pPr>
              <w:pStyle w:val="TableTextNormal"/>
              <w:tabs>
                <w:tab w:val="left" w:pos="1440"/>
              </w:tabs>
              <w:jc w:val="right"/>
            </w:pPr>
            <w:r>
              <w:rPr>
                <w:rStyle w:val="TableFieldLabel"/>
              </w:rPr>
              <w:t>[ Stereotype is «S100_Simple». Is static True. Containment is Not Specified. ]</w:t>
            </w:r>
          </w:p>
          <w:p w14:paraId="626E4FC7" w14:textId="77777777" w:rsidR="00562F87" w:rsidRDefault="00562F87">
            <w:pPr>
              <w:pStyle w:val="TableTextNormal"/>
              <w:tabs>
                <w:tab w:val="left" w:pos="720"/>
              </w:tabs>
            </w:pPr>
          </w:p>
        </w:tc>
      </w:tr>
      <w:tr w:rsidR="00562F87" w14:paraId="56A4C94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822797" w14:textId="77777777" w:rsidR="00562F87" w:rsidRDefault="00562F87">
            <w:pPr>
              <w:pStyle w:val="TableTextNormal"/>
            </w:pPr>
          </w:p>
          <w:p w14:paraId="1135B7FB" w14:textId="77777777" w:rsidR="00562F87" w:rsidRDefault="00A42A00">
            <w:pPr>
              <w:pStyle w:val="TableTextNormal"/>
            </w:pPr>
            <w:r>
              <w:rPr>
                <w:noProof/>
                <w:sz w:val="0"/>
                <w:szCs w:val="0"/>
              </w:rPr>
              <w:drawing>
                <wp:inline distT="0" distB="0" distL="0" distR="0" wp14:anchorId="42DB95C0" wp14:editId="7D0CB439">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GM_Surface</w:t>
            </w:r>
            <w:proofErr w:type="spellEnd"/>
            <w:r>
              <w:t xml:space="preserve">  Public</w:t>
            </w:r>
          </w:p>
          <w:p w14:paraId="54DFCFD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935DCD3" w14:textId="77777777" w:rsidR="00562F87" w:rsidRDefault="00A42A00">
            <w:pPr>
              <w:pStyle w:val="TableTextNormal"/>
              <w:tabs>
                <w:tab w:val="left" w:pos="1440"/>
              </w:tabs>
              <w:jc w:val="right"/>
            </w:pPr>
            <w:r>
              <w:rPr>
                <w:rStyle w:val="TableFieldLabel"/>
              </w:rPr>
              <w:t>[ Stereotype is «S100_Spatial». Is static True. Containment is Not Specified. ]</w:t>
            </w:r>
          </w:p>
          <w:p w14:paraId="12656372" w14:textId="77777777" w:rsidR="00562F87" w:rsidRDefault="00562F87">
            <w:pPr>
              <w:pStyle w:val="TableTextNormal"/>
              <w:tabs>
                <w:tab w:val="left" w:pos="720"/>
              </w:tabs>
            </w:pPr>
          </w:p>
        </w:tc>
      </w:tr>
    </w:tbl>
    <w:p w14:paraId="0AC9AF56"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327E4466"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76583F38" w14:textId="77777777" w:rsidR="00562F87" w:rsidRDefault="00A42A00">
            <w:pPr>
              <w:pStyle w:val="TableHeadingLight"/>
            </w:pPr>
            <w:r>
              <w:t>ASSOCIATIONS</w:t>
            </w:r>
          </w:p>
        </w:tc>
      </w:tr>
      <w:tr w:rsidR="00562F87" w14:paraId="52E5812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112DD0A" w14:textId="77777777" w:rsidR="00562F87" w:rsidRDefault="00562F87">
            <w:pPr>
              <w:pStyle w:val="TableTextNormal"/>
            </w:pPr>
          </w:p>
          <w:p w14:paraId="3BB69642" w14:textId="77777777" w:rsidR="00562F87" w:rsidRDefault="00A42A00">
            <w:pPr>
              <w:pStyle w:val="TableTextNormal"/>
            </w:pPr>
            <w:r>
              <w:rPr>
                <w:noProof/>
                <w:sz w:val="0"/>
                <w:szCs w:val="0"/>
              </w:rPr>
              <w:drawing>
                <wp:inline distT="0" distB="0" distL="0" distR="0" wp14:anchorId="6B6AE7DD" wp14:editId="7F4DFE8B">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ServiceProvisionArea</w:t>
            </w:r>
            <w:proofErr w:type="spellEnd"/>
          </w:p>
          <w:p w14:paraId="66AF42B5" w14:textId="77777777" w:rsidR="00562F87" w:rsidRDefault="00562F87">
            <w:pPr>
              <w:pStyle w:val="TableTextNormal"/>
            </w:pPr>
          </w:p>
          <w:p w14:paraId="6C9F06B2" w14:textId="77777777" w:rsidR="00562F87" w:rsidRDefault="00A42A00">
            <w:pPr>
              <w:pStyle w:val="TableTextNormal"/>
            </w:pPr>
            <w:r>
              <w:t>Association linking the location from which a service is provided and the area(s) served.</w:t>
            </w:r>
          </w:p>
          <w:p w14:paraId="2BD0DEEA" w14:textId="77777777" w:rsidR="00562F87" w:rsidRDefault="00A42A00">
            <w:pPr>
              <w:pStyle w:val="TableTextNormal"/>
            </w:pPr>
            <w:r>
              <w:t xml:space="preserve">Remarks: This is a feature association linking a provider described by a geographic feature with the area served (another geographic feature). Contrast to </w:t>
            </w:r>
            <w:proofErr w:type="spellStart"/>
            <w:r>
              <w:t>srvControl</w:t>
            </w:r>
            <w:proofErr w:type="spellEnd"/>
            <w:r>
              <w:t>, which is an information association linking the area served to an information object describing the provider.</w:t>
            </w:r>
          </w:p>
          <w:p w14:paraId="0704816A" w14:textId="77777777" w:rsidR="00562F87" w:rsidRDefault="00562F87">
            <w:pPr>
              <w:pStyle w:val="TableTextNormal"/>
            </w:pPr>
          </w:p>
        </w:tc>
      </w:tr>
      <w:tr w:rsidR="00562F87" w14:paraId="116DB3C0"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499846C7" w14:textId="77777777" w:rsidR="00562F87" w:rsidRDefault="00A42A00">
            <w:pPr>
              <w:pStyle w:val="TableTextNormal"/>
            </w:pPr>
            <w:r>
              <w:t xml:space="preserve">Source: Public </w:t>
            </w:r>
            <w:proofErr w:type="spellStart"/>
            <w:r>
              <w:t>serviceProvider</w:t>
            </w:r>
            <w:proofErr w:type="spellEnd"/>
            <w:r>
              <w:t xml:space="preserve"> (Class) </w:t>
            </w:r>
            <w:proofErr w:type="spellStart"/>
            <w:r>
              <w:t>PilotService</w:t>
            </w:r>
            <w:proofErr w:type="spellEnd"/>
            <w:r>
              <w:t xml:space="preserve"> «</w:t>
            </w:r>
            <w:proofErr w:type="spellStart"/>
            <w:r>
              <w:t>FeatureType</w:t>
            </w:r>
            <w:proofErr w:type="spellEnd"/>
            <w:r>
              <w:t>»</w:t>
            </w:r>
          </w:p>
          <w:p w14:paraId="71E00E11" w14:textId="77777777" w:rsidR="00562F87" w:rsidRDefault="00A42A00">
            <w:pPr>
              <w:pStyle w:val="TableTextNormal"/>
              <w:tabs>
                <w:tab w:val="left" w:pos="1800"/>
              </w:tabs>
              <w:ind w:left="540"/>
            </w:pPr>
            <w:r>
              <w:rPr>
                <w:rStyle w:val="TableFieldLabel"/>
              </w:rPr>
              <w:t xml:space="preserve">Cardinality:  </w:t>
            </w:r>
            <w:r>
              <w:t>[0..*]</w:t>
            </w:r>
          </w:p>
          <w:p w14:paraId="3B8890D8" w14:textId="77777777" w:rsidR="00562F87" w:rsidRDefault="00562F87">
            <w:pPr>
              <w:pStyle w:val="TableTextNormal"/>
              <w:tabs>
                <w:tab w:val="left" w:pos="1800"/>
              </w:tabs>
            </w:pPr>
          </w:p>
          <w:p w14:paraId="01299340" w14:textId="77777777" w:rsidR="00562F87" w:rsidRDefault="00A42A00">
            <w:pPr>
              <w:pStyle w:val="TableTextNormal"/>
              <w:tabs>
                <w:tab w:val="left" w:pos="1800"/>
              </w:tabs>
            </w:pPr>
            <w:r>
              <w:t>Pointer to a feature from where a provider supplies a service.</w:t>
            </w:r>
          </w:p>
          <w:p w14:paraId="3302BD7E"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0B2C49F1" w14:textId="77777777" w:rsidR="00562F87" w:rsidRDefault="00A42A00">
            <w:pPr>
              <w:pStyle w:val="TableTextNormal"/>
            </w:pPr>
            <w:r>
              <w:t xml:space="preserve">Target: Public </w:t>
            </w:r>
            <w:proofErr w:type="spellStart"/>
            <w:r>
              <w:t>serviceArea</w:t>
            </w:r>
            <w:proofErr w:type="spellEnd"/>
            <w:r>
              <w:t xml:space="preserve"> (Class) </w:t>
            </w:r>
            <w:proofErr w:type="spellStart"/>
            <w:r>
              <w:t>PilotageDistrict</w:t>
            </w:r>
            <w:proofErr w:type="spellEnd"/>
            <w:r>
              <w:t xml:space="preserve"> «</w:t>
            </w:r>
            <w:proofErr w:type="spellStart"/>
            <w:r>
              <w:t>FeatureType</w:t>
            </w:r>
            <w:proofErr w:type="spellEnd"/>
            <w:r>
              <w:t>»</w:t>
            </w:r>
          </w:p>
          <w:p w14:paraId="3D1D6640" w14:textId="77777777" w:rsidR="00562F87" w:rsidRDefault="00A42A00">
            <w:pPr>
              <w:pStyle w:val="TableTextNormal"/>
              <w:tabs>
                <w:tab w:val="left" w:pos="1440"/>
              </w:tabs>
              <w:ind w:left="540"/>
            </w:pPr>
            <w:r>
              <w:rPr>
                <w:rStyle w:val="TableFieldLabel"/>
              </w:rPr>
              <w:t xml:space="preserve">Cardinality:  </w:t>
            </w:r>
            <w:r>
              <w:t>[0..1]</w:t>
            </w:r>
          </w:p>
          <w:p w14:paraId="2BE87038" w14:textId="77777777" w:rsidR="00562F87" w:rsidRDefault="00562F87">
            <w:pPr>
              <w:pStyle w:val="TableTextNormal"/>
              <w:tabs>
                <w:tab w:val="left" w:pos="1440"/>
              </w:tabs>
            </w:pPr>
          </w:p>
          <w:p w14:paraId="0F25D0BD" w14:textId="77777777" w:rsidR="00562F87" w:rsidRDefault="00A42A00">
            <w:pPr>
              <w:pStyle w:val="TableTextNormal"/>
              <w:tabs>
                <w:tab w:val="left" w:pos="1440"/>
              </w:tabs>
            </w:pPr>
            <w:r>
              <w:t>The area served by a service provider.</w:t>
            </w:r>
          </w:p>
          <w:p w14:paraId="38C5A592" w14:textId="77777777" w:rsidR="00562F87" w:rsidRDefault="00562F87">
            <w:pPr>
              <w:pStyle w:val="TableTextNormal"/>
            </w:pPr>
          </w:p>
        </w:tc>
      </w:tr>
    </w:tbl>
    <w:p w14:paraId="38957AD5" w14:textId="77777777" w:rsidR="00562F87" w:rsidRDefault="00562F87">
      <w:pPr>
        <w:pStyle w:val="Notes"/>
      </w:pPr>
    </w:p>
    <w:p w14:paraId="59960C0D" w14:textId="77777777" w:rsidR="00562F87" w:rsidRDefault="00A42A00">
      <w:pPr>
        <w:pStyle w:val="Notes"/>
      </w:pPr>
      <w:r>
        <w:t xml:space="preserve">  </w:t>
      </w:r>
      <w:bookmarkEnd w:id="83"/>
    </w:p>
    <w:p w14:paraId="6C594448" w14:textId="77777777" w:rsidR="00562F87" w:rsidRDefault="00562F87">
      <w:pPr>
        <w:pStyle w:val="Notes"/>
      </w:pPr>
    </w:p>
    <w:p w14:paraId="379D7E22" w14:textId="77777777" w:rsidR="00562F87" w:rsidRDefault="00A42A00">
      <w:pPr>
        <w:pStyle w:val="Heading3"/>
      </w:pPr>
      <w:bookmarkStart w:id="85" w:name="BKM_1364608A_DF26_4D86_91D0_04217C0C1C30"/>
      <w:bookmarkStart w:id="86" w:name="_Toc25000105"/>
      <w:proofErr w:type="spellStart"/>
      <w:r>
        <w:t>PilotBoardingPlace</w:t>
      </w:r>
      <w:bookmarkEnd w:id="86"/>
      <w:proofErr w:type="spellEnd"/>
    </w:p>
    <w:p w14:paraId="2FFCC17C"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E977171" w14:textId="77777777" w:rsidR="00562F87" w:rsidRDefault="00562F87">
      <w:pPr>
        <w:pStyle w:val="Notes"/>
        <w:tabs>
          <w:tab w:val="left" w:pos="720"/>
        </w:tabs>
      </w:pPr>
    </w:p>
    <w:p w14:paraId="62E7A2C9" w14:textId="77777777" w:rsidR="00562F87" w:rsidRDefault="00A42A00">
      <w:pPr>
        <w:pStyle w:val="Notes"/>
      </w:pPr>
      <w:r>
        <w:t>A location offshore where a pilot may board a vessel in preparation to piloting it through local waters.</w:t>
      </w:r>
    </w:p>
    <w:p w14:paraId="6B5CF5B3" w14:textId="77777777" w:rsidR="00562F87" w:rsidRDefault="00562F87">
      <w:pPr>
        <w:pStyle w:val="Notes"/>
      </w:pPr>
    </w:p>
    <w:p w14:paraId="684AB774" w14:textId="77777777" w:rsidR="00562F87" w:rsidRDefault="00A42A00">
      <w:pPr>
        <w:pStyle w:val="Properties"/>
      </w:pPr>
      <w:proofErr w:type="spellStart"/>
      <w:r>
        <w:t>PilotBoardingPlace</w:t>
      </w:r>
      <w:proofErr w:type="spellEnd"/>
      <w:r>
        <w:t xml:space="preserve"> </w:t>
      </w:r>
    </w:p>
    <w:p w14:paraId="156CDED8" w14:textId="77777777" w:rsidR="00562F87" w:rsidRDefault="00A42A00">
      <w:pPr>
        <w:pStyle w:val="Properties"/>
      </w:pPr>
      <w:r>
        <w:t>Version 1.0  Phase 1.0  Proposed</w:t>
      </w:r>
    </w:p>
    <w:p w14:paraId="0CADC80F" w14:textId="77777777" w:rsidR="00562F87" w:rsidRDefault="00A42A00">
      <w:pPr>
        <w:pStyle w:val="Properties"/>
      </w:pPr>
      <w:proofErr w:type="spellStart"/>
      <w:r>
        <w:t>raphaelm</w:t>
      </w:r>
      <w:proofErr w:type="spellEnd"/>
      <w:r>
        <w:t xml:space="preserve"> created on 01-Jan-2018.  Last modified 20-Aug-2018</w:t>
      </w:r>
    </w:p>
    <w:p w14:paraId="01E094C9" w14:textId="77777777" w:rsidR="00562F87" w:rsidRDefault="00A42A00">
      <w:pPr>
        <w:pStyle w:val="Properties"/>
      </w:pPr>
      <w:r>
        <w:t xml:space="preserve">Extends </w:t>
      </w:r>
      <w:proofErr w:type="spellStart"/>
      <w:r>
        <w:t>OrganisationContactArea</w:t>
      </w:r>
      <w:proofErr w:type="spellEnd"/>
    </w:p>
    <w:p w14:paraId="1FB8926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77ED09C"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D43EED" w14:textId="77777777" w:rsidR="00562F87" w:rsidRDefault="00A42A00">
            <w:pPr>
              <w:pStyle w:val="TableHeadingLight"/>
            </w:pPr>
            <w:r>
              <w:t>OUTGOING STRUCTURAL RELATIONSHIPS</w:t>
            </w:r>
          </w:p>
        </w:tc>
      </w:tr>
      <w:tr w:rsidR="00562F87" w14:paraId="347CF30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15A139" w14:textId="77777777" w:rsidR="00562F87" w:rsidRDefault="00562F87">
            <w:pPr>
              <w:pStyle w:val="TableTextNormal"/>
            </w:pPr>
          </w:p>
          <w:p w14:paraId="13D6FC86" w14:textId="77777777" w:rsidR="00562F87" w:rsidRDefault="00A42A00">
            <w:pPr>
              <w:pStyle w:val="TableTextNormal"/>
            </w:pPr>
            <w:r>
              <w:rPr>
                <w:noProof/>
                <w:sz w:val="0"/>
                <w:szCs w:val="0"/>
              </w:rPr>
              <w:drawing>
                <wp:inline distT="0" distB="0" distL="0" distR="0" wp14:anchorId="6E2B2509" wp14:editId="0838C4EE">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PilotBoardingPlace</w:t>
            </w:r>
            <w:proofErr w:type="spellEnd"/>
            <w:r>
              <w:t xml:space="preserve"> to «</w:t>
            </w:r>
            <w:proofErr w:type="spellStart"/>
            <w:r>
              <w:t>FeatureType</w:t>
            </w:r>
            <w:proofErr w:type="spellEnd"/>
            <w:r>
              <w:t xml:space="preserve">» </w:t>
            </w:r>
            <w:proofErr w:type="spellStart"/>
            <w:r>
              <w:t>PilotageDistrict</w:t>
            </w:r>
            <w:proofErr w:type="spellEnd"/>
          </w:p>
          <w:p w14:paraId="39A25B0D" w14:textId="77777777" w:rsidR="00562F87" w:rsidRDefault="00A42A00">
            <w:pPr>
              <w:pStyle w:val="TableTextNormal"/>
            </w:pPr>
            <w:r>
              <w:t>A feature association for the binding between a pilotage district and its component pilot boarding places.</w:t>
            </w:r>
          </w:p>
          <w:p w14:paraId="248BC84F"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PilotageDistrictAssociation</w:t>
            </w:r>
            <w:proofErr w:type="spellEnd"/>
            <w:r>
              <w:rPr>
                <w:rStyle w:val="TableFieldLabel"/>
              </w:rPr>
              <w:t>.  Direction is 'Unspecified'. ]</w:t>
            </w:r>
          </w:p>
          <w:p w14:paraId="21903639" w14:textId="77777777" w:rsidR="00562F87" w:rsidRDefault="00562F87">
            <w:pPr>
              <w:pStyle w:val="TableTextNormal"/>
            </w:pPr>
          </w:p>
        </w:tc>
      </w:tr>
      <w:tr w:rsidR="00562F87" w14:paraId="7F6E06F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84814D" w14:textId="77777777" w:rsidR="00562F87" w:rsidRDefault="00562F87">
            <w:pPr>
              <w:pStyle w:val="TableTextNormal"/>
            </w:pPr>
          </w:p>
          <w:p w14:paraId="4E61496E" w14:textId="77777777" w:rsidR="00562F87" w:rsidRDefault="00A42A00">
            <w:pPr>
              <w:pStyle w:val="TableTextNormal"/>
            </w:pPr>
            <w:r>
              <w:rPr>
                <w:noProof/>
                <w:sz w:val="0"/>
                <w:szCs w:val="0"/>
              </w:rPr>
              <w:drawing>
                <wp:inline distT="0" distB="0" distL="0" distR="0" wp14:anchorId="04E79F47" wp14:editId="44D61ED7">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PilotBoardingPlace</w:t>
            </w:r>
            <w:proofErr w:type="spellEnd"/>
            <w:r>
              <w:t xml:space="preserve"> to «</w:t>
            </w:r>
            <w:proofErr w:type="spellStart"/>
            <w:r>
              <w:t>FeatureType</w:t>
            </w:r>
            <w:proofErr w:type="spellEnd"/>
            <w:r>
              <w:t xml:space="preserve">» </w:t>
            </w:r>
            <w:proofErr w:type="spellStart"/>
            <w:r>
              <w:t>OrganisationContactArea</w:t>
            </w:r>
            <w:proofErr w:type="spellEnd"/>
          </w:p>
          <w:p w14:paraId="054ACE5E" w14:textId="77777777" w:rsidR="00562F87" w:rsidRDefault="00A42A00">
            <w:pPr>
              <w:pStyle w:val="TableTextNormal"/>
              <w:tabs>
                <w:tab w:val="left" w:pos="1440"/>
              </w:tabs>
              <w:jc w:val="right"/>
            </w:pPr>
            <w:r>
              <w:rPr>
                <w:rStyle w:val="TableFieldLabel"/>
              </w:rPr>
              <w:t>[ Direction is 'Source -&gt; Destination'. ]</w:t>
            </w:r>
          </w:p>
          <w:p w14:paraId="21DB919D" w14:textId="77777777" w:rsidR="00562F87" w:rsidRDefault="00562F87">
            <w:pPr>
              <w:pStyle w:val="TableTextNormal"/>
            </w:pPr>
          </w:p>
        </w:tc>
      </w:tr>
    </w:tbl>
    <w:p w14:paraId="3B0EA7F2"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E636E1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C4DC3F5" w14:textId="77777777" w:rsidR="00562F87" w:rsidRDefault="00A42A00">
            <w:pPr>
              <w:pStyle w:val="TableHeadingLight"/>
            </w:pPr>
            <w:r>
              <w:t>ATTRIBUTES</w:t>
            </w:r>
          </w:p>
        </w:tc>
      </w:tr>
      <w:tr w:rsidR="00562F87" w14:paraId="1341D78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823069" w14:textId="77777777" w:rsidR="00562F87" w:rsidRDefault="00562F87">
            <w:pPr>
              <w:pStyle w:val="TableTextNormal"/>
            </w:pPr>
          </w:p>
          <w:p w14:paraId="7887E264" w14:textId="77777777" w:rsidR="00562F87" w:rsidRDefault="00A42A00">
            <w:pPr>
              <w:pStyle w:val="TableTextNormal"/>
            </w:pPr>
            <w:r>
              <w:rPr>
                <w:noProof/>
                <w:sz w:val="0"/>
                <w:szCs w:val="0"/>
              </w:rPr>
              <w:drawing>
                <wp:inline distT="0" distB="0" distL="0" distR="0" wp14:anchorId="6569F2D9" wp14:editId="2C965962">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callSign</w:t>
            </w:r>
            <w:proofErr w:type="spellEnd"/>
            <w:r>
              <w:t xml:space="preserve"> : text  Public</w:t>
            </w:r>
          </w:p>
          <w:p w14:paraId="100503A7" w14:textId="77777777" w:rsidR="00562F87" w:rsidRDefault="00A42A00">
            <w:pPr>
              <w:pStyle w:val="TableTextNormal"/>
              <w:ind w:left="540"/>
            </w:pPr>
            <w:r>
              <w:rPr>
                <w:rStyle w:val="TableFieldLabel"/>
              </w:rPr>
              <w:t>Alias:</w:t>
            </w:r>
            <w:r>
              <w:t xml:space="preserve">  CALSGN</w:t>
            </w:r>
          </w:p>
          <w:p w14:paraId="2B69D1B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5A04915" w14:textId="77777777" w:rsidR="00562F87" w:rsidRDefault="00562F87">
            <w:pPr>
              <w:pStyle w:val="TableTextNormal"/>
              <w:tabs>
                <w:tab w:val="left" w:pos="540"/>
              </w:tabs>
            </w:pPr>
          </w:p>
          <w:p w14:paraId="4120630D" w14:textId="77777777" w:rsidR="00562F87" w:rsidRDefault="00A42A00">
            <w:pPr>
              <w:pStyle w:val="TableTextNormal"/>
            </w:pPr>
            <w:r>
              <w:t>The designated call-sign of a radio station.</w:t>
            </w:r>
          </w:p>
          <w:p w14:paraId="1284BAF3" w14:textId="77777777" w:rsidR="00562F87" w:rsidRDefault="00A42A00">
            <w:pPr>
              <w:pStyle w:val="TableTextNormal"/>
              <w:tabs>
                <w:tab w:val="left" w:pos="1440"/>
              </w:tabs>
              <w:jc w:val="right"/>
            </w:pPr>
            <w:r>
              <w:rPr>
                <w:rStyle w:val="TableFieldLabel"/>
              </w:rPr>
              <w:t>[ Stereotype is «S100_Simple». Is static True. Containment is Not Specified. ]</w:t>
            </w:r>
          </w:p>
          <w:p w14:paraId="0904ABDC" w14:textId="77777777" w:rsidR="00562F87" w:rsidRDefault="00562F87">
            <w:pPr>
              <w:pStyle w:val="TableTextNormal"/>
              <w:tabs>
                <w:tab w:val="left" w:pos="720"/>
              </w:tabs>
            </w:pPr>
          </w:p>
        </w:tc>
      </w:tr>
      <w:tr w:rsidR="00562F87" w14:paraId="13E5C6F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F58618" w14:textId="77777777" w:rsidR="00562F87" w:rsidRDefault="00562F87">
            <w:pPr>
              <w:pStyle w:val="TableTextNormal"/>
            </w:pPr>
          </w:p>
          <w:p w14:paraId="692627D3" w14:textId="77777777" w:rsidR="00562F87" w:rsidRDefault="00A42A00">
            <w:pPr>
              <w:pStyle w:val="TableTextNormal"/>
            </w:pPr>
            <w:r>
              <w:rPr>
                <w:noProof/>
                <w:sz w:val="0"/>
                <w:szCs w:val="0"/>
              </w:rPr>
              <w:drawing>
                <wp:inline distT="0" distB="0" distL="0" distR="0" wp14:anchorId="1EEFC352" wp14:editId="6F24D589">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categoryOfPilotBoardingPlace</w:t>
            </w:r>
            <w:proofErr w:type="spellEnd"/>
            <w:r>
              <w:t xml:space="preserve"> : </w:t>
            </w:r>
            <w:proofErr w:type="spellStart"/>
            <w:r>
              <w:t>categoryOfPilotBoardingPlace</w:t>
            </w:r>
            <w:proofErr w:type="spellEnd"/>
            <w:r>
              <w:t xml:space="preserve">  Public</w:t>
            </w:r>
          </w:p>
          <w:p w14:paraId="77D2B31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92CCF8B" w14:textId="77777777" w:rsidR="00562F87" w:rsidRDefault="00A42A00">
            <w:pPr>
              <w:pStyle w:val="TableTextNormal"/>
              <w:tabs>
                <w:tab w:val="left" w:pos="1440"/>
              </w:tabs>
              <w:jc w:val="right"/>
            </w:pPr>
            <w:r>
              <w:rPr>
                <w:rStyle w:val="TableFieldLabel"/>
              </w:rPr>
              <w:lastRenderedPageBreak/>
              <w:t>[ Stereotype is «S100_Enum». Is static True. Containment is Not Specified. ]</w:t>
            </w:r>
          </w:p>
          <w:p w14:paraId="7722FA35" w14:textId="77777777" w:rsidR="00562F87" w:rsidRDefault="00562F87">
            <w:pPr>
              <w:pStyle w:val="TableTextNormal"/>
              <w:tabs>
                <w:tab w:val="left" w:pos="720"/>
              </w:tabs>
            </w:pPr>
          </w:p>
        </w:tc>
      </w:tr>
      <w:tr w:rsidR="00562F87" w14:paraId="325606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0F4B3F" w14:textId="77777777" w:rsidR="00562F87" w:rsidRDefault="00562F87">
            <w:pPr>
              <w:pStyle w:val="TableTextNormal"/>
            </w:pPr>
          </w:p>
          <w:p w14:paraId="72C69556" w14:textId="77777777" w:rsidR="00562F87" w:rsidRDefault="00A42A00">
            <w:pPr>
              <w:pStyle w:val="TableTextNormal"/>
            </w:pPr>
            <w:r>
              <w:rPr>
                <w:noProof/>
                <w:sz w:val="0"/>
                <w:szCs w:val="0"/>
              </w:rPr>
              <w:drawing>
                <wp:inline distT="0" distB="0" distL="0" distR="0" wp14:anchorId="7320E42C" wp14:editId="4FDE727B">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categoryOfPreference</w:t>
            </w:r>
            <w:proofErr w:type="spellEnd"/>
            <w:r>
              <w:t xml:space="preserve"> : </w:t>
            </w:r>
            <w:proofErr w:type="spellStart"/>
            <w:r>
              <w:t>categoryOfPreference</w:t>
            </w:r>
            <w:proofErr w:type="spellEnd"/>
            <w:r>
              <w:t xml:space="preserve">  Public</w:t>
            </w:r>
          </w:p>
          <w:p w14:paraId="475C025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FD2DEC9" w14:textId="77777777" w:rsidR="00562F87" w:rsidRDefault="00A42A00">
            <w:pPr>
              <w:pStyle w:val="TableTextNormal"/>
              <w:tabs>
                <w:tab w:val="left" w:pos="1440"/>
              </w:tabs>
              <w:jc w:val="right"/>
            </w:pPr>
            <w:r>
              <w:rPr>
                <w:rStyle w:val="TableFieldLabel"/>
              </w:rPr>
              <w:t>[ Stereotype is «S100_Enum». Is static True. Containment is Not Specified. ]</w:t>
            </w:r>
          </w:p>
          <w:p w14:paraId="47B97F50" w14:textId="77777777" w:rsidR="00562F87" w:rsidRDefault="00562F87">
            <w:pPr>
              <w:pStyle w:val="TableTextNormal"/>
              <w:tabs>
                <w:tab w:val="left" w:pos="720"/>
              </w:tabs>
            </w:pPr>
          </w:p>
        </w:tc>
      </w:tr>
      <w:tr w:rsidR="00562F87" w14:paraId="758763F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328FA4" w14:textId="77777777" w:rsidR="00562F87" w:rsidRDefault="00562F87">
            <w:pPr>
              <w:pStyle w:val="TableTextNormal"/>
            </w:pPr>
          </w:p>
          <w:p w14:paraId="13BD5089" w14:textId="77777777" w:rsidR="00562F87" w:rsidRDefault="00A42A00">
            <w:pPr>
              <w:pStyle w:val="TableTextNormal"/>
            </w:pPr>
            <w:r>
              <w:rPr>
                <w:noProof/>
                <w:sz w:val="0"/>
                <w:szCs w:val="0"/>
              </w:rPr>
              <w:drawing>
                <wp:inline distT="0" distB="0" distL="0" distR="0" wp14:anchorId="23DAB453" wp14:editId="18448D40">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categoryOfVessel</w:t>
            </w:r>
            <w:proofErr w:type="spellEnd"/>
            <w:r>
              <w:t xml:space="preserve"> : </w:t>
            </w:r>
            <w:proofErr w:type="spellStart"/>
            <w:r>
              <w:t>categoryOfVessel</w:t>
            </w:r>
            <w:proofErr w:type="spellEnd"/>
            <w:r>
              <w:t xml:space="preserve">  Public</w:t>
            </w:r>
          </w:p>
          <w:p w14:paraId="60C755F5" w14:textId="77777777" w:rsidR="00562F87" w:rsidRDefault="00A42A00">
            <w:pPr>
              <w:pStyle w:val="TableTextNormal"/>
              <w:ind w:left="540"/>
            </w:pPr>
            <w:r>
              <w:rPr>
                <w:rStyle w:val="TableFieldLabel"/>
              </w:rPr>
              <w:t>Alias:</w:t>
            </w:r>
            <w:r>
              <w:t xml:space="preserve">  CATVSL</w:t>
            </w:r>
          </w:p>
          <w:p w14:paraId="5A398F1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D324AB3" w14:textId="77777777" w:rsidR="00562F87" w:rsidRDefault="00A42A00">
            <w:pPr>
              <w:pStyle w:val="TableTextNormal"/>
              <w:tabs>
                <w:tab w:val="left" w:pos="1440"/>
              </w:tabs>
              <w:jc w:val="right"/>
            </w:pPr>
            <w:r>
              <w:rPr>
                <w:rStyle w:val="TableFieldLabel"/>
              </w:rPr>
              <w:t>[ Stereotype is «S100_Enum». Is static True. Containment is Not Specified. ]</w:t>
            </w:r>
          </w:p>
          <w:p w14:paraId="3D68B8D4" w14:textId="77777777" w:rsidR="00562F87" w:rsidRDefault="00562F87">
            <w:pPr>
              <w:pStyle w:val="TableTextNormal"/>
              <w:tabs>
                <w:tab w:val="left" w:pos="720"/>
              </w:tabs>
            </w:pPr>
          </w:p>
        </w:tc>
      </w:tr>
      <w:tr w:rsidR="00562F87" w14:paraId="67DF397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1321D2" w14:textId="77777777" w:rsidR="00562F87" w:rsidRDefault="00562F87">
            <w:pPr>
              <w:pStyle w:val="TableTextNormal"/>
            </w:pPr>
          </w:p>
          <w:p w14:paraId="07055188" w14:textId="77777777" w:rsidR="00562F87" w:rsidRDefault="00A42A00">
            <w:pPr>
              <w:pStyle w:val="TableTextNormal"/>
            </w:pPr>
            <w:r>
              <w:rPr>
                <w:noProof/>
                <w:sz w:val="0"/>
                <w:szCs w:val="0"/>
              </w:rPr>
              <w:drawing>
                <wp:inline distT="0" distB="0" distL="0" distR="0" wp14:anchorId="18EB9377" wp14:editId="2084ED16">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72157285" w14:textId="77777777" w:rsidR="00562F87" w:rsidRDefault="00A42A00">
            <w:pPr>
              <w:pStyle w:val="TableTextNormal"/>
              <w:ind w:left="540"/>
            </w:pPr>
            <w:r>
              <w:rPr>
                <w:rStyle w:val="TableFieldLabel"/>
              </w:rPr>
              <w:t>Alias:</w:t>
            </w:r>
            <w:r>
              <w:t xml:space="preserve">  COMCHA</w:t>
            </w:r>
          </w:p>
          <w:p w14:paraId="3BD7474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CD695CF" w14:textId="77777777" w:rsidR="00562F87" w:rsidRDefault="00A42A00">
            <w:pPr>
              <w:pStyle w:val="TableTextNormal"/>
              <w:tabs>
                <w:tab w:val="left" w:pos="1440"/>
              </w:tabs>
              <w:jc w:val="right"/>
            </w:pPr>
            <w:r>
              <w:rPr>
                <w:rStyle w:val="TableFieldLabel"/>
              </w:rPr>
              <w:t>[ Stereotype is «S100_Simple». Is static True. Containment is Not Specified. ]</w:t>
            </w:r>
          </w:p>
          <w:p w14:paraId="5F3DFB51" w14:textId="77777777" w:rsidR="00562F87" w:rsidRDefault="00562F87">
            <w:pPr>
              <w:pStyle w:val="TableTextNormal"/>
              <w:tabs>
                <w:tab w:val="left" w:pos="720"/>
              </w:tabs>
            </w:pPr>
          </w:p>
        </w:tc>
      </w:tr>
      <w:tr w:rsidR="00562F87" w14:paraId="65CCE70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ABE79C" w14:textId="77777777" w:rsidR="00562F87" w:rsidRDefault="00562F87">
            <w:pPr>
              <w:pStyle w:val="TableTextNormal"/>
            </w:pPr>
          </w:p>
          <w:p w14:paraId="52E14F05" w14:textId="77777777" w:rsidR="00562F87" w:rsidRDefault="00A42A00">
            <w:pPr>
              <w:pStyle w:val="TableTextNormal"/>
            </w:pPr>
            <w:r>
              <w:rPr>
                <w:noProof/>
                <w:sz w:val="0"/>
                <w:szCs w:val="0"/>
              </w:rPr>
              <w:drawing>
                <wp:inline distT="0" distB="0" distL="0" distR="0" wp14:anchorId="268828F4" wp14:editId="5097E8D0">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destination : text  Public</w:t>
            </w:r>
          </w:p>
          <w:p w14:paraId="28A15CB1" w14:textId="77777777" w:rsidR="00562F87" w:rsidRDefault="00A42A00">
            <w:pPr>
              <w:pStyle w:val="TableTextNormal"/>
              <w:ind w:left="540"/>
            </w:pPr>
            <w:r>
              <w:rPr>
                <w:rStyle w:val="TableFieldLabel"/>
              </w:rPr>
              <w:t>Alias:</w:t>
            </w:r>
            <w:r>
              <w:t xml:space="preserve">  DSTNTN</w:t>
            </w:r>
          </w:p>
          <w:p w14:paraId="516DBF0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A464961" w14:textId="77777777" w:rsidR="00562F87" w:rsidRDefault="00562F87">
            <w:pPr>
              <w:pStyle w:val="TableTextNormal"/>
              <w:tabs>
                <w:tab w:val="left" w:pos="540"/>
              </w:tabs>
            </w:pPr>
          </w:p>
          <w:p w14:paraId="757A0645" w14:textId="77777777" w:rsidR="00562F87" w:rsidRDefault="00A42A00">
            <w:pPr>
              <w:pStyle w:val="TableTextNormal"/>
            </w:pPr>
            <w:r>
              <w:t>The place or general direction to which a vessel is going or directed.</w:t>
            </w:r>
          </w:p>
          <w:p w14:paraId="654F84F8" w14:textId="77777777" w:rsidR="00562F87" w:rsidRDefault="00A42A00">
            <w:pPr>
              <w:pStyle w:val="TableTextNormal"/>
            </w:pPr>
            <w:r>
              <w:t xml:space="preserve">Remarks: In addition to a </w:t>
            </w:r>
            <w:proofErr w:type="spellStart"/>
            <w:r>
              <w:t>placename</w:t>
            </w:r>
            <w:proofErr w:type="spellEnd"/>
            <w:r>
              <w:t xml:space="preserve"> of a port, </w:t>
            </w:r>
            <w:proofErr w:type="spellStart"/>
            <w:r>
              <w:t>harbour</w:t>
            </w:r>
            <w:proofErr w:type="spellEnd"/>
            <w:r>
              <w:t xml:space="preserve"> area or terminal, the place could include generalities such as </w:t>
            </w:r>
            <w:r>
              <w:rPr>
                <w:color w:val="000000"/>
              </w:rPr>
              <w:t>“</w:t>
            </w:r>
            <w:r>
              <w:t>The north-west</w:t>
            </w:r>
            <w:r>
              <w:rPr>
                <w:color w:val="000000"/>
              </w:rPr>
              <w:t>”</w:t>
            </w:r>
            <w:r>
              <w:t xml:space="preserve">, or </w:t>
            </w:r>
            <w:r>
              <w:rPr>
                <w:color w:val="000000"/>
              </w:rPr>
              <w:t>“</w:t>
            </w:r>
            <w:r>
              <w:t>upriver</w:t>
            </w:r>
            <w:r>
              <w:rPr>
                <w:color w:val="000000"/>
              </w:rPr>
              <w:t>”</w:t>
            </w:r>
            <w:r>
              <w:t>.</w:t>
            </w:r>
          </w:p>
          <w:p w14:paraId="36ACFA55" w14:textId="77777777" w:rsidR="00562F87" w:rsidRDefault="00A42A00">
            <w:pPr>
              <w:pStyle w:val="TableTextNormal"/>
              <w:tabs>
                <w:tab w:val="left" w:pos="1440"/>
              </w:tabs>
              <w:jc w:val="right"/>
            </w:pPr>
            <w:r>
              <w:rPr>
                <w:rStyle w:val="TableFieldLabel"/>
              </w:rPr>
              <w:t>[ Stereotype is «S100_Simple». Is static True. Containment is Not Specified. ]</w:t>
            </w:r>
          </w:p>
          <w:p w14:paraId="250C595C" w14:textId="77777777" w:rsidR="00562F87" w:rsidRDefault="00562F87">
            <w:pPr>
              <w:pStyle w:val="TableTextNormal"/>
              <w:tabs>
                <w:tab w:val="left" w:pos="720"/>
              </w:tabs>
            </w:pPr>
          </w:p>
        </w:tc>
      </w:tr>
      <w:tr w:rsidR="00562F87" w14:paraId="0FF2016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C7D1C3" w14:textId="77777777" w:rsidR="00562F87" w:rsidRDefault="00562F87">
            <w:pPr>
              <w:pStyle w:val="TableTextNormal"/>
            </w:pPr>
          </w:p>
          <w:p w14:paraId="0CC6CDA1" w14:textId="77777777" w:rsidR="00562F87" w:rsidRDefault="00A42A00">
            <w:pPr>
              <w:pStyle w:val="TableTextNormal"/>
            </w:pPr>
            <w:r>
              <w:rPr>
                <w:noProof/>
                <w:sz w:val="0"/>
                <w:szCs w:val="0"/>
              </w:rPr>
              <w:drawing>
                <wp:inline distT="0" distB="0" distL="0" distR="0" wp14:anchorId="6ECB5B09" wp14:editId="0A70628E">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pilotMovement</w:t>
            </w:r>
            <w:proofErr w:type="spellEnd"/>
            <w:r>
              <w:t xml:space="preserve"> : </w:t>
            </w:r>
            <w:proofErr w:type="spellStart"/>
            <w:r>
              <w:t>pilotMovement</w:t>
            </w:r>
            <w:proofErr w:type="spellEnd"/>
            <w:r>
              <w:t xml:space="preserve">  Public</w:t>
            </w:r>
          </w:p>
          <w:p w14:paraId="41CB5E46"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1EC7F08" w14:textId="77777777" w:rsidR="00562F87" w:rsidRDefault="00A42A00">
            <w:pPr>
              <w:pStyle w:val="TableTextNormal"/>
              <w:tabs>
                <w:tab w:val="left" w:pos="1440"/>
              </w:tabs>
              <w:jc w:val="right"/>
            </w:pPr>
            <w:r>
              <w:rPr>
                <w:rStyle w:val="TableFieldLabel"/>
              </w:rPr>
              <w:t>[ Stereotype is «S100_Enum». Is static True. Containment is Not Specified. ]</w:t>
            </w:r>
          </w:p>
          <w:p w14:paraId="58D21EBC" w14:textId="77777777" w:rsidR="00562F87" w:rsidRDefault="00562F87">
            <w:pPr>
              <w:pStyle w:val="TableTextNormal"/>
              <w:tabs>
                <w:tab w:val="left" w:pos="720"/>
              </w:tabs>
            </w:pPr>
          </w:p>
        </w:tc>
      </w:tr>
      <w:tr w:rsidR="00562F87" w14:paraId="70AA9CE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2D27A8" w14:textId="77777777" w:rsidR="00562F87" w:rsidRDefault="00562F87">
            <w:pPr>
              <w:pStyle w:val="TableTextNormal"/>
            </w:pPr>
          </w:p>
          <w:p w14:paraId="2957444E" w14:textId="77777777" w:rsidR="00562F87" w:rsidRDefault="00A42A00">
            <w:pPr>
              <w:pStyle w:val="TableTextNormal"/>
            </w:pPr>
            <w:r>
              <w:rPr>
                <w:noProof/>
                <w:sz w:val="0"/>
                <w:szCs w:val="0"/>
              </w:rPr>
              <w:drawing>
                <wp:inline distT="0" distB="0" distL="0" distR="0" wp14:anchorId="1481A5D9" wp14:editId="4CC43B84">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pilotVessel</w:t>
            </w:r>
            <w:proofErr w:type="spellEnd"/>
            <w:r>
              <w:t xml:space="preserve"> : text  Public</w:t>
            </w:r>
          </w:p>
          <w:p w14:paraId="13E429D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3271911" w14:textId="77777777" w:rsidR="00562F87" w:rsidRDefault="00562F87">
            <w:pPr>
              <w:pStyle w:val="TableTextNormal"/>
              <w:tabs>
                <w:tab w:val="left" w:pos="540"/>
              </w:tabs>
            </w:pPr>
          </w:p>
          <w:p w14:paraId="7DF97ED5" w14:textId="77777777" w:rsidR="00562F87" w:rsidRDefault="00A42A00">
            <w:pPr>
              <w:pStyle w:val="TableTextNormal"/>
            </w:pPr>
            <w:r>
              <w:t>Description of the pilot vessel. The pilot vessel is a small vessel used by a pilot to go to or from a vessel employing the pilot's services.</w:t>
            </w:r>
          </w:p>
          <w:p w14:paraId="6783B387" w14:textId="77777777" w:rsidR="00562F87" w:rsidRDefault="00A42A00">
            <w:pPr>
              <w:pStyle w:val="TableTextNormal"/>
              <w:tabs>
                <w:tab w:val="left" w:pos="1440"/>
              </w:tabs>
              <w:jc w:val="right"/>
            </w:pPr>
            <w:r>
              <w:rPr>
                <w:rStyle w:val="TableFieldLabel"/>
              </w:rPr>
              <w:t>[ Stereotype is «S100_Simple». Is static True. Containment is Not Specified. ]</w:t>
            </w:r>
          </w:p>
          <w:p w14:paraId="428B2F83" w14:textId="77777777" w:rsidR="00562F87" w:rsidRDefault="00562F87">
            <w:pPr>
              <w:pStyle w:val="TableTextNormal"/>
              <w:tabs>
                <w:tab w:val="left" w:pos="720"/>
              </w:tabs>
            </w:pPr>
          </w:p>
        </w:tc>
      </w:tr>
      <w:tr w:rsidR="00562F87" w14:paraId="38A0062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51AAAC" w14:textId="77777777" w:rsidR="00562F87" w:rsidRDefault="00562F87">
            <w:pPr>
              <w:pStyle w:val="TableTextNormal"/>
            </w:pPr>
          </w:p>
          <w:p w14:paraId="440D6C37" w14:textId="77777777" w:rsidR="00562F87" w:rsidRDefault="00A42A00">
            <w:pPr>
              <w:pStyle w:val="TableTextNormal"/>
            </w:pPr>
            <w:r>
              <w:rPr>
                <w:noProof/>
                <w:sz w:val="0"/>
                <w:szCs w:val="0"/>
              </w:rPr>
              <w:drawing>
                <wp:inline distT="0" distB="0" distL="0" distR="0" wp14:anchorId="1F2C0DF2" wp14:editId="781FD254">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51FD4AC1"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7D29A09B" w14:textId="77777777" w:rsidR="00562F87" w:rsidRDefault="00A42A00">
            <w:pPr>
              <w:pStyle w:val="TableTextNormal"/>
              <w:tabs>
                <w:tab w:val="left" w:pos="1440"/>
              </w:tabs>
              <w:jc w:val="right"/>
            </w:pPr>
            <w:r>
              <w:rPr>
                <w:rStyle w:val="TableFieldLabel"/>
              </w:rPr>
              <w:t>[ Stereotype is «S100_Enum». Is static True. Containment is Not Specified. ]</w:t>
            </w:r>
          </w:p>
          <w:p w14:paraId="410359FD" w14:textId="77777777" w:rsidR="00562F87" w:rsidRDefault="00562F87">
            <w:pPr>
              <w:pStyle w:val="TableTextNormal"/>
              <w:tabs>
                <w:tab w:val="left" w:pos="720"/>
              </w:tabs>
            </w:pPr>
          </w:p>
        </w:tc>
      </w:tr>
      <w:tr w:rsidR="00562F87" w14:paraId="6A839C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196F7E" w14:textId="77777777" w:rsidR="00562F87" w:rsidRDefault="00562F87">
            <w:pPr>
              <w:pStyle w:val="TableTextNormal"/>
            </w:pPr>
          </w:p>
          <w:p w14:paraId="60D726BD" w14:textId="77777777" w:rsidR="00562F87" w:rsidRDefault="00A42A00">
            <w:pPr>
              <w:pStyle w:val="TableTextNormal"/>
            </w:pPr>
            <w:r>
              <w:rPr>
                <w:noProof/>
                <w:sz w:val="0"/>
                <w:szCs w:val="0"/>
              </w:rPr>
              <w:drawing>
                <wp:inline distT="0" distB="0" distL="0" distR="0" wp14:anchorId="77D4E36A" wp14:editId="3D253FEF">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38F60524"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12FFFCF" w14:textId="77777777" w:rsidR="00562F87" w:rsidRDefault="00A42A00">
            <w:pPr>
              <w:pStyle w:val="TableTextNormal"/>
              <w:tabs>
                <w:tab w:val="left" w:pos="1440"/>
              </w:tabs>
              <w:jc w:val="right"/>
            </w:pPr>
            <w:r>
              <w:rPr>
                <w:rStyle w:val="TableFieldLabel"/>
              </w:rPr>
              <w:t>[ Stereotype is «S100_Spatial». Is static True. Containment is Not Specified. ]</w:t>
            </w:r>
          </w:p>
          <w:p w14:paraId="397577D9" w14:textId="77777777" w:rsidR="00562F87" w:rsidRDefault="00562F87">
            <w:pPr>
              <w:pStyle w:val="TableTextNormal"/>
              <w:tabs>
                <w:tab w:val="left" w:pos="720"/>
              </w:tabs>
            </w:pPr>
          </w:p>
        </w:tc>
      </w:tr>
    </w:tbl>
    <w:p w14:paraId="5626C798"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016314AF"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8C3FA39" w14:textId="77777777" w:rsidR="00562F87" w:rsidRDefault="00A42A00">
            <w:pPr>
              <w:pStyle w:val="TableHeadingLight"/>
            </w:pPr>
            <w:r>
              <w:t>ASSOCIATIONS</w:t>
            </w:r>
          </w:p>
        </w:tc>
      </w:tr>
      <w:tr w:rsidR="00562F87" w14:paraId="355C411B"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11D24FC" w14:textId="77777777" w:rsidR="00562F87" w:rsidRDefault="00562F87">
            <w:pPr>
              <w:pStyle w:val="TableTextNormal"/>
            </w:pPr>
          </w:p>
          <w:p w14:paraId="6620C637" w14:textId="77777777" w:rsidR="00562F87" w:rsidRDefault="00A42A00">
            <w:pPr>
              <w:pStyle w:val="TableTextNormal"/>
            </w:pPr>
            <w:r>
              <w:rPr>
                <w:noProof/>
                <w:sz w:val="0"/>
                <w:szCs w:val="0"/>
              </w:rPr>
              <w:drawing>
                <wp:inline distT="0" distB="0" distL="0" distR="0" wp14:anchorId="5912995A" wp14:editId="3991F041">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ServiceProvisionArea</w:t>
            </w:r>
            <w:proofErr w:type="spellEnd"/>
          </w:p>
          <w:p w14:paraId="12611C27" w14:textId="77777777" w:rsidR="00562F87" w:rsidRDefault="00562F87">
            <w:pPr>
              <w:pStyle w:val="TableTextNormal"/>
            </w:pPr>
          </w:p>
          <w:p w14:paraId="3281B46C" w14:textId="77777777" w:rsidR="00562F87" w:rsidRDefault="00A42A00">
            <w:pPr>
              <w:pStyle w:val="TableTextNormal"/>
            </w:pPr>
            <w:r>
              <w:t>Association linking the location from which a service is provided and the area(s) served.</w:t>
            </w:r>
          </w:p>
          <w:p w14:paraId="34F36C2D" w14:textId="77777777" w:rsidR="00562F87" w:rsidRDefault="00A42A00">
            <w:pPr>
              <w:pStyle w:val="TableTextNormal"/>
            </w:pPr>
            <w:r>
              <w:t xml:space="preserve">Remarks: This is a feature association linking a provider described by a geographic feature with the area served (another geographic feature). Contrast to </w:t>
            </w:r>
            <w:proofErr w:type="spellStart"/>
            <w:r>
              <w:t>srvControl</w:t>
            </w:r>
            <w:proofErr w:type="spellEnd"/>
            <w:r>
              <w:t>, which is an information association linking the area served to an information object describing the provider.</w:t>
            </w:r>
          </w:p>
          <w:p w14:paraId="7989C51F" w14:textId="77777777" w:rsidR="00562F87" w:rsidRDefault="00562F87">
            <w:pPr>
              <w:pStyle w:val="TableTextNormal"/>
            </w:pPr>
          </w:p>
        </w:tc>
      </w:tr>
      <w:tr w:rsidR="00562F87" w14:paraId="085F785A"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F3A729D" w14:textId="77777777" w:rsidR="00562F87" w:rsidRDefault="00A42A00">
            <w:pPr>
              <w:pStyle w:val="TableTextNormal"/>
            </w:pPr>
            <w:r>
              <w:t xml:space="preserve">Source: Public </w:t>
            </w:r>
            <w:proofErr w:type="spellStart"/>
            <w:r>
              <w:t>serviceProvider</w:t>
            </w:r>
            <w:proofErr w:type="spellEnd"/>
            <w:r>
              <w:t xml:space="preserve"> (Class) </w:t>
            </w:r>
            <w:proofErr w:type="spellStart"/>
            <w:r>
              <w:t>PilotService</w:t>
            </w:r>
            <w:proofErr w:type="spellEnd"/>
            <w:r>
              <w:t xml:space="preserve"> «</w:t>
            </w:r>
            <w:proofErr w:type="spellStart"/>
            <w:r>
              <w:t>FeatureType</w:t>
            </w:r>
            <w:proofErr w:type="spellEnd"/>
            <w:r>
              <w:t>»</w:t>
            </w:r>
          </w:p>
          <w:p w14:paraId="704BC7A6" w14:textId="77777777" w:rsidR="00562F87" w:rsidRDefault="00A42A00">
            <w:pPr>
              <w:pStyle w:val="TableTextNormal"/>
              <w:tabs>
                <w:tab w:val="left" w:pos="1800"/>
              </w:tabs>
              <w:ind w:left="540"/>
            </w:pPr>
            <w:r>
              <w:rPr>
                <w:rStyle w:val="TableFieldLabel"/>
              </w:rPr>
              <w:t xml:space="preserve">Cardinality:  </w:t>
            </w:r>
            <w:r>
              <w:t>[0..*]</w:t>
            </w:r>
          </w:p>
          <w:p w14:paraId="26372A9C" w14:textId="77777777" w:rsidR="00562F87" w:rsidRDefault="00562F87">
            <w:pPr>
              <w:pStyle w:val="TableTextNormal"/>
              <w:tabs>
                <w:tab w:val="left" w:pos="1800"/>
              </w:tabs>
            </w:pPr>
          </w:p>
          <w:p w14:paraId="2D6A6D87" w14:textId="77777777" w:rsidR="00562F87" w:rsidRDefault="00A42A00">
            <w:pPr>
              <w:pStyle w:val="TableTextNormal"/>
              <w:tabs>
                <w:tab w:val="left" w:pos="1800"/>
              </w:tabs>
            </w:pPr>
            <w:r>
              <w:t>Pointer to a feature from where a provider supplies a service.</w:t>
            </w:r>
          </w:p>
          <w:p w14:paraId="66F89920"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6A174C98" w14:textId="77777777" w:rsidR="00562F87" w:rsidRDefault="00A42A00">
            <w:pPr>
              <w:pStyle w:val="TableTextNormal"/>
            </w:pPr>
            <w:r>
              <w:t xml:space="preserve">Target: Public </w:t>
            </w:r>
            <w:proofErr w:type="spellStart"/>
            <w:r>
              <w:t>serviceArea</w:t>
            </w:r>
            <w:proofErr w:type="spellEnd"/>
            <w:r>
              <w:t xml:space="preserve"> (Class) </w:t>
            </w:r>
            <w:proofErr w:type="spellStart"/>
            <w:r>
              <w:t>PilotBoardingPlace</w:t>
            </w:r>
            <w:proofErr w:type="spellEnd"/>
            <w:r>
              <w:t xml:space="preserve"> «</w:t>
            </w:r>
            <w:proofErr w:type="spellStart"/>
            <w:r>
              <w:t>FeatureType</w:t>
            </w:r>
            <w:proofErr w:type="spellEnd"/>
            <w:r>
              <w:t>»</w:t>
            </w:r>
          </w:p>
          <w:p w14:paraId="1AE2599C" w14:textId="77777777" w:rsidR="00562F87" w:rsidRDefault="00A42A00">
            <w:pPr>
              <w:pStyle w:val="TableTextNormal"/>
              <w:tabs>
                <w:tab w:val="left" w:pos="1440"/>
              </w:tabs>
              <w:ind w:left="540"/>
            </w:pPr>
            <w:r>
              <w:rPr>
                <w:rStyle w:val="TableFieldLabel"/>
              </w:rPr>
              <w:t xml:space="preserve">Cardinality:  </w:t>
            </w:r>
            <w:r>
              <w:t>[0..*]</w:t>
            </w:r>
          </w:p>
          <w:p w14:paraId="789468D8" w14:textId="77777777" w:rsidR="00562F87" w:rsidRDefault="00562F87">
            <w:pPr>
              <w:pStyle w:val="TableTextNormal"/>
              <w:tabs>
                <w:tab w:val="left" w:pos="1440"/>
              </w:tabs>
            </w:pPr>
          </w:p>
          <w:p w14:paraId="708728FE" w14:textId="77777777" w:rsidR="00562F87" w:rsidRDefault="00A42A00">
            <w:pPr>
              <w:pStyle w:val="TableTextNormal"/>
              <w:tabs>
                <w:tab w:val="left" w:pos="1440"/>
              </w:tabs>
            </w:pPr>
            <w:r>
              <w:t>The area served by a service provider.</w:t>
            </w:r>
          </w:p>
          <w:p w14:paraId="0C3C824D" w14:textId="77777777" w:rsidR="00562F87" w:rsidRDefault="00562F87">
            <w:pPr>
              <w:pStyle w:val="TableTextNormal"/>
            </w:pPr>
          </w:p>
        </w:tc>
      </w:tr>
    </w:tbl>
    <w:p w14:paraId="5198C6E6" w14:textId="77777777" w:rsidR="00562F87" w:rsidRDefault="00562F87">
      <w:pPr>
        <w:pStyle w:val="Notes"/>
      </w:pPr>
    </w:p>
    <w:p w14:paraId="6D1333DA" w14:textId="77777777" w:rsidR="00562F87" w:rsidRDefault="00A42A00">
      <w:pPr>
        <w:pStyle w:val="Notes"/>
      </w:pPr>
      <w:r>
        <w:t xml:space="preserve">  </w:t>
      </w:r>
      <w:bookmarkEnd w:id="85"/>
    </w:p>
    <w:p w14:paraId="14B92B48" w14:textId="77777777" w:rsidR="00562F87" w:rsidRDefault="00562F87">
      <w:pPr>
        <w:pStyle w:val="Notes"/>
      </w:pPr>
    </w:p>
    <w:p w14:paraId="1EBE3104" w14:textId="77777777" w:rsidR="00562F87" w:rsidRDefault="00A42A00">
      <w:pPr>
        <w:pStyle w:val="Heading3"/>
      </w:pPr>
      <w:bookmarkStart w:id="87" w:name="BKM_B00DAA2C_0B69_4C7A_BD34_E6125AB8FAB6"/>
      <w:bookmarkStart w:id="88" w:name="_Toc25000106"/>
      <w:proofErr w:type="spellStart"/>
      <w:r>
        <w:t>PilotService</w:t>
      </w:r>
      <w:bookmarkEnd w:id="88"/>
      <w:proofErr w:type="spellEnd"/>
    </w:p>
    <w:p w14:paraId="016B215A"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5EB2455" w14:textId="77777777" w:rsidR="00562F87" w:rsidRDefault="00562F87">
      <w:pPr>
        <w:pStyle w:val="Notes"/>
        <w:tabs>
          <w:tab w:val="left" w:pos="720"/>
        </w:tabs>
      </w:pPr>
    </w:p>
    <w:p w14:paraId="28DD91EB" w14:textId="77777777" w:rsidR="00562F87" w:rsidRDefault="00A42A00">
      <w:pPr>
        <w:pStyle w:val="Notes"/>
      </w:pPr>
      <w:r>
        <w:t>The service provided by a person who directs the movements of a vessel through pilot waters, usually a person who has demonstrated extensive knowledge of channels, aids to navigation, dangers to navigation, etc., in a particular area and is licensed for that area.</w:t>
      </w:r>
    </w:p>
    <w:p w14:paraId="5733BCD1" w14:textId="77777777" w:rsidR="00562F87" w:rsidRDefault="00A42A00">
      <w:pPr>
        <w:pStyle w:val="Notes"/>
      </w:pPr>
      <w:r>
        <w:t xml:space="preserve">Remarks: The name of this object may be the same as the Pilot District of the associated PILBOPs. </w:t>
      </w:r>
    </w:p>
    <w:p w14:paraId="76DF93AC" w14:textId="77777777" w:rsidR="00562F87" w:rsidRDefault="00562F87">
      <w:pPr>
        <w:pStyle w:val="Notes"/>
      </w:pPr>
    </w:p>
    <w:p w14:paraId="7A312BA9" w14:textId="77777777" w:rsidR="00562F87" w:rsidRDefault="00A42A00">
      <w:pPr>
        <w:pStyle w:val="Properties"/>
      </w:pPr>
      <w:proofErr w:type="spellStart"/>
      <w:r>
        <w:t>PilotService</w:t>
      </w:r>
      <w:proofErr w:type="spellEnd"/>
      <w:r>
        <w:t xml:space="preserve"> </w:t>
      </w:r>
    </w:p>
    <w:p w14:paraId="4B64EE1A" w14:textId="77777777" w:rsidR="00562F87" w:rsidRDefault="00A42A00">
      <w:pPr>
        <w:pStyle w:val="Properties"/>
      </w:pPr>
      <w:r>
        <w:t>Version 1.0  Phase 1.0  Proposed</w:t>
      </w:r>
    </w:p>
    <w:p w14:paraId="7A0F3116" w14:textId="77777777" w:rsidR="00562F87" w:rsidRDefault="00A42A00">
      <w:pPr>
        <w:pStyle w:val="Properties"/>
      </w:pPr>
      <w:proofErr w:type="spellStart"/>
      <w:r>
        <w:t>raphaelm</w:t>
      </w:r>
      <w:proofErr w:type="spellEnd"/>
      <w:r>
        <w:t xml:space="preserve"> created on 01-Jan-2018.  Last modified 20-Aug-2018</w:t>
      </w:r>
    </w:p>
    <w:p w14:paraId="33DB0A6F" w14:textId="77777777" w:rsidR="00562F87" w:rsidRDefault="00A42A00">
      <w:pPr>
        <w:pStyle w:val="Properties"/>
      </w:pPr>
      <w:r>
        <w:t xml:space="preserve">Extends </w:t>
      </w:r>
      <w:proofErr w:type="spellStart"/>
      <w:r>
        <w:t>ReportableServiceArea</w:t>
      </w:r>
      <w:proofErr w:type="spellEnd"/>
    </w:p>
    <w:p w14:paraId="752C1E76"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42CE58F"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899826A" w14:textId="77777777" w:rsidR="00562F87" w:rsidRDefault="00A42A00">
            <w:pPr>
              <w:pStyle w:val="TableHeadingLight"/>
            </w:pPr>
            <w:r>
              <w:t>OUTGOING STRUCTURAL RELATIONSHIPS</w:t>
            </w:r>
          </w:p>
        </w:tc>
      </w:tr>
      <w:tr w:rsidR="00562F87" w14:paraId="14C7E0A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6FA2F8" w14:textId="77777777" w:rsidR="00562F87" w:rsidRDefault="00562F87">
            <w:pPr>
              <w:pStyle w:val="TableTextNormal"/>
            </w:pPr>
          </w:p>
          <w:p w14:paraId="4ACC0665" w14:textId="77777777" w:rsidR="00562F87" w:rsidRDefault="00A42A00">
            <w:pPr>
              <w:pStyle w:val="TableTextNormal"/>
            </w:pPr>
            <w:r>
              <w:rPr>
                <w:noProof/>
                <w:sz w:val="0"/>
                <w:szCs w:val="0"/>
              </w:rPr>
              <w:drawing>
                <wp:inline distT="0" distB="0" distL="0" distR="0" wp14:anchorId="2EBAD04C" wp14:editId="4FD5AF8D">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PilotService</w:t>
            </w:r>
            <w:proofErr w:type="spellEnd"/>
            <w:r>
              <w:t xml:space="preserve"> to «</w:t>
            </w:r>
            <w:proofErr w:type="spellStart"/>
            <w:r>
              <w:t>FeatureType</w:t>
            </w:r>
            <w:proofErr w:type="spellEnd"/>
            <w:r>
              <w:t xml:space="preserve">» </w:t>
            </w:r>
            <w:proofErr w:type="spellStart"/>
            <w:r>
              <w:t>ReportableServiceArea</w:t>
            </w:r>
            <w:proofErr w:type="spellEnd"/>
          </w:p>
          <w:p w14:paraId="101E25BD" w14:textId="77777777" w:rsidR="00562F87" w:rsidRDefault="00A42A00">
            <w:pPr>
              <w:pStyle w:val="TableTextNormal"/>
              <w:tabs>
                <w:tab w:val="left" w:pos="1440"/>
              </w:tabs>
              <w:jc w:val="right"/>
            </w:pPr>
            <w:r>
              <w:rPr>
                <w:rStyle w:val="TableFieldLabel"/>
              </w:rPr>
              <w:t>[ Direction is 'Source -&gt; Destination'. ]</w:t>
            </w:r>
          </w:p>
          <w:p w14:paraId="6F9A7D5A" w14:textId="77777777" w:rsidR="00562F87" w:rsidRDefault="00562F87">
            <w:pPr>
              <w:pStyle w:val="TableTextNormal"/>
            </w:pPr>
          </w:p>
        </w:tc>
      </w:tr>
    </w:tbl>
    <w:p w14:paraId="5302435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5AAE4C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8DEC7FD" w14:textId="77777777" w:rsidR="00562F87" w:rsidRDefault="00A42A00">
            <w:pPr>
              <w:pStyle w:val="TableHeadingLight"/>
            </w:pPr>
            <w:r>
              <w:t>ATTRIBUTES</w:t>
            </w:r>
          </w:p>
        </w:tc>
      </w:tr>
      <w:tr w:rsidR="00562F87" w14:paraId="552B72C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17F5D7" w14:textId="77777777" w:rsidR="00562F87" w:rsidRDefault="00562F87">
            <w:pPr>
              <w:pStyle w:val="TableTextNormal"/>
            </w:pPr>
          </w:p>
          <w:p w14:paraId="4A3F3EDA" w14:textId="77777777" w:rsidR="00562F87" w:rsidRDefault="00A42A00">
            <w:pPr>
              <w:pStyle w:val="TableTextNormal"/>
            </w:pPr>
            <w:r>
              <w:rPr>
                <w:noProof/>
                <w:sz w:val="0"/>
                <w:szCs w:val="0"/>
              </w:rPr>
              <w:drawing>
                <wp:inline distT="0" distB="0" distL="0" distR="0" wp14:anchorId="53BC9A0D" wp14:editId="056EB8CC">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categoryOfPilot</w:t>
            </w:r>
            <w:proofErr w:type="spellEnd"/>
            <w:r>
              <w:t xml:space="preserve"> : </w:t>
            </w:r>
            <w:proofErr w:type="spellStart"/>
            <w:r>
              <w:t>categoryOfPilot</w:t>
            </w:r>
            <w:proofErr w:type="spellEnd"/>
            <w:r>
              <w:t xml:space="preserve">  Public</w:t>
            </w:r>
          </w:p>
          <w:p w14:paraId="775B13D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7C165AAD" w14:textId="77777777" w:rsidR="00562F87" w:rsidRDefault="00A42A00">
            <w:pPr>
              <w:pStyle w:val="TableTextNormal"/>
              <w:tabs>
                <w:tab w:val="left" w:pos="1440"/>
              </w:tabs>
              <w:jc w:val="right"/>
            </w:pPr>
            <w:r>
              <w:rPr>
                <w:rStyle w:val="TableFieldLabel"/>
              </w:rPr>
              <w:t>[ Stereotype is «S100_Enum». Is static True. Containment is Not Specified. ]</w:t>
            </w:r>
          </w:p>
          <w:p w14:paraId="00A1AB0B" w14:textId="77777777" w:rsidR="00562F87" w:rsidRDefault="00562F87">
            <w:pPr>
              <w:pStyle w:val="TableTextNormal"/>
              <w:tabs>
                <w:tab w:val="left" w:pos="720"/>
              </w:tabs>
            </w:pPr>
          </w:p>
        </w:tc>
      </w:tr>
      <w:tr w:rsidR="00562F87" w14:paraId="446727E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DF1575" w14:textId="77777777" w:rsidR="00562F87" w:rsidRDefault="00562F87">
            <w:pPr>
              <w:pStyle w:val="TableTextNormal"/>
            </w:pPr>
          </w:p>
          <w:p w14:paraId="4F4714A7" w14:textId="77777777" w:rsidR="00562F87" w:rsidRDefault="00A42A00">
            <w:pPr>
              <w:pStyle w:val="TableTextNormal"/>
            </w:pPr>
            <w:r>
              <w:rPr>
                <w:noProof/>
                <w:sz w:val="0"/>
                <w:szCs w:val="0"/>
              </w:rPr>
              <w:drawing>
                <wp:inline distT="0" distB="0" distL="0" distR="0" wp14:anchorId="03B415F2" wp14:editId="2EBAA25B">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pilotQualification</w:t>
            </w:r>
            <w:proofErr w:type="spellEnd"/>
            <w:r>
              <w:t xml:space="preserve"> : </w:t>
            </w:r>
            <w:proofErr w:type="spellStart"/>
            <w:r>
              <w:t>pilotQualification</w:t>
            </w:r>
            <w:proofErr w:type="spellEnd"/>
            <w:r>
              <w:t xml:space="preserve">  Public</w:t>
            </w:r>
          </w:p>
          <w:p w14:paraId="74F01AE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A457174" w14:textId="77777777" w:rsidR="00562F87" w:rsidRDefault="00A42A00">
            <w:pPr>
              <w:pStyle w:val="TableTextNormal"/>
              <w:tabs>
                <w:tab w:val="left" w:pos="1440"/>
              </w:tabs>
              <w:jc w:val="right"/>
            </w:pPr>
            <w:r>
              <w:rPr>
                <w:rStyle w:val="TableFieldLabel"/>
              </w:rPr>
              <w:t>[ Stereotype is «S100_Enum». Is static True. Containment is Not Specified. ]</w:t>
            </w:r>
          </w:p>
          <w:p w14:paraId="151E3F18" w14:textId="77777777" w:rsidR="00562F87" w:rsidRDefault="00562F87">
            <w:pPr>
              <w:pStyle w:val="TableTextNormal"/>
              <w:tabs>
                <w:tab w:val="left" w:pos="720"/>
              </w:tabs>
            </w:pPr>
          </w:p>
        </w:tc>
      </w:tr>
      <w:tr w:rsidR="00562F87" w14:paraId="3DF0907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738F61" w14:textId="77777777" w:rsidR="00562F87" w:rsidRDefault="00562F87">
            <w:pPr>
              <w:pStyle w:val="TableTextNormal"/>
            </w:pPr>
          </w:p>
          <w:p w14:paraId="205065BD" w14:textId="77777777" w:rsidR="00562F87" w:rsidRDefault="00A42A00">
            <w:pPr>
              <w:pStyle w:val="TableTextNormal"/>
            </w:pPr>
            <w:r>
              <w:rPr>
                <w:noProof/>
                <w:sz w:val="0"/>
                <w:szCs w:val="0"/>
              </w:rPr>
              <w:drawing>
                <wp:inline distT="0" distB="0" distL="0" distR="0" wp14:anchorId="48F354CD" wp14:editId="3A090AD9">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pilotRequest</w:t>
            </w:r>
            <w:proofErr w:type="spellEnd"/>
            <w:r>
              <w:t xml:space="preserve"> : text  Public</w:t>
            </w:r>
          </w:p>
          <w:p w14:paraId="475BD3E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8DD59BA" w14:textId="77777777" w:rsidR="00562F87" w:rsidRDefault="00562F87">
            <w:pPr>
              <w:pStyle w:val="TableTextNormal"/>
              <w:tabs>
                <w:tab w:val="left" w:pos="540"/>
              </w:tabs>
            </w:pPr>
          </w:p>
          <w:p w14:paraId="4EC8045E" w14:textId="77777777" w:rsidR="00562F87" w:rsidRDefault="00A42A00">
            <w:pPr>
              <w:pStyle w:val="TableTextNormal"/>
            </w:pPr>
            <w:r>
              <w:t>Description of the pilot request procedure.</w:t>
            </w:r>
          </w:p>
          <w:p w14:paraId="6A5C7525" w14:textId="77777777" w:rsidR="00562F87" w:rsidRDefault="00A42A00">
            <w:pPr>
              <w:pStyle w:val="TableTextNormal"/>
              <w:tabs>
                <w:tab w:val="left" w:pos="1440"/>
              </w:tabs>
              <w:jc w:val="right"/>
            </w:pPr>
            <w:r>
              <w:rPr>
                <w:rStyle w:val="TableFieldLabel"/>
              </w:rPr>
              <w:t>[ Stereotype is «S100_Simple». Is static True. Containment is Not Specified. ]</w:t>
            </w:r>
          </w:p>
          <w:p w14:paraId="7806F4F7" w14:textId="77777777" w:rsidR="00562F87" w:rsidRDefault="00562F87">
            <w:pPr>
              <w:pStyle w:val="TableTextNormal"/>
              <w:tabs>
                <w:tab w:val="left" w:pos="720"/>
              </w:tabs>
            </w:pPr>
          </w:p>
        </w:tc>
      </w:tr>
      <w:tr w:rsidR="00562F87" w14:paraId="0373F63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E39620" w14:textId="77777777" w:rsidR="00562F87" w:rsidRDefault="00562F87">
            <w:pPr>
              <w:pStyle w:val="TableTextNormal"/>
            </w:pPr>
          </w:p>
          <w:p w14:paraId="4603227D" w14:textId="77777777" w:rsidR="00562F87" w:rsidRDefault="00A42A00">
            <w:pPr>
              <w:pStyle w:val="TableTextNormal"/>
            </w:pPr>
            <w:r>
              <w:rPr>
                <w:noProof/>
                <w:sz w:val="0"/>
                <w:szCs w:val="0"/>
              </w:rPr>
              <w:drawing>
                <wp:inline distT="0" distB="0" distL="0" distR="0" wp14:anchorId="07F20086" wp14:editId="6A0AD86A">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remotePilot</w:t>
            </w:r>
            <w:proofErr w:type="spellEnd"/>
            <w:r>
              <w:t xml:space="preserve"> : Boolean  Public</w:t>
            </w:r>
          </w:p>
          <w:p w14:paraId="014EFF96" w14:textId="77777777" w:rsidR="00562F87" w:rsidRDefault="00562F87">
            <w:pPr>
              <w:pStyle w:val="TableTextNormal"/>
              <w:tabs>
                <w:tab w:val="left" w:pos="540"/>
              </w:tabs>
            </w:pPr>
          </w:p>
          <w:p w14:paraId="4EAFDFBA" w14:textId="77777777" w:rsidR="00562F87" w:rsidRDefault="00A42A00">
            <w:pPr>
              <w:pStyle w:val="TableTextNormal"/>
            </w:pPr>
            <w:r>
              <w:t>Definition: Whether remote pilot services are available.</w:t>
            </w:r>
          </w:p>
          <w:p w14:paraId="4C26D24A" w14:textId="77777777" w:rsidR="00562F87" w:rsidRDefault="00A42A00">
            <w:pPr>
              <w:pStyle w:val="TableTextNormal"/>
            </w:pPr>
            <w:r>
              <w:t>True: remote pilot is available: Pilotage is available remotely from shore or other location remote from the vessel requiring pilotage.</w:t>
            </w:r>
          </w:p>
          <w:p w14:paraId="085E3F85" w14:textId="77777777" w:rsidR="00562F87" w:rsidRDefault="00A42A00">
            <w:pPr>
              <w:pStyle w:val="TableTextNormal"/>
            </w:pPr>
            <w:r>
              <w:t>False: remote pilot is not available: Remote pilotage is not available.</w:t>
            </w:r>
          </w:p>
          <w:p w14:paraId="22B7949B" w14:textId="77777777" w:rsidR="00562F87" w:rsidRDefault="00A42A00">
            <w:pPr>
              <w:pStyle w:val="TableTextNormal"/>
              <w:tabs>
                <w:tab w:val="left" w:pos="1440"/>
              </w:tabs>
              <w:jc w:val="right"/>
            </w:pPr>
            <w:r>
              <w:rPr>
                <w:rStyle w:val="TableFieldLabel"/>
              </w:rPr>
              <w:t>[ Stereotype is «S100_Simple». Is static True. Containment is Not Specified. ]</w:t>
            </w:r>
          </w:p>
          <w:p w14:paraId="77CCB621" w14:textId="77777777" w:rsidR="00562F87" w:rsidRDefault="00562F87">
            <w:pPr>
              <w:pStyle w:val="TableTextNormal"/>
              <w:tabs>
                <w:tab w:val="left" w:pos="720"/>
              </w:tabs>
            </w:pPr>
          </w:p>
        </w:tc>
      </w:tr>
      <w:tr w:rsidR="00562F87" w14:paraId="6FA4F7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B8865A" w14:textId="77777777" w:rsidR="00562F87" w:rsidRDefault="00562F87">
            <w:pPr>
              <w:pStyle w:val="TableTextNormal"/>
            </w:pPr>
          </w:p>
          <w:p w14:paraId="4C06E849" w14:textId="77777777" w:rsidR="00562F87" w:rsidRDefault="00A42A00">
            <w:pPr>
              <w:pStyle w:val="TableTextNormal"/>
            </w:pPr>
            <w:r>
              <w:rPr>
                <w:noProof/>
                <w:sz w:val="0"/>
                <w:szCs w:val="0"/>
              </w:rPr>
              <w:drawing>
                <wp:inline distT="0" distB="0" distL="0" distR="0" wp14:anchorId="3D1D3C24" wp14:editId="2598FE8E">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noticeTime</w:t>
            </w:r>
            <w:proofErr w:type="spellEnd"/>
            <w:r>
              <w:t xml:space="preserve"> : </w:t>
            </w:r>
            <w:proofErr w:type="spellStart"/>
            <w:r>
              <w:t>noticeTime</w:t>
            </w:r>
            <w:proofErr w:type="spellEnd"/>
            <w:r>
              <w:t xml:space="preserve">  Public</w:t>
            </w:r>
          </w:p>
          <w:p w14:paraId="400A1E3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F3550A9" w14:textId="77777777" w:rsidR="00562F87" w:rsidRDefault="00A42A00">
            <w:pPr>
              <w:pStyle w:val="TableTextNormal"/>
              <w:tabs>
                <w:tab w:val="left" w:pos="1440"/>
              </w:tabs>
              <w:jc w:val="right"/>
            </w:pPr>
            <w:r>
              <w:rPr>
                <w:rStyle w:val="TableFieldLabel"/>
              </w:rPr>
              <w:t>[ Stereotype is «S100_Complex». Is static True. Containment is Not Specified. ]</w:t>
            </w:r>
          </w:p>
          <w:p w14:paraId="1B643DD6" w14:textId="77777777" w:rsidR="00562F87" w:rsidRDefault="00562F87">
            <w:pPr>
              <w:pStyle w:val="TableTextNormal"/>
              <w:tabs>
                <w:tab w:val="left" w:pos="720"/>
              </w:tabs>
            </w:pPr>
          </w:p>
        </w:tc>
      </w:tr>
      <w:tr w:rsidR="00562F87" w14:paraId="212FD5F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B53C1C" w14:textId="77777777" w:rsidR="00562F87" w:rsidRDefault="00562F87">
            <w:pPr>
              <w:pStyle w:val="TableTextNormal"/>
            </w:pPr>
          </w:p>
          <w:p w14:paraId="11CFCF79" w14:textId="77777777" w:rsidR="00562F87" w:rsidRDefault="00A42A00">
            <w:pPr>
              <w:pStyle w:val="TableTextNormal"/>
            </w:pPr>
            <w:r>
              <w:rPr>
                <w:noProof/>
                <w:sz w:val="0"/>
                <w:szCs w:val="0"/>
              </w:rPr>
              <w:drawing>
                <wp:inline distT="0" distB="0" distL="0" distR="0" wp14:anchorId="796A6061" wp14:editId="01005E6E">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C570B81"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26136B1" w14:textId="77777777" w:rsidR="00562F87" w:rsidRDefault="00A42A00">
            <w:pPr>
              <w:pStyle w:val="TableTextNormal"/>
              <w:tabs>
                <w:tab w:val="left" w:pos="1440"/>
              </w:tabs>
              <w:jc w:val="right"/>
            </w:pPr>
            <w:r>
              <w:rPr>
                <w:rStyle w:val="TableFieldLabel"/>
              </w:rPr>
              <w:t>[ Stereotype is «S100_Spatial». Is static True. Containment is Not Specified. ]</w:t>
            </w:r>
          </w:p>
          <w:p w14:paraId="467C149E" w14:textId="77777777" w:rsidR="00562F87" w:rsidRDefault="00562F87">
            <w:pPr>
              <w:pStyle w:val="TableTextNormal"/>
              <w:tabs>
                <w:tab w:val="left" w:pos="720"/>
              </w:tabs>
            </w:pPr>
          </w:p>
        </w:tc>
      </w:tr>
    </w:tbl>
    <w:p w14:paraId="432FC257"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09CBA8CA"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A3F4F23" w14:textId="77777777" w:rsidR="00562F87" w:rsidRDefault="00A42A00">
            <w:pPr>
              <w:pStyle w:val="TableHeadingLight"/>
            </w:pPr>
            <w:r>
              <w:t>ASSOCIATIONS</w:t>
            </w:r>
          </w:p>
        </w:tc>
      </w:tr>
      <w:tr w:rsidR="00562F87" w14:paraId="040F45BD"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5171443" w14:textId="77777777" w:rsidR="00562F87" w:rsidRDefault="00562F87">
            <w:pPr>
              <w:pStyle w:val="TableTextNormal"/>
            </w:pPr>
          </w:p>
          <w:p w14:paraId="41714819" w14:textId="77777777" w:rsidR="00562F87" w:rsidRDefault="00A42A00">
            <w:pPr>
              <w:pStyle w:val="TableTextNormal"/>
            </w:pPr>
            <w:r>
              <w:rPr>
                <w:noProof/>
                <w:sz w:val="0"/>
                <w:szCs w:val="0"/>
              </w:rPr>
              <w:lastRenderedPageBreak/>
              <w:drawing>
                <wp:inline distT="0" distB="0" distL="0" distR="0" wp14:anchorId="063358BD" wp14:editId="7ADFF5AB">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ServiceProvisionArea</w:t>
            </w:r>
            <w:proofErr w:type="spellEnd"/>
          </w:p>
          <w:p w14:paraId="31E7C74B" w14:textId="77777777" w:rsidR="00562F87" w:rsidRDefault="00562F87">
            <w:pPr>
              <w:pStyle w:val="TableTextNormal"/>
            </w:pPr>
          </w:p>
          <w:p w14:paraId="23D5446A" w14:textId="77777777" w:rsidR="00562F87" w:rsidRDefault="00A42A00">
            <w:pPr>
              <w:pStyle w:val="TableTextNormal"/>
            </w:pPr>
            <w:r>
              <w:t>Association linking the location from which a service is provided and the area(s) served.</w:t>
            </w:r>
          </w:p>
          <w:p w14:paraId="47AE6AE0" w14:textId="77777777" w:rsidR="00562F87" w:rsidRDefault="00A42A00">
            <w:pPr>
              <w:pStyle w:val="TableTextNormal"/>
            </w:pPr>
            <w:r>
              <w:t xml:space="preserve">Remarks: This is a feature association linking a provider described by a geographic feature with the area served (another geographic feature). Contrast to </w:t>
            </w:r>
            <w:proofErr w:type="spellStart"/>
            <w:r>
              <w:t>srvControl</w:t>
            </w:r>
            <w:proofErr w:type="spellEnd"/>
            <w:r>
              <w:t>, which is an information association linking the area served to an information object describing the provider.</w:t>
            </w:r>
          </w:p>
          <w:p w14:paraId="09470173" w14:textId="77777777" w:rsidR="00562F87" w:rsidRDefault="00562F87">
            <w:pPr>
              <w:pStyle w:val="TableTextNormal"/>
            </w:pPr>
          </w:p>
        </w:tc>
      </w:tr>
      <w:tr w:rsidR="00562F87" w14:paraId="6C6DE0E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58F31689" w14:textId="77777777" w:rsidR="00562F87" w:rsidRDefault="00A42A00">
            <w:pPr>
              <w:pStyle w:val="TableTextNormal"/>
            </w:pPr>
            <w:r>
              <w:lastRenderedPageBreak/>
              <w:t xml:space="preserve">Source: Public </w:t>
            </w:r>
            <w:proofErr w:type="spellStart"/>
            <w:r>
              <w:t>serviceProvider</w:t>
            </w:r>
            <w:proofErr w:type="spellEnd"/>
            <w:r>
              <w:t xml:space="preserve"> (Class) </w:t>
            </w:r>
            <w:proofErr w:type="spellStart"/>
            <w:r>
              <w:t>PilotService</w:t>
            </w:r>
            <w:proofErr w:type="spellEnd"/>
            <w:r>
              <w:t xml:space="preserve"> «</w:t>
            </w:r>
            <w:proofErr w:type="spellStart"/>
            <w:r>
              <w:t>FeatureType</w:t>
            </w:r>
            <w:proofErr w:type="spellEnd"/>
            <w:r>
              <w:t>»</w:t>
            </w:r>
          </w:p>
          <w:p w14:paraId="00B46C6D" w14:textId="77777777" w:rsidR="00562F87" w:rsidRDefault="00A42A00">
            <w:pPr>
              <w:pStyle w:val="TableTextNormal"/>
              <w:tabs>
                <w:tab w:val="left" w:pos="1800"/>
              </w:tabs>
              <w:ind w:left="540"/>
            </w:pPr>
            <w:r>
              <w:rPr>
                <w:rStyle w:val="TableFieldLabel"/>
              </w:rPr>
              <w:t xml:space="preserve">Cardinality:  </w:t>
            </w:r>
            <w:r>
              <w:t>[0..*]</w:t>
            </w:r>
          </w:p>
          <w:p w14:paraId="24B03F3B" w14:textId="77777777" w:rsidR="00562F87" w:rsidRDefault="00562F87">
            <w:pPr>
              <w:pStyle w:val="TableTextNormal"/>
              <w:tabs>
                <w:tab w:val="left" w:pos="1800"/>
              </w:tabs>
            </w:pPr>
          </w:p>
          <w:p w14:paraId="187685AA" w14:textId="77777777" w:rsidR="00562F87" w:rsidRDefault="00A42A00">
            <w:pPr>
              <w:pStyle w:val="TableTextNormal"/>
              <w:tabs>
                <w:tab w:val="left" w:pos="1800"/>
              </w:tabs>
            </w:pPr>
            <w:r>
              <w:t>Pointer to a feature from where a provider supplies a service.</w:t>
            </w:r>
          </w:p>
          <w:p w14:paraId="15F297D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6B7394F" w14:textId="77777777" w:rsidR="00562F87" w:rsidRDefault="00A42A00">
            <w:pPr>
              <w:pStyle w:val="TableTextNormal"/>
            </w:pPr>
            <w:r>
              <w:t xml:space="preserve">Target: Public </w:t>
            </w:r>
            <w:proofErr w:type="spellStart"/>
            <w:r>
              <w:t>serviceArea</w:t>
            </w:r>
            <w:proofErr w:type="spellEnd"/>
            <w:r>
              <w:t xml:space="preserve"> (Class) </w:t>
            </w:r>
            <w:proofErr w:type="spellStart"/>
            <w:r>
              <w:t>PilotageDistrict</w:t>
            </w:r>
            <w:proofErr w:type="spellEnd"/>
            <w:r>
              <w:t xml:space="preserve"> «</w:t>
            </w:r>
            <w:proofErr w:type="spellStart"/>
            <w:r>
              <w:t>FeatureType</w:t>
            </w:r>
            <w:proofErr w:type="spellEnd"/>
            <w:r>
              <w:t>»</w:t>
            </w:r>
          </w:p>
          <w:p w14:paraId="0E1E37A6" w14:textId="77777777" w:rsidR="00562F87" w:rsidRDefault="00A42A00">
            <w:pPr>
              <w:pStyle w:val="TableTextNormal"/>
              <w:tabs>
                <w:tab w:val="left" w:pos="1440"/>
              </w:tabs>
              <w:ind w:left="540"/>
            </w:pPr>
            <w:r>
              <w:rPr>
                <w:rStyle w:val="TableFieldLabel"/>
              </w:rPr>
              <w:t xml:space="preserve">Cardinality:  </w:t>
            </w:r>
            <w:r>
              <w:t>[0..1]</w:t>
            </w:r>
          </w:p>
          <w:p w14:paraId="38499004" w14:textId="77777777" w:rsidR="00562F87" w:rsidRDefault="00562F87">
            <w:pPr>
              <w:pStyle w:val="TableTextNormal"/>
              <w:tabs>
                <w:tab w:val="left" w:pos="1440"/>
              </w:tabs>
            </w:pPr>
          </w:p>
          <w:p w14:paraId="7926CE31" w14:textId="77777777" w:rsidR="00562F87" w:rsidRDefault="00A42A00">
            <w:pPr>
              <w:pStyle w:val="TableTextNormal"/>
              <w:tabs>
                <w:tab w:val="left" w:pos="1440"/>
              </w:tabs>
            </w:pPr>
            <w:r>
              <w:t>The area served by a service provider.</w:t>
            </w:r>
          </w:p>
          <w:p w14:paraId="60C12323" w14:textId="77777777" w:rsidR="00562F87" w:rsidRDefault="00562F87">
            <w:pPr>
              <w:pStyle w:val="TableTextNormal"/>
            </w:pPr>
          </w:p>
        </w:tc>
      </w:tr>
      <w:tr w:rsidR="00562F87" w14:paraId="2C46ABEB"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4E5B2E41" w14:textId="77777777" w:rsidR="00562F87" w:rsidRDefault="00562F87">
            <w:pPr>
              <w:pStyle w:val="TableTextNormal"/>
            </w:pPr>
          </w:p>
          <w:p w14:paraId="1B0A5027" w14:textId="77777777" w:rsidR="00562F87" w:rsidRDefault="00A42A00">
            <w:pPr>
              <w:pStyle w:val="TableTextNormal"/>
            </w:pPr>
            <w:r>
              <w:rPr>
                <w:noProof/>
                <w:sz w:val="0"/>
                <w:szCs w:val="0"/>
              </w:rPr>
              <w:drawing>
                <wp:inline distT="0" distB="0" distL="0" distR="0" wp14:anchorId="7CE0907E" wp14:editId="4E143DF7">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ServiceProvisionArea</w:t>
            </w:r>
            <w:proofErr w:type="spellEnd"/>
          </w:p>
          <w:p w14:paraId="75B1A827" w14:textId="77777777" w:rsidR="00562F87" w:rsidRDefault="00562F87">
            <w:pPr>
              <w:pStyle w:val="TableTextNormal"/>
            </w:pPr>
          </w:p>
          <w:p w14:paraId="3B8CE504" w14:textId="77777777" w:rsidR="00562F87" w:rsidRDefault="00A42A00">
            <w:pPr>
              <w:pStyle w:val="TableTextNormal"/>
            </w:pPr>
            <w:r>
              <w:t>Association linking the location from which a service is provided and the area(s) served.</w:t>
            </w:r>
          </w:p>
          <w:p w14:paraId="273AA63E" w14:textId="77777777" w:rsidR="00562F87" w:rsidRDefault="00A42A00">
            <w:pPr>
              <w:pStyle w:val="TableTextNormal"/>
            </w:pPr>
            <w:r>
              <w:t xml:space="preserve">Remarks: This is a feature association linking a provider described by a geographic feature with the area served (another geographic feature). Contrast to </w:t>
            </w:r>
            <w:proofErr w:type="spellStart"/>
            <w:r>
              <w:t>srvControl</w:t>
            </w:r>
            <w:proofErr w:type="spellEnd"/>
            <w:r>
              <w:t>, which is an information association linking the area served to an information object describing the provider.</w:t>
            </w:r>
          </w:p>
          <w:p w14:paraId="10085F8F" w14:textId="77777777" w:rsidR="00562F87" w:rsidRDefault="00562F87">
            <w:pPr>
              <w:pStyle w:val="TableTextNormal"/>
            </w:pPr>
          </w:p>
        </w:tc>
      </w:tr>
      <w:tr w:rsidR="00562F87" w14:paraId="48957933"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E3E2E57" w14:textId="77777777" w:rsidR="00562F87" w:rsidRDefault="00A42A00">
            <w:pPr>
              <w:pStyle w:val="TableTextNormal"/>
            </w:pPr>
            <w:r>
              <w:t xml:space="preserve">Source: Public </w:t>
            </w:r>
            <w:proofErr w:type="spellStart"/>
            <w:r>
              <w:t>serviceProvider</w:t>
            </w:r>
            <w:proofErr w:type="spellEnd"/>
            <w:r>
              <w:t xml:space="preserve"> (Class) </w:t>
            </w:r>
            <w:proofErr w:type="spellStart"/>
            <w:r>
              <w:t>PilotService</w:t>
            </w:r>
            <w:proofErr w:type="spellEnd"/>
            <w:r>
              <w:t xml:space="preserve"> «</w:t>
            </w:r>
            <w:proofErr w:type="spellStart"/>
            <w:r>
              <w:t>FeatureType</w:t>
            </w:r>
            <w:proofErr w:type="spellEnd"/>
            <w:r>
              <w:t>»</w:t>
            </w:r>
          </w:p>
          <w:p w14:paraId="22847C86" w14:textId="77777777" w:rsidR="00562F87" w:rsidRDefault="00A42A00">
            <w:pPr>
              <w:pStyle w:val="TableTextNormal"/>
              <w:tabs>
                <w:tab w:val="left" w:pos="1800"/>
              </w:tabs>
              <w:ind w:left="540"/>
            </w:pPr>
            <w:r>
              <w:rPr>
                <w:rStyle w:val="TableFieldLabel"/>
              </w:rPr>
              <w:t xml:space="preserve">Cardinality:  </w:t>
            </w:r>
            <w:r>
              <w:t>[0..*]</w:t>
            </w:r>
          </w:p>
          <w:p w14:paraId="4FA9EE01" w14:textId="77777777" w:rsidR="00562F87" w:rsidRDefault="00562F87">
            <w:pPr>
              <w:pStyle w:val="TableTextNormal"/>
              <w:tabs>
                <w:tab w:val="left" w:pos="1800"/>
              </w:tabs>
            </w:pPr>
          </w:p>
          <w:p w14:paraId="451C8796" w14:textId="77777777" w:rsidR="00562F87" w:rsidRDefault="00A42A00">
            <w:pPr>
              <w:pStyle w:val="TableTextNormal"/>
              <w:tabs>
                <w:tab w:val="left" w:pos="1800"/>
              </w:tabs>
            </w:pPr>
            <w:r>
              <w:t>Pointer to a feature from where a provider supplies a service.</w:t>
            </w:r>
          </w:p>
          <w:p w14:paraId="728A5C8E"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10DB656" w14:textId="77777777" w:rsidR="00562F87" w:rsidRDefault="00A42A00">
            <w:pPr>
              <w:pStyle w:val="TableTextNormal"/>
            </w:pPr>
            <w:r>
              <w:t xml:space="preserve">Target: Public </w:t>
            </w:r>
            <w:proofErr w:type="spellStart"/>
            <w:r>
              <w:t>serviceArea</w:t>
            </w:r>
            <w:proofErr w:type="spellEnd"/>
            <w:r>
              <w:t xml:space="preserve"> (Class) </w:t>
            </w:r>
            <w:proofErr w:type="spellStart"/>
            <w:r>
              <w:t>PilotBoardingPlace</w:t>
            </w:r>
            <w:proofErr w:type="spellEnd"/>
            <w:r>
              <w:t xml:space="preserve"> «</w:t>
            </w:r>
            <w:proofErr w:type="spellStart"/>
            <w:r>
              <w:t>FeatureType</w:t>
            </w:r>
            <w:proofErr w:type="spellEnd"/>
            <w:r>
              <w:t>»</w:t>
            </w:r>
          </w:p>
          <w:p w14:paraId="4618D9BC" w14:textId="77777777" w:rsidR="00562F87" w:rsidRDefault="00A42A00">
            <w:pPr>
              <w:pStyle w:val="TableTextNormal"/>
              <w:tabs>
                <w:tab w:val="left" w:pos="1440"/>
              </w:tabs>
              <w:ind w:left="540"/>
            </w:pPr>
            <w:r>
              <w:rPr>
                <w:rStyle w:val="TableFieldLabel"/>
              </w:rPr>
              <w:t xml:space="preserve">Cardinality:  </w:t>
            </w:r>
            <w:r>
              <w:t>[0..*]</w:t>
            </w:r>
          </w:p>
          <w:p w14:paraId="4265C8A1" w14:textId="77777777" w:rsidR="00562F87" w:rsidRDefault="00562F87">
            <w:pPr>
              <w:pStyle w:val="TableTextNormal"/>
              <w:tabs>
                <w:tab w:val="left" w:pos="1440"/>
              </w:tabs>
            </w:pPr>
          </w:p>
          <w:p w14:paraId="55CE9F54" w14:textId="77777777" w:rsidR="00562F87" w:rsidRDefault="00A42A00">
            <w:pPr>
              <w:pStyle w:val="TableTextNormal"/>
              <w:tabs>
                <w:tab w:val="left" w:pos="1440"/>
              </w:tabs>
            </w:pPr>
            <w:r>
              <w:t>The area served by a service provider.</w:t>
            </w:r>
          </w:p>
          <w:p w14:paraId="72C3475C" w14:textId="77777777" w:rsidR="00562F87" w:rsidRDefault="00562F87">
            <w:pPr>
              <w:pStyle w:val="TableTextNormal"/>
            </w:pPr>
          </w:p>
        </w:tc>
      </w:tr>
      <w:tr w:rsidR="00562F87" w14:paraId="11C124B4"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29577F35" w14:textId="77777777" w:rsidR="00562F87" w:rsidRDefault="00562F87">
            <w:pPr>
              <w:pStyle w:val="TableTextNormal"/>
            </w:pPr>
          </w:p>
          <w:p w14:paraId="1CB7DA64" w14:textId="77777777" w:rsidR="00562F87" w:rsidRDefault="00A42A00">
            <w:pPr>
              <w:pStyle w:val="TableTextNormal"/>
            </w:pPr>
            <w:r>
              <w:rPr>
                <w:noProof/>
                <w:sz w:val="0"/>
                <w:szCs w:val="0"/>
              </w:rPr>
              <w:drawing>
                <wp:inline distT="0" distB="0" distL="0" distR="0" wp14:anchorId="799A00DF" wp14:editId="24206A8B">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LocationHours</w:t>
            </w:r>
            <w:proofErr w:type="spellEnd"/>
          </w:p>
          <w:p w14:paraId="5441E267" w14:textId="77777777" w:rsidR="00562F87" w:rsidRDefault="00562F87">
            <w:pPr>
              <w:pStyle w:val="TableTextNormal"/>
            </w:pPr>
          </w:p>
          <w:p w14:paraId="7E976C78" w14:textId="77777777" w:rsidR="00562F87" w:rsidRDefault="00A42A00">
            <w:pPr>
              <w:pStyle w:val="TableTextNormal"/>
            </w:pPr>
            <w:r>
              <w:t>Working hours for a service or facility described by a geographic location</w:t>
            </w:r>
          </w:p>
          <w:p w14:paraId="12293CBF" w14:textId="77777777" w:rsidR="00562F87" w:rsidRDefault="00A42A00">
            <w:pPr>
              <w:pStyle w:val="TableTextNormal"/>
            </w:pPr>
            <w:r>
              <w:t xml:space="preserve">Remarks: This association links a geo feature to a Service Hours object. Distinction: </w:t>
            </w:r>
            <w:proofErr w:type="spellStart"/>
            <w:r>
              <w:t>authyHours</w:t>
            </w:r>
            <w:proofErr w:type="spellEnd"/>
            <w:r>
              <w:t>, which links an information type (Authority) to a Service Hours object.</w:t>
            </w:r>
          </w:p>
          <w:p w14:paraId="530C1652" w14:textId="77777777" w:rsidR="00562F87" w:rsidRDefault="00562F87">
            <w:pPr>
              <w:pStyle w:val="TableTextNormal"/>
            </w:pPr>
          </w:p>
        </w:tc>
      </w:tr>
      <w:tr w:rsidR="00562F87" w14:paraId="0A3EF2E8"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39A9C9DC" w14:textId="77777777" w:rsidR="00562F87" w:rsidRDefault="00A42A00">
            <w:pPr>
              <w:pStyle w:val="TableTextNormal"/>
            </w:pPr>
            <w:r>
              <w:t xml:space="preserve">Source: Public </w:t>
            </w:r>
            <w:proofErr w:type="spellStart"/>
            <w:r>
              <w:t>location_srvHrs</w:t>
            </w:r>
            <w:proofErr w:type="spellEnd"/>
            <w:r>
              <w:t xml:space="preserve"> (Class) </w:t>
            </w:r>
            <w:proofErr w:type="spellStart"/>
            <w:r>
              <w:t>PilotService</w:t>
            </w:r>
            <w:proofErr w:type="spellEnd"/>
            <w:r>
              <w:t xml:space="preserve"> «</w:t>
            </w:r>
            <w:proofErr w:type="spellStart"/>
            <w:r>
              <w:t>FeatureType</w:t>
            </w:r>
            <w:proofErr w:type="spellEnd"/>
            <w:r>
              <w:t>»</w:t>
            </w:r>
          </w:p>
          <w:p w14:paraId="41B1C6CD" w14:textId="77777777" w:rsidR="00562F87" w:rsidRDefault="00A42A00">
            <w:pPr>
              <w:pStyle w:val="TableTextNormal"/>
              <w:tabs>
                <w:tab w:val="left" w:pos="1800"/>
              </w:tabs>
              <w:ind w:left="540"/>
            </w:pPr>
            <w:r>
              <w:rPr>
                <w:rStyle w:val="TableFieldLabel"/>
              </w:rPr>
              <w:t xml:space="preserve">Cardinality:  </w:t>
            </w:r>
            <w:r>
              <w:t>[0..*]</w:t>
            </w:r>
          </w:p>
          <w:p w14:paraId="5C24840F" w14:textId="77777777" w:rsidR="00562F87" w:rsidRDefault="00562F87">
            <w:pPr>
              <w:pStyle w:val="TableTextNormal"/>
              <w:tabs>
                <w:tab w:val="left" w:pos="1800"/>
              </w:tabs>
            </w:pPr>
          </w:p>
          <w:p w14:paraId="7FEB0844" w14:textId="77777777" w:rsidR="00562F87" w:rsidRDefault="00A42A00">
            <w:pPr>
              <w:pStyle w:val="TableTextNormal"/>
              <w:tabs>
                <w:tab w:val="left" w:pos="1800"/>
              </w:tabs>
            </w:pPr>
            <w:r>
              <w:t>The location for which service hours are given</w:t>
            </w:r>
          </w:p>
          <w:p w14:paraId="76A90A37"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DF9E760"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072E3069" w14:textId="77777777" w:rsidR="00562F87" w:rsidRDefault="00A42A00">
            <w:pPr>
              <w:pStyle w:val="TableTextNormal"/>
              <w:tabs>
                <w:tab w:val="left" w:pos="1440"/>
              </w:tabs>
              <w:ind w:left="540"/>
            </w:pPr>
            <w:r>
              <w:rPr>
                <w:rStyle w:val="TableFieldLabel"/>
              </w:rPr>
              <w:t xml:space="preserve">Cardinality:  </w:t>
            </w:r>
            <w:r>
              <w:t>[0..1]</w:t>
            </w:r>
          </w:p>
          <w:p w14:paraId="1203DA27" w14:textId="77777777" w:rsidR="00562F87" w:rsidRDefault="00562F87">
            <w:pPr>
              <w:pStyle w:val="TableTextNormal"/>
              <w:tabs>
                <w:tab w:val="left" w:pos="1440"/>
              </w:tabs>
            </w:pPr>
          </w:p>
          <w:p w14:paraId="38D4D1E0" w14:textId="77777777" w:rsidR="00562F87" w:rsidRDefault="00A42A00">
            <w:pPr>
              <w:pStyle w:val="TableTextNormal"/>
              <w:tabs>
                <w:tab w:val="left" w:pos="1440"/>
              </w:tabs>
            </w:pPr>
            <w:r>
              <w:t>Service hours for an authority or service provider</w:t>
            </w:r>
          </w:p>
          <w:p w14:paraId="578451B2" w14:textId="77777777" w:rsidR="00562F87" w:rsidRDefault="00562F87">
            <w:pPr>
              <w:pStyle w:val="TableTextNormal"/>
            </w:pPr>
          </w:p>
        </w:tc>
      </w:tr>
    </w:tbl>
    <w:p w14:paraId="2BF96E92" w14:textId="77777777" w:rsidR="00562F87" w:rsidRDefault="00562F87">
      <w:pPr>
        <w:pStyle w:val="Notes"/>
      </w:pPr>
    </w:p>
    <w:p w14:paraId="1B13AB09" w14:textId="77777777" w:rsidR="00562F87" w:rsidRDefault="00A42A00">
      <w:pPr>
        <w:pStyle w:val="Notes"/>
      </w:pPr>
      <w:r>
        <w:t xml:space="preserve">  </w:t>
      </w:r>
      <w:bookmarkEnd w:id="87"/>
    </w:p>
    <w:p w14:paraId="5C95437F" w14:textId="77777777" w:rsidR="00562F87" w:rsidRDefault="00562F87">
      <w:pPr>
        <w:pStyle w:val="Notes"/>
      </w:pPr>
    </w:p>
    <w:p w14:paraId="654B470F" w14:textId="77777777" w:rsidR="00562F87" w:rsidRDefault="00A42A00">
      <w:pPr>
        <w:pStyle w:val="Heading3"/>
      </w:pPr>
      <w:bookmarkStart w:id="89" w:name="BKM_8F30D68F_A749_43DB_BA5A_E1524B14B55D"/>
      <w:bookmarkStart w:id="90" w:name="_Toc25000107"/>
      <w:proofErr w:type="spellStart"/>
      <w:r>
        <w:t>PiracyRiskArea</w:t>
      </w:r>
      <w:bookmarkEnd w:id="90"/>
      <w:proofErr w:type="spellEnd"/>
    </w:p>
    <w:p w14:paraId="13F2082F"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47309E9C" w14:textId="77777777" w:rsidR="00562F87" w:rsidRDefault="00562F87">
      <w:pPr>
        <w:pStyle w:val="Notes"/>
        <w:tabs>
          <w:tab w:val="left" w:pos="720"/>
        </w:tabs>
      </w:pPr>
    </w:p>
    <w:p w14:paraId="2F418E9B" w14:textId="77777777" w:rsidR="00562F87" w:rsidRDefault="00A42A00">
      <w:pPr>
        <w:pStyle w:val="Notes"/>
      </w:pPr>
      <w:r>
        <w:t>An area where there is a raised risk of piracy or armed robbery.</w:t>
      </w:r>
    </w:p>
    <w:p w14:paraId="0108922D" w14:textId="77777777" w:rsidR="00562F87" w:rsidRDefault="00562F87">
      <w:pPr>
        <w:pStyle w:val="Notes"/>
      </w:pPr>
    </w:p>
    <w:p w14:paraId="40DC6EDC" w14:textId="77777777" w:rsidR="00562F87" w:rsidRDefault="00A42A00">
      <w:pPr>
        <w:pStyle w:val="Notes"/>
      </w:pPr>
      <w:r>
        <w:t>Remarks:</w:t>
      </w:r>
    </w:p>
    <w:p w14:paraId="6395D5B2" w14:textId="77777777" w:rsidR="00562F87" w:rsidRDefault="00A42A00">
      <w:pPr>
        <w:pStyle w:val="Notes"/>
      </w:pPr>
      <w:r>
        <w:t>Piracy consists of any of the following acts:</w:t>
      </w:r>
    </w:p>
    <w:p w14:paraId="063408ED" w14:textId="77777777" w:rsidR="00562F87" w:rsidRDefault="00A42A00">
      <w:pPr>
        <w:pStyle w:val="Notes"/>
      </w:pPr>
      <w:r>
        <w:t>(a) any illegal acts of violence or detention, or any act of depredation, committed for private ends by the crew or the passengers of a private ship or a private aircraft, and directed:</w:t>
      </w:r>
    </w:p>
    <w:p w14:paraId="154717DC" w14:textId="77777777" w:rsidR="00562F87" w:rsidRDefault="00A42A00">
      <w:pPr>
        <w:pStyle w:val="Notes"/>
      </w:pPr>
      <w:r>
        <w:t>(</w:t>
      </w:r>
      <w:proofErr w:type="spellStart"/>
      <w:r>
        <w:t>i</w:t>
      </w:r>
      <w:proofErr w:type="spellEnd"/>
      <w:r>
        <w:t>) on the high seas, against another ship or aircraft, or against persons or property on board such ship or air-craft;</w:t>
      </w:r>
    </w:p>
    <w:p w14:paraId="636B0965" w14:textId="77777777" w:rsidR="00562F87" w:rsidRDefault="00A42A00">
      <w:pPr>
        <w:pStyle w:val="Notes"/>
      </w:pPr>
      <w:r>
        <w:t>(ii) against a ship, aircraft, persons or property in a place outside the jurisdiction of any State;</w:t>
      </w:r>
    </w:p>
    <w:p w14:paraId="1C54438E" w14:textId="77777777" w:rsidR="00562F87" w:rsidRDefault="00A42A00">
      <w:pPr>
        <w:pStyle w:val="Notes"/>
      </w:pPr>
      <w:r>
        <w:t>(b) any act of voluntary participation in the operation of a ship or of an aircraft with knowledge of facts making it a pirate ship or aircraft;</w:t>
      </w:r>
    </w:p>
    <w:p w14:paraId="67B06C96" w14:textId="77777777" w:rsidR="00562F87" w:rsidRDefault="00A42A00">
      <w:pPr>
        <w:pStyle w:val="Notes"/>
      </w:pPr>
      <w:r>
        <w:t>(c) any act of inciting or of intentionally facilitating an act described in subparagraph (a) or (b).</w:t>
      </w:r>
    </w:p>
    <w:p w14:paraId="764293B3" w14:textId="77777777" w:rsidR="00562F87" w:rsidRDefault="00A42A00">
      <w:pPr>
        <w:pStyle w:val="Notes"/>
      </w:pPr>
      <w:r>
        <w:t xml:space="preserve">(United Nations Convention on the Law of the Sea </w:t>
      </w:r>
      <w:r>
        <w:rPr>
          <w:color w:val="000000"/>
        </w:rPr>
        <w:t>–</w:t>
      </w:r>
      <w:r>
        <w:t xml:space="preserve"> Article 101)</w:t>
      </w:r>
    </w:p>
    <w:p w14:paraId="732938BA" w14:textId="77777777" w:rsidR="00562F87" w:rsidRDefault="00A42A00">
      <w:pPr>
        <w:pStyle w:val="Notes"/>
      </w:pPr>
      <w:r>
        <w:t>Armed robbery takes place within the jurisdiction of a State.</w:t>
      </w:r>
    </w:p>
    <w:p w14:paraId="0F723DC5" w14:textId="77777777" w:rsidR="00562F87" w:rsidRDefault="00562F87">
      <w:pPr>
        <w:pStyle w:val="Notes"/>
      </w:pPr>
    </w:p>
    <w:p w14:paraId="2CB86E55" w14:textId="77777777" w:rsidR="00562F87" w:rsidRDefault="00A42A00">
      <w:pPr>
        <w:pStyle w:val="Notes"/>
      </w:pPr>
      <w:r>
        <w:t xml:space="preserve">Regular bulletins come from the IMB Piracy Reporting Centre </w:t>
      </w:r>
      <w:r>
        <w:rPr>
          <w:color w:val="000000"/>
        </w:rPr>
        <w:t>–</w:t>
      </w:r>
      <w:r>
        <w:t xml:space="preserve"> Kuala Lumpur.</w:t>
      </w:r>
    </w:p>
    <w:p w14:paraId="3A6D7C76" w14:textId="77777777" w:rsidR="00562F87" w:rsidRDefault="00562F87">
      <w:pPr>
        <w:pStyle w:val="Notes"/>
      </w:pPr>
    </w:p>
    <w:p w14:paraId="154C7C95" w14:textId="77777777" w:rsidR="00562F87" w:rsidRDefault="00A42A00">
      <w:pPr>
        <w:pStyle w:val="Notes"/>
      </w:pPr>
      <w:r>
        <w:t>References: UNCLOS Article 101; M-3: Chapter C Section 2.2</w:t>
      </w:r>
    </w:p>
    <w:p w14:paraId="32541F12" w14:textId="77777777" w:rsidR="00562F87" w:rsidRDefault="00562F87">
      <w:pPr>
        <w:pStyle w:val="Notes"/>
      </w:pPr>
    </w:p>
    <w:p w14:paraId="6038BF31" w14:textId="77777777" w:rsidR="00562F87" w:rsidRDefault="00A42A00">
      <w:pPr>
        <w:pStyle w:val="Notes"/>
      </w:pPr>
      <w:r>
        <w:lastRenderedPageBreak/>
        <w:t xml:space="preserve">Distinction: </w:t>
      </w:r>
      <w:proofErr w:type="spellStart"/>
      <w:r>
        <w:t>CautionArea</w:t>
      </w:r>
      <w:proofErr w:type="spellEnd"/>
    </w:p>
    <w:p w14:paraId="7C0BA9D7" w14:textId="77777777" w:rsidR="00562F87" w:rsidRDefault="00562F87">
      <w:pPr>
        <w:pStyle w:val="Notes"/>
      </w:pPr>
    </w:p>
    <w:p w14:paraId="667FA4A6" w14:textId="77777777" w:rsidR="00562F87" w:rsidRDefault="00A42A00">
      <w:pPr>
        <w:pStyle w:val="Properties"/>
      </w:pPr>
      <w:proofErr w:type="spellStart"/>
      <w:r>
        <w:t>PiracyRiskArea</w:t>
      </w:r>
      <w:proofErr w:type="spellEnd"/>
      <w:r>
        <w:t xml:space="preserve"> </w:t>
      </w:r>
    </w:p>
    <w:p w14:paraId="49DC64C6" w14:textId="77777777" w:rsidR="00562F87" w:rsidRDefault="00A42A00">
      <w:pPr>
        <w:pStyle w:val="Properties"/>
      </w:pPr>
      <w:r>
        <w:t>Version 1.0  Phase 1.0  Proposed</w:t>
      </w:r>
    </w:p>
    <w:p w14:paraId="2712CC0F" w14:textId="77777777" w:rsidR="00562F87" w:rsidRDefault="00A42A00">
      <w:pPr>
        <w:pStyle w:val="Properties"/>
      </w:pPr>
      <w:proofErr w:type="spellStart"/>
      <w:r>
        <w:t>raphaelm</w:t>
      </w:r>
      <w:proofErr w:type="spellEnd"/>
      <w:r>
        <w:t xml:space="preserve"> created on 08-Jan-2018.  Last modified 20-Aug-2018</w:t>
      </w:r>
    </w:p>
    <w:p w14:paraId="172B23E8" w14:textId="77777777" w:rsidR="00562F87" w:rsidRDefault="00A42A00">
      <w:pPr>
        <w:pStyle w:val="Properties"/>
      </w:pPr>
      <w:r>
        <w:t xml:space="preserve">Extends </w:t>
      </w:r>
      <w:proofErr w:type="spellStart"/>
      <w:r>
        <w:t>ReportableServiceArea</w:t>
      </w:r>
      <w:proofErr w:type="spellEnd"/>
    </w:p>
    <w:p w14:paraId="6D0D478E"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27C6713"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17F0F58" w14:textId="77777777" w:rsidR="00562F87" w:rsidRDefault="00A42A00">
            <w:pPr>
              <w:pStyle w:val="TableHeadingLight"/>
            </w:pPr>
            <w:r>
              <w:t>OUTGOING STRUCTURAL RELATIONSHIPS</w:t>
            </w:r>
          </w:p>
        </w:tc>
      </w:tr>
      <w:tr w:rsidR="00562F87" w14:paraId="261DB9C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8B4861" w14:textId="77777777" w:rsidR="00562F87" w:rsidRDefault="00562F87">
            <w:pPr>
              <w:pStyle w:val="TableTextNormal"/>
            </w:pPr>
          </w:p>
          <w:p w14:paraId="5F646A1B" w14:textId="77777777" w:rsidR="00562F87" w:rsidRDefault="00A42A00">
            <w:pPr>
              <w:pStyle w:val="TableTextNormal"/>
            </w:pPr>
            <w:r>
              <w:rPr>
                <w:noProof/>
                <w:sz w:val="0"/>
                <w:szCs w:val="0"/>
              </w:rPr>
              <w:drawing>
                <wp:inline distT="0" distB="0" distL="0" distR="0" wp14:anchorId="0AA40FF8" wp14:editId="53055CC8">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PiracyRiskArea</w:t>
            </w:r>
            <w:proofErr w:type="spellEnd"/>
            <w:r>
              <w:t xml:space="preserve"> to «</w:t>
            </w:r>
            <w:proofErr w:type="spellStart"/>
            <w:r>
              <w:t>FeatureType</w:t>
            </w:r>
            <w:proofErr w:type="spellEnd"/>
            <w:r>
              <w:t xml:space="preserve">» </w:t>
            </w:r>
            <w:proofErr w:type="spellStart"/>
            <w:r>
              <w:t>ReportableServiceArea</w:t>
            </w:r>
            <w:proofErr w:type="spellEnd"/>
          </w:p>
          <w:p w14:paraId="2A4788D8" w14:textId="77777777" w:rsidR="00562F87" w:rsidRDefault="00A42A00">
            <w:pPr>
              <w:pStyle w:val="TableTextNormal"/>
              <w:tabs>
                <w:tab w:val="left" w:pos="1440"/>
              </w:tabs>
              <w:jc w:val="right"/>
            </w:pPr>
            <w:r>
              <w:rPr>
                <w:rStyle w:val="TableFieldLabel"/>
              </w:rPr>
              <w:t>[ Direction is 'Source -&gt; Destination'. ]</w:t>
            </w:r>
          </w:p>
          <w:p w14:paraId="155983B0" w14:textId="77777777" w:rsidR="00562F87" w:rsidRDefault="00562F87">
            <w:pPr>
              <w:pStyle w:val="TableTextNormal"/>
            </w:pPr>
          </w:p>
        </w:tc>
      </w:tr>
    </w:tbl>
    <w:p w14:paraId="5D6CBBA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35E993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6867B0" w14:textId="77777777" w:rsidR="00562F87" w:rsidRDefault="00A42A00">
            <w:pPr>
              <w:pStyle w:val="TableHeadingLight"/>
            </w:pPr>
            <w:r>
              <w:t>ATTRIBUTES</w:t>
            </w:r>
          </w:p>
        </w:tc>
      </w:tr>
      <w:tr w:rsidR="00562F87" w14:paraId="3C1F0F0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298BE1" w14:textId="77777777" w:rsidR="00562F87" w:rsidRDefault="00562F87">
            <w:pPr>
              <w:pStyle w:val="TableTextNormal"/>
            </w:pPr>
          </w:p>
          <w:p w14:paraId="27E824F6" w14:textId="77777777" w:rsidR="00562F87" w:rsidRDefault="00A42A00">
            <w:pPr>
              <w:pStyle w:val="TableTextNormal"/>
            </w:pPr>
            <w:r>
              <w:rPr>
                <w:noProof/>
                <w:sz w:val="0"/>
                <w:szCs w:val="0"/>
              </w:rPr>
              <w:drawing>
                <wp:inline distT="0" distB="0" distL="0" distR="0" wp14:anchorId="0FC54DA2" wp14:editId="1F4005B0">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restriction : restriction  Public</w:t>
            </w:r>
          </w:p>
          <w:p w14:paraId="0FDEAC57" w14:textId="77777777" w:rsidR="00562F87" w:rsidRDefault="00A42A00">
            <w:pPr>
              <w:pStyle w:val="TableTextNormal"/>
              <w:ind w:left="540"/>
            </w:pPr>
            <w:r>
              <w:rPr>
                <w:rStyle w:val="TableFieldLabel"/>
              </w:rPr>
              <w:t>Alias:</w:t>
            </w:r>
            <w:r>
              <w:t xml:space="preserve">  RESTRN</w:t>
            </w:r>
          </w:p>
          <w:p w14:paraId="6C863735"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400CF88" w14:textId="77777777" w:rsidR="00562F87" w:rsidRDefault="00562F87">
            <w:pPr>
              <w:pStyle w:val="TableTextNormal"/>
            </w:pPr>
          </w:p>
          <w:p w14:paraId="5E26882B" w14:textId="77777777" w:rsidR="00562F87" w:rsidRDefault="00A42A00">
            <w:pPr>
              <w:pStyle w:val="TableTextNormal"/>
              <w:ind w:left="540"/>
            </w:pPr>
            <w:r>
              <w:rPr>
                <w:rStyle w:val="TableFieldLabel"/>
              </w:rPr>
              <w:t>Constraints:</w:t>
            </w:r>
          </w:p>
          <w:p w14:paraId="0742CBE4" w14:textId="77777777" w:rsidR="00562F87" w:rsidRDefault="00A42A00">
            <w:pPr>
              <w:pStyle w:val="TableTextNormal"/>
              <w:ind w:left="720"/>
            </w:pPr>
            <w:r>
              <w:t>VS : Invariant</w:t>
            </w:r>
          </w:p>
          <w:p w14:paraId="28949D61" w14:textId="77777777" w:rsidR="00562F87" w:rsidRDefault="00A42A00">
            <w:pPr>
              <w:pStyle w:val="TableTextNormal"/>
              <w:tabs>
                <w:tab w:val="left" w:pos="1440"/>
              </w:tabs>
              <w:jc w:val="right"/>
            </w:pPr>
            <w:r>
              <w:rPr>
                <w:rStyle w:val="TableFieldLabel"/>
              </w:rPr>
              <w:t>[ Stereotype is «S100_Enum». Is static True. Containment is Not Specified. ]</w:t>
            </w:r>
          </w:p>
          <w:p w14:paraId="68666AE0" w14:textId="77777777" w:rsidR="00562F87" w:rsidRDefault="00562F87">
            <w:pPr>
              <w:pStyle w:val="TableTextNormal"/>
              <w:tabs>
                <w:tab w:val="left" w:pos="720"/>
              </w:tabs>
            </w:pPr>
          </w:p>
        </w:tc>
      </w:tr>
      <w:tr w:rsidR="00562F87" w14:paraId="19A158E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8F8E54" w14:textId="77777777" w:rsidR="00562F87" w:rsidRDefault="00562F87">
            <w:pPr>
              <w:pStyle w:val="TableTextNormal"/>
            </w:pPr>
          </w:p>
          <w:p w14:paraId="3453F4BF" w14:textId="77777777" w:rsidR="00562F87" w:rsidRDefault="00A42A00">
            <w:pPr>
              <w:pStyle w:val="TableTextNormal"/>
            </w:pPr>
            <w:r>
              <w:rPr>
                <w:noProof/>
                <w:sz w:val="0"/>
                <w:szCs w:val="0"/>
              </w:rPr>
              <w:drawing>
                <wp:inline distT="0" distB="0" distL="0" distR="0" wp14:anchorId="7626EF80" wp14:editId="4EBEF50A">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13E12120" w14:textId="77777777" w:rsidR="00562F87" w:rsidRDefault="00A42A00">
            <w:pPr>
              <w:pStyle w:val="TableTextNormal"/>
              <w:ind w:left="540"/>
            </w:pPr>
            <w:r>
              <w:rPr>
                <w:rStyle w:val="TableFieldLabel"/>
              </w:rPr>
              <w:t>Alias:</w:t>
            </w:r>
            <w:r>
              <w:t xml:space="preserve">  STATUS</w:t>
            </w:r>
          </w:p>
          <w:p w14:paraId="3EC08505"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7ABBD3B9" w14:textId="77777777" w:rsidR="00562F87" w:rsidRDefault="00562F87">
            <w:pPr>
              <w:pStyle w:val="TableTextNormal"/>
            </w:pPr>
          </w:p>
          <w:p w14:paraId="12B66848" w14:textId="77777777" w:rsidR="00562F87" w:rsidRDefault="00A42A00">
            <w:pPr>
              <w:pStyle w:val="TableTextNormal"/>
              <w:ind w:left="540"/>
            </w:pPr>
            <w:r>
              <w:rPr>
                <w:rStyle w:val="TableFieldLabel"/>
              </w:rPr>
              <w:t>Constraints:</w:t>
            </w:r>
          </w:p>
          <w:p w14:paraId="7ACB403C" w14:textId="77777777" w:rsidR="00562F87" w:rsidRDefault="00A42A00">
            <w:pPr>
              <w:pStyle w:val="TableTextNormal"/>
              <w:ind w:left="720"/>
            </w:pPr>
            <w:r>
              <w:t>VS : Invariant</w:t>
            </w:r>
          </w:p>
          <w:p w14:paraId="626C32D5" w14:textId="77777777" w:rsidR="00562F87" w:rsidRDefault="00A42A00">
            <w:pPr>
              <w:pStyle w:val="TableTextNormal"/>
              <w:tabs>
                <w:tab w:val="left" w:pos="1440"/>
              </w:tabs>
              <w:jc w:val="right"/>
            </w:pPr>
            <w:r>
              <w:rPr>
                <w:rStyle w:val="TableFieldLabel"/>
              </w:rPr>
              <w:t>[ Stereotype is «S100_Enum». Is static True. Containment is Not Specified. ]</w:t>
            </w:r>
          </w:p>
          <w:p w14:paraId="6BE70B17" w14:textId="77777777" w:rsidR="00562F87" w:rsidRDefault="00562F87">
            <w:pPr>
              <w:pStyle w:val="TableTextNormal"/>
              <w:tabs>
                <w:tab w:val="left" w:pos="720"/>
              </w:tabs>
            </w:pPr>
          </w:p>
        </w:tc>
      </w:tr>
      <w:tr w:rsidR="00562F87" w14:paraId="1D8E4C1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DC9751" w14:textId="77777777" w:rsidR="00562F87" w:rsidRDefault="00562F87">
            <w:pPr>
              <w:pStyle w:val="TableTextNormal"/>
            </w:pPr>
          </w:p>
          <w:p w14:paraId="72A5F2DD" w14:textId="77777777" w:rsidR="00562F87" w:rsidRDefault="00A42A00">
            <w:pPr>
              <w:pStyle w:val="TableTextNormal"/>
            </w:pPr>
            <w:r>
              <w:rPr>
                <w:noProof/>
                <w:sz w:val="0"/>
                <w:szCs w:val="0"/>
              </w:rPr>
              <w:drawing>
                <wp:inline distT="0" distB="0" distL="0" distR="0" wp14:anchorId="0ECB5E12" wp14:editId="2AE49F6C">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362EC76"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65166586" w14:textId="77777777" w:rsidR="00562F87" w:rsidRDefault="00A42A00">
            <w:pPr>
              <w:pStyle w:val="TableTextNormal"/>
              <w:tabs>
                <w:tab w:val="left" w:pos="1440"/>
              </w:tabs>
              <w:jc w:val="right"/>
            </w:pPr>
            <w:r>
              <w:rPr>
                <w:rStyle w:val="TableFieldLabel"/>
              </w:rPr>
              <w:t>[ Stereotype is «S100_Spatial». Is static True. Containment is Not Specified. ]</w:t>
            </w:r>
          </w:p>
          <w:p w14:paraId="2741ACC8" w14:textId="77777777" w:rsidR="00562F87" w:rsidRDefault="00562F87">
            <w:pPr>
              <w:pStyle w:val="TableTextNormal"/>
              <w:tabs>
                <w:tab w:val="left" w:pos="720"/>
              </w:tabs>
            </w:pPr>
          </w:p>
        </w:tc>
      </w:tr>
    </w:tbl>
    <w:p w14:paraId="770A33F2" w14:textId="77777777" w:rsidR="00562F87" w:rsidRDefault="00562F87">
      <w:pPr>
        <w:pStyle w:val="Notes"/>
      </w:pPr>
    </w:p>
    <w:p w14:paraId="5D77B516" w14:textId="77777777" w:rsidR="00562F87" w:rsidRDefault="00A42A00">
      <w:pPr>
        <w:pStyle w:val="Notes"/>
      </w:pPr>
      <w:r>
        <w:t xml:space="preserve">  </w:t>
      </w:r>
      <w:bookmarkEnd w:id="89"/>
    </w:p>
    <w:p w14:paraId="546AF5AB" w14:textId="77777777" w:rsidR="00562F87" w:rsidRDefault="00562F87">
      <w:pPr>
        <w:pStyle w:val="Notes"/>
      </w:pPr>
    </w:p>
    <w:p w14:paraId="265F7172" w14:textId="77777777" w:rsidR="00562F87" w:rsidRDefault="00A42A00">
      <w:pPr>
        <w:pStyle w:val="Heading3"/>
      </w:pPr>
      <w:bookmarkStart w:id="91" w:name="BKM_F50BF8B2_AD34_4861_BA1D_2984986186AD"/>
      <w:bookmarkStart w:id="92" w:name="_Toc25000108"/>
      <w:proofErr w:type="spellStart"/>
      <w:r>
        <w:t>PlaceOfRefuge</w:t>
      </w:r>
      <w:bookmarkEnd w:id="92"/>
      <w:proofErr w:type="spellEnd"/>
    </w:p>
    <w:p w14:paraId="368FF177"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4B2F2DE8" w14:textId="77777777" w:rsidR="00562F87" w:rsidRDefault="00562F87">
      <w:pPr>
        <w:pStyle w:val="Notes"/>
        <w:tabs>
          <w:tab w:val="left" w:pos="720"/>
        </w:tabs>
      </w:pPr>
    </w:p>
    <w:p w14:paraId="6C0108A7" w14:textId="77777777" w:rsidR="00562F87" w:rsidRDefault="00A42A00">
      <w:pPr>
        <w:pStyle w:val="Notes"/>
      </w:pPr>
      <w:r>
        <w:rPr>
          <w:color w:val="FF0000"/>
        </w:rPr>
        <w:t>A place where a ship in need of assistance can take action to enable it to stabilize its condition and reduce the hazards to navigation, and to protect human life and the environment.</w:t>
      </w:r>
    </w:p>
    <w:p w14:paraId="7EB5D3AB" w14:textId="77777777" w:rsidR="00562F87" w:rsidRDefault="00A42A00">
      <w:pPr>
        <w:pStyle w:val="Notes"/>
      </w:pPr>
      <w:r>
        <w:rPr>
          <w:color w:val="FF0000"/>
        </w:rPr>
        <w:t>(Reference: IMO Res. A.949(23))</w:t>
      </w:r>
    </w:p>
    <w:p w14:paraId="208641A2" w14:textId="77777777" w:rsidR="00562F87" w:rsidRDefault="00562F87">
      <w:pPr>
        <w:pStyle w:val="Notes"/>
      </w:pPr>
    </w:p>
    <w:p w14:paraId="599096BA" w14:textId="77777777" w:rsidR="00562F87" w:rsidRDefault="00A42A00">
      <w:pPr>
        <w:pStyle w:val="Properties"/>
      </w:pPr>
      <w:proofErr w:type="spellStart"/>
      <w:r>
        <w:t>PlaceOfRefuge</w:t>
      </w:r>
      <w:proofErr w:type="spellEnd"/>
      <w:r>
        <w:t xml:space="preserve"> </w:t>
      </w:r>
    </w:p>
    <w:p w14:paraId="1AF3443A" w14:textId="77777777" w:rsidR="00562F87" w:rsidRDefault="00A42A00">
      <w:pPr>
        <w:pStyle w:val="Properties"/>
      </w:pPr>
      <w:r>
        <w:t>Version 1.0  Phase 1.0  Proposed</w:t>
      </w:r>
    </w:p>
    <w:p w14:paraId="018D12B5" w14:textId="77777777" w:rsidR="00562F87" w:rsidRDefault="00A42A00">
      <w:pPr>
        <w:pStyle w:val="Properties"/>
      </w:pPr>
      <w:proofErr w:type="spellStart"/>
      <w:r>
        <w:t>raphaelm</w:t>
      </w:r>
      <w:proofErr w:type="spellEnd"/>
      <w:r>
        <w:t xml:space="preserve"> created on 01-Jan-2018.  Last modified 20-Aug-2018</w:t>
      </w:r>
    </w:p>
    <w:p w14:paraId="1C134E9F" w14:textId="77777777" w:rsidR="00562F87" w:rsidRDefault="00A42A00">
      <w:pPr>
        <w:pStyle w:val="Properties"/>
      </w:pPr>
      <w:r>
        <w:t xml:space="preserve">Extends </w:t>
      </w:r>
      <w:proofErr w:type="spellStart"/>
      <w:r>
        <w:t>ReportableServiceArea</w:t>
      </w:r>
      <w:proofErr w:type="spellEnd"/>
    </w:p>
    <w:p w14:paraId="2BBBEB54"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D9D4A5D"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33FB205" w14:textId="77777777" w:rsidR="00562F87" w:rsidRDefault="00A42A00">
            <w:pPr>
              <w:pStyle w:val="TableHeadingLight"/>
            </w:pPr>
            <w:r>
              <w:t>OUTGOING STRUCTURAL RELATIONSHIPS</w:t>
            </w:r>
          </w:p>
        </w:tc>
      </w:tr>
      <w:tr w:rsidR="00562F87" w14:paraId="3CE3D2D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3A9A2B" w14:textId="77777777" w:rsidR="00562F87" w:rsidRDefault="00562F87">
            <w:pPr>
              <w:pStyle w:val="TableTextNormal"/>
            </w:pPr>
          </w:p>
          <w:p w14:paraId="013928EF" w14:textId="77777777" w:rsidR="00562F87" w:rsidRDefault="00A42A00">
            <w:pPr>
              <w:pStyle w:val="TableTextNormal"/>
            </w:pPr>
            <w:r>
              <w:rPr>
                <w:noProof/>
                <w:sz w:val="0"/>
                <w:szCs w:val="0"/>
              </w:rPr>
              <w:drawing>
                <wp:inline distT="0" distB="0" distL="0" distR="0" wp14:anchorId="1FC4C5A2" wp14:editId="5ADE91B2">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PlaceOfRefuge</w:t>
            </w:r>
            <w:proofErr w:type="spellEnd"/>
            <w:r>
              <w:t xml:space="preserve"> to «</w:t>
            </w:r>
            <w:proofErr w:type="spellStart"/>
            <w:r>
              <w:t>FeatureType</w:t>
            </w:r>
            <w:proofErr w:type="spellEnd"/>
            <w:r>
              <w:t xml:space="preserve">» </w:t>
            </w:r>
            <w:proofErr w:type="spellStart"/>
            <w:r>
              <w:t>ReportableServiceArea</w:t>
            </w:r>
            <w:proofErr w:type="spellEnd"/>
          </w:p>
          <w:p w14:paraId="08E40CFA" w14:textId="77777777" w:rsidR="00562F87" w:rsidRDefault="00A42A00">
            <w:pPr>
              <w:pStyle w:val="TableTextNormal"/>
              <w:tabs>
                <w:tab w:val="left" w:pos="1440"/>
              </w:tabs>
              <w:jc w:val="right"/>
            </w:pPr>
            <w:r>
              <w:rPr>
                <w:rStyle w:val="TableFieldLabel"/>
              </w:rPr>
              <w:t>[ Direction is 'Source -&gt; Destination'. ]</w:t>
            </w:r>
          </w:p>
          <w:p w14:paraId="2FD2967C" w14:textId="77777777" w:rsidR="00562F87" w:rsidRDefault="00562F87">
            <w:pPr>
              <w:pStyle w:val="TableTextNormal"/>
            </w:pPr>
          </w:p>
        </w:tc>
      </w:tr>
    </w:tbl>
    <w:p w14:paraId="0B1CAF1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0B5C582"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6756522" w14:textId="77777777" w:rsidR="00562F87" w:rsidRDefault="00A42A00">
            <w:pPr>
              <w:pStyle w:val="TableHeadingLight"/>
            </w:pPr>
            <w:r>
              <w:t>ATTRIBUTES</w:t>
            </w:r>
          </w:p>
        </w:tc>
      </w:tr>
      <w:tr w:rsidR="00562F87" w14:paraId="5F02D99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66E53E" w14:textId="77777777" w:rsidR="00562F87" w:rsidRDefault="00562F87">
            <w:pPr>
              <w:pStyle w:val="TableTextNormal"/>
            </w:pPr>
          </w:p>
          <w:p w14:paraId="3E754D45" w14:textId="77777777" w:rsidR="00562F87" w:rsidRDefault="00A42A00">
            <w:pPr>
              <w:pStyle w:val="TableTextNormal"/>
            </w:pPr>
            <w:r>
              <w:rPr>
                <w:noProof/>
                <w:sz w:val="0"/>
                <w:szCs w:val="0"/>
              </w:rPr>
              <w:drawing>
                <wp:inline distT="0" distB="0" distL="0" distR="0" wp14:anchorId="27883C32" wp14:editId="307A1E89">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3522306D" w14:textId="77777777" w:rsidR="00562F87" w:rsidRDefault="00A42A00">
            <w:pPr>
              <w:pStyle w:val="TableTextNormal"/>
              <w:ind w:left="540"/>
            </w:pPr>
            <w:r>
              <w:rPr>
                <w:rStyle w:val="TableFieldLabel"/>
              </w:rPr>
              <w:t>Alias:</w:t>
            </w:r>
            <w:r>
              <w:t xml:space="preserve">  STATUS</w:t>
            </w:r>
          </w:p>
          <w:p w14:paraId="7BA88FB3"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C9DB885" w14:textId="77777777" w:rsidR="00562F87" w:rsidRDefault="00562F87">
            <w:pPr>
              <w:pStyle w:val="TableTextNormal"/>
            </w:pPr>
          </w:p>
          <w:p w14:paraId="19BC8EC6" w14:textId="77777777" w:rsidR="00562F87" w:rsidRDefault="00A42A00">
            <w:pPr>
              <w:pStyle w:val="TableTextNormal"/>
              <w:ind w:left="540"/>
            </w:pPr>
            <w:r>
              <w:rPr>
                <w:rStyle w:val="TableFieldLabel"/>
              </w:rPr>
              <w:t>Constraints:</w:t>
            </w:r>
          </w:p>
          <w:p w14:paraId="71BE0E34" w14:textId="77777777" w:rsidR="00562F87" w:rsidRDefault="00A42A00">
            <w:pPr>
              <w:pStyle w:val="TableTextNormal"/>
              <w:ind w:left="720"/>
            </w:pPr>
            <w:r>
              <w:t>VS : Invariant</w:t>
            </w:r>
          </w:p>
          <w:p w14:paraId="2333DDA6" w14:textId="77777777" w:rsidR="00562F87" w:rsidRDefault="00A42A00">
            <w:pPr>
              <w:pStyle w:val="TableTextNormal"/>
              <w:tabs>
                <w:tab w:val="left" w:pos="1440"/>
              </w:tabs>
              <w:jc w:val="right"/>
            </w:pPr>
            <w:r>
              <w:rPr>
                <w:rStyle w:val="TableFieldLabel"/>
              </w:rPr>
              <w:t>[ Stereotype is «S100_Enum». Is static True. Containment is Not Specified. ]</w:t>
            </w:r>
          </w:p>
          <w:p w14:paraId="17CAED6B" w14:textId="77777777" w:rsidR="00562F87" w:rsidRDefault="00562F87">
            <w:pPr>
              <w:pStyle w:val="TableTextNormal"/>
              <w:tabs>
                <w:tab w:val="left" w:pos="720"/>
              </w:tabs>
            </w:pPr>
          </w:p>
        </w:tc>
      </w:tr>
      <w:tr w:rsidR="00562F87" w14:paraId="599460A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6361A3" w14:textId="77777777" w:rsidR="00562F87" w:rsidRDefault="00562F87">
            <w:pPr>
              <w:pStyle w:val="TableTextNormal"/>
            </w:pPr>
          </w:p>
          <w:p w14:paraId="7EA55884" w14:textId="77777777" w:rsidR="00562F87" w:rsidRDefault="00A42A00">
            <w:pPr>
              <w:pStyle w:val="TableTextNormal"/>
            </w:pPr>
            <w:r>
              <w:rPr>
                <w:noProof/>
                <w:sz w:val="0"/>
                <w:szCs w:val="0"/>
              </w:rPr>
              <w:drawing>
                <wp:inline distT="0" distB="0" distL="0" distR="0" wp14:anchorId="57F2357A" wp14:editId="01FA5CA5">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2841C9E6"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EEB3F76" w14:textId="77777777" w:rsidR="00562F87" w:rsidRDefault="00A42A00">
            <w:pPr>
              <w:pStyle w:val="TableTextNormal"/>
              <w:tabs>
                <w:tab w:val="left" w:pos="1440"/>
              </w:tabs>
              <w:jc w:val="right"/>
            </w:pPr>
            <w:r>
              <w:rPr>
                <w:rStyle w:val="TableFieldLabel"/>
              </w:rPr>
              <w:t>[ Stereotype is «S100_Spatial». Is static True. Containment is Not Specified. ]</w:t>
            </w:r>
          </w:p>
          <w:p w14:paraId="21EE99F0" w14:textId="77777777" w:rsidR="00562F87" w:rsidRDefault="00562F87">
            <w:pPr>
              <w:pStyle w:val="TableTextNormal"/>
              <w:tabs>
                <w:tab w:val="left" w:pos="720"/>
              </w:tabs>
            </w:pPr>
          </w:p>
        </w:tc>
      </w:tr>
      <w:tr w:rsidR="00562F87" w14:paraId="04B0128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4BF587" w14:textId="77777777" w:rsidR="00562F87" w:rsidRDefault="00562F87">
            <w:pPr>
              <w:pStyle w:val="TableTextNormal"/>
            </w:pPr>
          </w:p>
          <w:p w14:paraId="79170B3D" w14:textId="77777777" w:rsidR="00562F87" w:rsidRDefault="00A42A00">
            <w:pPr>
              <w:pStyle w:val="TableTextNormal"/>
            </w:pPr>
            <w:r>
              <w:rPr>
                <w:noProof/>
                <w:sz w:val="0"/>
                <w:szCs w:val="0"/>
              </w:rPr>
              <w:drawing>
                <wp:inline distT="0" distB="0" distL="0" distR="0" wp14:anchorId="7CC0D8D0" wp14:editId="0D4AB095">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04172324" w14:textId="77777777" w:rsidR="00562F87" w:rsidRDefault="00A42A00">
            <w:pPr>
              <w:pStyle w:val="TableTextNormal"/>
              <w:ind w:left="540"/>
            </w:pPr>
            <w:r>
              <w:rPr>
                <w:rStyle w:val="TableFieldLabel"/>
              </w:rPr>
              <w:t>Alias:</w:t>
            </w:r>
            <w:r>
              <w:t xml:space="preserve">  COMCHA</w:t>
            </w:r>
          </w:p>
          <w:p w14:paraId="06ABD8D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9AABC3A" w14:textId="77777777" w:rsidR="00562F87" w:rsidRDefault="00A42A00">
            <w:pPr>
              <w:pStyle w:val="TableTextNormal"/>
              <w:tabs>
                <w:tab w:val="left" w:pos="1440"/>
              </w:tabs>
              <w:jc w:val="right"/>
            </w:pPr>
            <w:r>
              <w:rPr>
                <w:rStyle w:val="TableFieldLabel"/>
              </w:rPr>
              <w:t>[ Stereotype is «S100_Simple». Is static True. Containment is Not Specified. ]</w:t>
            </w:r>
          </w:p>
          <w:p w14:paraId="7603A3CE" w14:textId="77777777" w:rsidR="00562F87" w:rsidRDefault="00562F87">
            <w:pPr>
              <w:pStyle w:val="TableTextNormal"/>
              <w:tabs>
                <w:tab w:val="left" w:pos="720"/>
              </w:tabs>
            </w:pPr>
          </w:p>
        </w:tc>
      </w:tr>
    </w:tbl>
    <w:p w14:paraId="71C33561" w14:textId="77777777" w:rsidR="00562F87" w:rsidRDefault="00562F87">
      <w:pPr>
        <w:pStyle w:val="Notes"/>
      </w:pPr>
    </w:p>
    <w:p w14:paraId="68E3CBDD" w14:textId="77777777" w:rsidR="00562F87" w:rsidRDefault="00A42A00">
      <w:pPr>
        <w:pStyle w:val="Notes"/>
      </w:pPr>
      <w:r>
        <w:t xml:space="preserve">  </w:t>
      </w:r>
      <w:bookmarkEnd w:id="91"/>
    </w:p>
    <w:p w14:paraId="0610C06B" w14:textId="77777777" w:rsidR="00562F87" w:rsidRDefault="00562F87">
      <w:pPr>
        <w:pStyle w:val="Notes"/>
      </w:pPr>
    </w:p>
    <w:p w14:paraId="4BB28843" w14:textId="77777777" w:rsidR="00562F87" w:rsidRDefault="00A42A00">
      <w:pPr>
        <w:pStyle w:val="Heading3"/>
      </w:pPr>
      <w:bookmarkStart w:id="93" w:name="BKM_079C601B_062E_4E90_9B7D_BADF6B872647"/>
      <w:bookmarkStart w:id="94" w:name="_Toc25000109"/>
      <w:proofErr w:type="spellStart"/>
      <w:r>
        <w:t>RadarRange</w:t>
      </w:r>
      <w:bookmarkEnd w:id="94"/>
      <w:proofErr w:type="spellEnd"/>
    </w:p>
    <w:p w14:paraId="1B223F72"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0BE8A85F" w14:textId="77777777" w:rsidR="00562F87" w:rsidRDefault="00562F87">
      <w:pPr>
        <w:pStyle w:val="Notes"/>
        <w:tabs>
          <w:tab w:val="left" w:pos="720"/>
        </w:tabs>
      </w:pPr>
    </w:p>
    <w:p w14:paraId="77900193" w14:textId="77777777" w:rsidR="00562F87" w:rsidRDefault="00A42A00">
      <w:pPr>
        <w:pStyle w:val="Notes"/>
      </w:pPr>
      <w:r>
        <w:t>Indicates the coverage of a sea area by a radar surveillance station. Inside this area a vessel may request shore-based radar assistance, particularly in poor visibility.</w:t>
      </w:r>
    </w:p>
    <w:p w14:paraId="6A996607" w14:textId="77777777" w:rsidR="00562F87" w:rsidRDefault="00562F87">
      <w:pPr>
        <w:pStyle w:val="Notes"/>
      </w:pPr>
    </w:p>
    <w:p w14:paraId="19EBFDAD" w14:textId="77777777" w:rsidR="00562F87" w:rsidRDefault="00A42A00">
      <w:pPr>
        <w:pStyle w:val="Properties"/>
      </w:pPr>
      <w:proofErr w:type="spellStart"/>
      <w:r>
        <w:t>RadarRange</w:t>
      </w:r>
      <w:proofErr w:type="spellEnd"/>
      <w:r>
        <w:t xml:space="preserve"> </w:t>
      </w:r>
    </w:p>
    <w:p w14:paraId="0D6F953E" w14:textId="77777777" w:rsidR="00562F87" w:rsidRDefault="00A42A00">
      <w:pPr>
        <w:pStyle w:val="Properties"/>
      </w:pPr>
      <w:r>
        <w:t>Version 1.0  Phase 1.0  Proposed</w:t>
      </w:r>
    </w:p>
    <w:p w14:paraId="0CBD1244" w14:textId="77777777" w:rsidR="00562F87" w:rsidRDefault="00A42A00">
      <w:pPr>
        <w:pStyle w:val="Properties"/>
      </w:pPr>
      <w:proofErr w:type="spellStart"/>
      <w:r>
        <w:t>raphaelm</w:t>
      </w:r>
      <w:proofErr w:type="spellEnd"/>
      <w:r>
        <w:t xml:space="preserve"> created on 01-Jan-2018.  Last modified 20-Aug-2018</w:t>
      </w:r>
    </w:p>
    <w:p w14:paraId="4C726AA8" w14:textId="77777777" w:rsidR="00562F87" w:rsidRDefault="00A42A00">
      <w:pPr>
        <w:pStyle w:val="Properties"/>
      </w:pPr>
      <w:r>
        <w:t>Alias RADRNG</w:t>
      </w:r>
    </w:p>
    <w:p w14:paraId="5C729276" w14:textId="77777777" w:rsidR="00562F87" w:rsidRDefault="00A42A00">
      <w:pPr>
        <w:pStyle w:val="Properties"/>
      </w:pPr>
      <w:r>
        <w:t xml:space="preserve">Extends </w:t>
      </w:r>
      <w:proofErr w:type="spellStart"/>
      <w:r>
        <w:t>FeatureType</w:t>
      </w:r>
      <w:proofErr w:type="spellEnd"/>
    </w:p>
    <w:p w14:paraId="32699422"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94D39EA"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76498F9" w14:textId="77777777" w:rsidR="00562F87" w:rsidRDefault="00A42A00">
            <w:pPr>
              <w:pStyle w:val="TableHeadingLight"/>
            </w:pPr>
            <w:r>
              <w:t>OUTGOING STRUCTURAL RELATIONSHIPS</w:t>
            </w:r>
          </w:p>
        </w:tc>
      </w:tr>
      <w:tr w:rsidR="00562F87" w14:paraId="77A36EE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B374FC" w14:textId="77777777" w:rsidR="00562F87" w:rsidRDefault="00562F87">
            <w:pPr>
              <w:pStyle w:val="TableTextNormal"/>
            </w:pPr>
          </w:p>
          <w:p w14:paraId="699BE37A" w14:textId="77777777" w:rsidR="00562F87" w:rsidRDefault="00A42A00">
            <w:pPr>
              <w:pStyle w:val="TableTextNormal"/>
            </w:pPr>
            <w:r>
              <w:rPr>
                <w:noProof/>
                <w:sz w:val="0"/>
                <w:szCs w:val="0"/>
              </w:rPr>
              <w:drawing>
                <wp:inline distT="0" distB="0" distL="0" distR="0" wp14:anchorId="056508D8" wp14:editId="1010E93D">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VesselTrafficServiceArea</w:t>
            </w:r>
            <w:proofErr w:type="spellEnd"/>
          </w:p>
          <w:p w14:paraId="1C72A9F2" w14:textId="77777777" w:rsidR="00562F87" w:rsidRDefault="00A42A00">
            <w:pPr>
              <w:pStyle w:val="TableTextNormal"/>
            </w:pPr>
            <w:r>
              <w:t>A feature association for the binding between a traffic control service and auxiliary features</w:t>
            </w:r>
          </w:p>
          <w:p w14:paraId="75EE6E98"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5715BA93" w14:textId="77777777" w:rsidR="00562F87" w:rsidRDefault="00562F87">
            <w:pPr>
              <w:pStyle w:val="TableTextNormal"/>
            </w:pPr>
          </w:p>
        </w:tc>
      </w:tr>
      <w:tr w:rsidR="00562F87" w14:paraId="0CEE375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E22AB2" w14:textId="77777777" w:rsidR="00562F87" w:rsidRDefault="00562F87">
            <w:pPr>
              <w:pStyle w:val="TableTextNormal"/>
            </w:pPr>
          </w:p>
          <w:p w14:paraId="268CD0E6" w14:textId="77777777" w:rsidR="00562F87" w:rsidRDefault="00A42A00">
            <w:pPr>
              <w:pStyle w:val="TableTextNormal"/>
            </w:pPr>
            <w:r>
              <w:rPr>
                <w:noProof/>
                <w:sz w:val="0"/>
                <w:szCs w:val="0"/>
              </w:rPr>
              <w:drawing>
                <wp:inline distT="0" distB="0" distL="0" distR="0" wp14:anchorId="73D0876C" wp14:editId="21E83844">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LocalPortServiceArea</w:t>
            </w:r>
            <w:proofErr w:type="spellEnd"/>
          </w:p>
          <w:p w14:paraId="0336C00E" w14:textId="77777777" w:rsidR="00562F87" w:rsidRDefault="00A42A00">
            <w:pPr>
              <w:pStyle w:val="TableTextNormal"/>
            </w:pPr>
            <w:r>
              <w:t>A feature association for the binding between a traffic control service and auxiliary features.</w:t>
            </w:r>
          </w:p>
          <w:p w14:paraId="66728AE9"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534804D5" w14:textId="77777777" w:rsidR="00562F87" w:rsidRDefault="00562F87">
            <w:pPr>
              <w:pStyle w:val="TableTextNormal"/>
            </w:pPr>
          </w:p>
        </w:tc>
      </w:tr>
      <w:tr w:rsidR="00562F87" w14:paraId="52A55AD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CE0E40" w14:textId="77777777" w:rsidR="00562F87" w:rsidRDefault="00562F87">
            <w:pPr>
              <w:pStyle w:val="TableTextNormal"/>
            </w:pPr>
          </w:p>
          <w:p w14:paraId="61057A93" w14:textId="77777777" w:rsidR="00562F87" w:rsidRDefault="00A42A00">
            <w:pPr>
              <w:pStyle w:val="TableTextNormal"/>
            </w:pPr>
            <w:r>
              <w:rPr>
                <w:noProof/>
                <w:sz w:val="0"/>
                <w:szCs w:val="0"/>
              </w:rPr>
              <w:drawing>
                <wp:inline distT="0" distB="0" distL="0" distR="0" wp14:anchorId="64C35042" wp14:editId="33EADFB9">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ShipReportingServiceArea</w:t>
            </w:r>
            <w:proofErr w:type="spellEnd"/>
          </w:p>
          <w:p w14:paraId="2A3C44A0" w14:textId="77777777" w:rsidR="00562F87" w:rsidRDefault="00A42A00">
            <w:pPr>
              <w:pStyle w:val="TableTextNormal"/>
            </w:pPr>
            <w:r>
              <w:t>A feature association for the binding between a traffic control service and auxiliary features</w:t>
            </w:r>
          </w:p>
          <w:p w14:paraId="65218531"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51FF8530" w14:textId="77777777" w:rsidR="00562F87" w:rsidRDefault="00562F87">
            <w:pPr>
              <w:pStyle w:val="TableTextNormal"/>
            </w:pPr>
          </w:p>
        </w:tc>
      </w:tr>
      <w:tr w:rsidR="00562F87" w14:paraId="2FE18F8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9B43EC" w14:textId="77777777" w:rsidR="00562F87" w:rsidRDefault="00562F87">
            <w:pPr>
              <w:pStyle w:val="TableTextNormal"/>
            </w:pPr>
          </w:p>
          <w:p w14:paraId="5B898FB2" w14:textId="77777777" w:rsidR="00562F87" w:rsidRDefault="00A42A00">
            <w:pPr>
              <w:pStyle w:val="TableTextNormal"/>
            </w:pPr>
            <w:r>
              <w:rPr>
                <w:noProof/>
                <w:sz w:val="0"/>
                <w:szCs w:val="0"/>
              </w:rPr>
              <w:drawing>
                <wp:inline distT="0" distB="0" distL="0" distR="0" wp14:anchorId="54959DB0" wp14:editId="0ACF4ED8">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FeatureType</w:t>
            </w:r>
            <w:proofErr w:type="spellEnd"/>
          </w:p>
          <w:p w14:paraId="475A8D22" w14:textId="77777777" w:rsidR="00562F87" w:rsidRDefault="00A42A00">
            <w:pPr>
              <w:pStyle w:val="TableTextNormal"/>
              <w:tabs>
                <w:tab w:val="left" w:pos="1440"/>
              </w:tabs>
              <w:jc w:val="right"/>
            </w:pPr>
            <w:r>
              <w:rPr>
                <w:rStyle w:val="TableFieldLabel"/>
              </w:rPr>
              <w:t>[ Direction is 'Source -&gt; Destination'. ]</w:t>
            </w:r>
          </w:p>
          <w:p w14:paraId="77E539A6" w14:textId="77777777" w:rsidR="00562F87" w:rsidRDefault="00562F87">
            <w:pPr>
              <w:pStyle w:val="TableTextNormal"/>
            </w:pPr>
          </w:p>
        </w:tc>
      </w:tr>
    </w:tbl>
    <w:p w14:paraId="7B4B785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AF610F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53B291" w14:textId="77777777" w:rsidR="00562F87" w:rsidRDefault="00A42A00">
            <w:pPr>
              <w:pStyle w:val="TableHeadingLight"/>
            </w:pPr>
            <w:r>
              <w:t>ATTRIBUTES</w:t>
            </w:r>
          </w:p>
        </w:tc>
      </w:tr>
      <w:tr w:rsidR="00562F87" w14:paraId="4E3358F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F56E42" w14:textId="77777777" w:rsidR="00562F87" w:rsidRDefault="00562F87">
            <w:pPr>
              <w:pStyle w:val="TableTextNormal"/>
            </w:pPr>
          </w:p>
          <w:p w14:paraId="3E9398FE" w14:textId="77777777" w:rsidR="00562F87" w:rsidRDefault="00A42A00">
            <w:pPr>
              <w:pStyle w:val="TableTextNormal"/>
            </w:pPr>
            <w:r>
              <w:rPr>
                <w:noProof/>
                <w:sz w:val="0"/>
                <w:szCs w:val="0"/>
              </w:rPr>
              <w:drawing>
                <wp:inline distT="0" distB="0" distL="0" distR="0" wp14:anchorId="4E106925" wp14:editId="669E7E84">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3F6118E6" w14:textId="77777777" w:rsidR="00562F87" w:rsidRDefault="00A42A00">
            <w:pPr>
              <w:pStyle w:val="TableTextNormal"/>
              <w:ind w:left="540"/>
            </w:pPr>
            <w:r>
              <w:rPr>
                <w:rStyle w:val="TableFieldLabel"/>
              </w:rPr>
              <w:t>Alias:</w:t>
            </w:r>
            <w:r>
              <w:t xml:space="preserve">  COMCHA</w:t>
            </w:r>
          </w:p>
          <w:p w14:paraId="0B04F41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815DE17" w14:textId="77777777" w:rsidR="00562F87" w:rsidRDefault="00A42A00">
            <w:pPr>
              <w:pStyle w:val="TableTextNormal"/>
              <w:tabs>
                <w:tab w:val="left" w:pos="1440"/>
              </w:tabs>
              <w:jc w:val="right"/>
            </w:pPr>
            <w:r>
              <w:rPr>
                <w:rStyle w:val="TableFieldLabel"/>
              </w:rPr>
              <w:t>[ Stereotype is «S100_Simple». Is static True. Containment is Not Specified. ]</w:t>
            </w:r>
          </w:p>
          <w:p w14:paraId="59F6053A" w14:textId="77777777" w:rsidR="00562F87" w:rsidRDefault="00562F87">
            <w:pPr>
              <w:pStyle w:val="TableTextNormal"/>
              <w:tabs>
                <w:tab w:val="left" w:pos="720"/>
              </w:tabs>
            </w:pPr>
          </w:p>
        </w:tc>
      </w:tr>
      <w:tr w:rsidR="00562F87" w14:paraId="538F394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E9B05D" w14:textId="77777777" w:rsidR="00562F87" w:rsidRDefault="00562F87">
            <w:pPr>
              <w:pStyle w:val="TableTextNormal"/>
            </w:pPr>
          </w:p>
          <w:p w14:paraId="7A1F9A13" w14:textId="77777777" w:rsidR="00562F87" w:rsidRDefault="00A42A00">
            <w:pPr>
              <w:pStyle w:val="TableTextNormal"/>
            </w:pPr>
            <w:r>
              <w:rPr>
                <w:noProof/>
                <w:sz w:val="0"/>
                <w:szCs w:val="0"/>
              </w:rPr>
              <w:drawing>
                <wp:inline distT="0" distB="0" distL="0" distR="0" wp14:anchorId="69687221" wp14:editId="66EF5692">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2966D73F" w14:textId="77777777" w:rsidR="00562F87" w:rsidRDefault="00A42A00">
            <w:pPr>
              <w:pStyle w:val="TableTextNormal"/>
              <w:ind w:left="540"/>
            </w:pPr>
            <w:r>
              <w:rPr>
                <w:rStyle w:val="TableFieldLabel"/>
              </w:rPr>
              <w:t>Alias:</w:t>
            </w:r>
            <w:r>
              <w:t xml:space="preserve">  STATUS</w:t>
            </w:r>
          </w:p>
          <w:p w14:paraId="695C479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433D63C" w14:textId="77777777" w:rsidR="00562F87" w:rsidRDefault="00562F87">
            <w:pPr>
              <w:pStyle w:val="TableTextNormal"/>
            </w:pPr>
          </w:p>
          <w:p w14:paraId="23AE75DE" w14:textId="77777777" w:rsidR="00562F87" w:rsidRDefault="00A42A00">
            <w:pPr>
              <w:pStyle w:val="TableTextNormal"/>
              <w:ind w:left="540"/>
            </w:pPr>
            <w:r>
              <w:rPr>
                <w:rStyle w:val="TableFieldLabel"/>
              </w:rPr>
              <w:lastRenderedPageBreak/>
              <w:t>Constraints:</w:t>
            </w:r>
          </w:p>
          <w:p w14:paraId="76EC96B8" w14:textId="77777777" w:rsidR="00562F87" w:rsidRDefault="00A42A00">
            <w:pPr>
              <w:pStyle w:val="TableTextNormal"/>
              <w:ind w:left="720"/>
            </w:pPr>
            <w:r>
              <w:t>VS : Invariant</w:t>
            </w:r>
          </w:p>
          <w:p w14:paraId="6D5EFF36" w14:textId="77777777" w:rsidR="00562F87" w:rsidRDefault="00A42A00">
            <w:pPr>
              <w:pStyle w:val="TableTextNormal"/>
              <w:tabs>
                <w:tab w:val="left" w:pos="1440"/>
              </w:tabs>
              <w:jc w:val="right"/>
            </w:pPr>
            <w:r>
              <w:rPr>
                <w:rStyle w:val="TableFieldLabel"/>
              </w:rPr>
              <w:t>[ Stereotype is «S100_Enum». Is static True. Containment is Not Specified. ]</w:t>
            </w:r>
          </w:p>
          <w:p w14:paraId="7071A9E2" w14:textId="77777777" w:rsidR="00562F87" w:rsidRDefault="00562F87">
            <w:pPr>
              <w:pStyle w:val="TableTextNormal"/>
              <w:tabs>
                <w:tab w:val="left" w:pos="720"/>
              </w:tabs>
            </w:pPr>
          </w:p>
        </w:tc>
      </w:tr>
      <w:tr w:rsidR="00562F87" w14:paraId="368FA91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94AA6A" w14:textId="77777777" w:rsidR="00562F87" w:rsidRDefault="00562F87">
            <w:pPr>
              <w:pStyle w:val="TableTextNormal"/>
            </w:pPr>
          </w:p>
          <w:p w14:paraId="3A5A6DA3" w14:textId="77777777" w:rsidR="00562F87" w:rsidRDefault="00A42A00">
            <w:pPr>
              <w:pStyle w:val="TableTextNormal"/>
            </w:pPr>
            <w:r>
              <w:rPr>
                <w:noProof/>
                <w:sz w:val="0"/>
                <w:szCs w:val="0"/>
              </w:rPr>
              <w:drawing>
                <wp:inline distT="0" distB="0" distL="0" distR="0" wp14:anchorId="06D8FF2D" wp14:editId="4DC2168C">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GM_Surface</w:t>
            </w:r>
            <w:proofErr w:type="spellEnd"/>
            <w:r>
              <w:t xml:space="preserve">  Public</w:t>
            </w:r>
          </w:p>
          <w:p w14:paraId="3A2CEAD8"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83A3822" w14:textId="77777777" w:rsidR="00562F87" w:rsidRDefault="00A42A00">
            <w:pPr>
              <w:pStyle w:val="TableTextNormal"/>
              <w:tabs>
                <w:tab w:val="left" w:pos="1440"/>
              </w:tabs>
              <w:jc w:val="right"/>
            </w:pPr>
            <w:r>
              <w:rPr>
                <w:rStyle w:val="TableFieldLabel"/>
              </w:rPr>
              <w:t>[ Stereotype is «S100_Spatial». Is static True. Containment is Not Specified. ]</w:t>
            </w:r>
          </w:p>
          <w:p w14:paraId="1C885E20" w14:textId="77777777" w:rsidR="00562F87" w:rsidRDefault="00562F87">
            <w:pPr>
              <w:pStyle w:val="TableTextNormal"/>
              <w:tabs>
                <w:tab w:val="left" w:pos="720"/>
              </w:tabs>
            </w:pPr>
          </w:p>
        </w:tc>
      </w:tr>
    </w:tbl>
    <w:p w14:paraId="40560143" w14:textId="77777777" w:rsidR="00562F87" w:rsidRDefault="00562F87">
      <w:pPr>
        <w:pStyle w:val="Notes"/>
      </w:pPr>
    </w:p>
    <w:p w14:paraId="3E7B4C7E" w14:textId="77777777" w:rsidR="00562F87" w:rsidRDefault="00A42A00">
      <w:pPr>
        <w:pStyle w:val="Notes"/>
      </w:pPr>
      <w:r>
        <w:t xml:space="preserve">  </w:t>
      </w:r>
      <w:bookmarkEnd w:id="93"/>
    </w:p>
    <w:p w14:paraId="1B325FDB" w14:textId="77777777" w:rsidR="00562F87" w:rsidRDefault="00562F87">
      <w:pPr>
        <w:pStyle w:val="Notes"/>
      </w:pPr>
    </w:p>
    <w:p w14:paraId="7694257A" w14:textId="77777777" w:rsidR="00562F87" w:rsidRDefault="00A42A00">
      <w:pPr>
        <w:pStyle w:val="Heading3"/>
      </w:pPr>
      <w:bookmarkStart w:id="95" w:name="BKM_86F69EAC_5AD1_477A_9BCC_A7C7CFCDC3BB"/>
      <w:bookmarkStart w:id="96" w:name="_Toc25000110"/>
      <w:proofErr w:type="spellStart"/>
      <w:r>
        <w:t>RadioCallingInPoint</w:t>
      </w:r>
      <w:bookmarkEnd w:id="96"/>
      <w:proofErr w:type="spellEnd"/>
    </w:p>
    <w:p w14:paraId="2C6EC01E"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2FCD100C" w14:textId="77777777" w:rsidR="00562F87" w:rsidRDefault="00562F87">
      <w:pPr>
        <w:pStyle w:val="Notes"/>
        <w:tabs>
          <w:tab w:val="left" w:pos="720"/>
        </w:tabs>
      </w:pPr>
    </w:p>
    <w:p w14:paraId="68ED6B55" w14:textId="77777777" w:rsidR="00562F87" w:rsidRDefault="00A42A00">
      <w:pPr>
        <w:pStyle w:val="Notes"/>
      </w:pPr>
      <w:r>
        <w:t>A designated position at which vessels are required to report to a Traffic Control Centre. Also called reporting point or radio reporting point.</w:t>
      </w:r>
    </w:p>
    <w:p w14:paraId="773B86F3" w14:textId="77777777" w:rsidR="00562F87" w:rsidRDefault="00A42A00">
      <w:pPr>
        <w:pStyle w:val="Notes"/>
      </w:pPr>
      <w:r>
        <w:t>S-127 Remarks: category of cargo and vessel attributes added as on NIPWG Wiki.</w:t>
      </w:r>
    </w:p>
    <w:p w14:paraId="41B507C5" w14:textId="77777777" w:rsidR="00562F87" w:rsidRDefault="00562F87">
      <w:pPr>
        <w:pStyle w:val="Notes"/>
      </w:pPr>
    </w:p>
    <w:p w14:paraId="58F7F532" w14:textId="77777777" w:rsidR="00562F87" w:rsidRDefault="00A42A00">
      <w:pPr>
        <w:pStyle w:val="Properties"/>
      </w:pPr>
      <w:proofErr w:type="spellStart"/>
      <w:r>
        <w:t>RadioCallingInPoint</w:t>
      </w:r>
      <w:proofErr w:type="spellEnd"/>
      <w:r>
        <w:t xml:space="preserve"> </w:t>
      </w:r>
    </w:p>
    <w:p w14:paraId="3B8656D5" w14:textId="77777777" w:rsidR="00562F87" w:rsidRDefault="00A42A00">
      <w:pPr>
        <w:pStyle w:val="Properties"/>
      </w:pPr>
      <w:r>
        <w:t>Version 1.0  Phase 1.0  Proposed</w:t>
      </w:r>
    </w:p>
    <w:p w14:paraId="2BBDF0CA" w14:textId="77777777" w:rsidR="00562F87" w:rsidRDefault="00A42A00">
      <w:pPr>
        <w:pStyle w:val="Properties"/>
      </w:pPr>
      <w:proofErr w:type="spellStart"/>
      <w:r>
        <w:t>raphaelm</w:t>
      </w:r>
      <w:proofErr w:type="spellEnd"/>
      <w:r>
        <w:t xml:space="preserve"> created on 01-Jan-2018.  Last modified 20-Aug-2018</w:t>
      </w:r>
    </w:p>
    <w:p w14:paraId="30CB2CD5" w14:textId="77777777" w:rsidR="00562F87" w:rsidRDefault="00A42A00">
      <w:pPr>
        <w:pStyle w:val="Properties"/>
      </w:pPr>
      <w:r>
        <w:t xml:space="preserve">Extends </w:t>
      </w:r>
      <w:proofErr w:type="spellStart"/>
      <w:r>
        <w:t>FeatureType</w:t>
      </w:r>
      <w:proofErr w:type="spellEnd"/>
    </w:p>
    <w:p w14:paraId="7D83AABC"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E3182CB"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39F9D0" w14:textId="77777777" w:rsidR="00562F87" w:rsidRDefault="00A42A00">
            <w:pPr>
              <w:pStyle w:val="TableHeadingLight"/>
            </w:pPr>
            <w:r>
              <w:t>OUTGOING STRUCTURAL RELATIONSHIPS</w:t>
            </w:r>
          </w:p>
        </w:tc>
      </w:tr>
      <w:tr w:rsidR="00562F87" w14:paraId="66B2BD9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73849B" w14:textId="77777777" w:rsidR="00562F87" w:rsidRDefault="00562F87">
            <w:pPr>
              <w:pStyle w:val="TableTextNormal"/>
            </w:pPr>
          </w:p>
          <w:p w14:paraId="36B30680" w14:textId="77777777" w:rsidR="00562F87" w:rsidRDefault="00A42A00">
            <w:pPr>
              <w:pStyle w:val="TableTextNormal"/>
            </w:pPr>
            <w:r>
              <w:rPr>
                <w:noProof/>
                <w:sz w:val="0"/>
                <w:szCs w:val="0"/>
              </w:rPr>
              <w:drawing>
                <wp:inline distT="0" distB="0" distL="0" distR="0" wp14:anchorId="29E7D15A" wp14:editId="3D573107">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ShipReportingServiceArea</w:t>
            </w:r>
            <w:proofErr w:type="spellEnd"/>
          </w:p>
          <w:p w14:paraId="0D0D2E53" w14:textId="77777777" w:rsidR="00562F87" w:rsidRDefault="00A42A00">
            <w:pPr>
              <w:pStyle w:val="TableTextNormal"/>
            </w:pPr>
            <w:r>
              <w:t>A feature association for the binding between a traffic control service and auxiliary features.</w:t>
            </w:r>
          </w:p>
          <w:p w14:paraId="4DB6E71D"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7CCD2FE1" w14:textId="77777777" w:rsidR="00562F87" w:rsidRDefault="00562F87">
            <w:pPr>
              <w:pStyle w:val="TableTextNormal"/>
            </w:pPr>
          </w:p>
        </w:tc>
      </w:tr>
      <w:tr w:rsidR="00562F87" w14:paraId="275A5132"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20A851" w14:textId="77777777" w:rsidR="00562F87" w:rsidRDefault="00562F87">
            <w:pPr>
              <w:pStyle w:val="TableTextNormal"/>
            </w:pPr>
          </w:p>
          <w:p w14:paraId="69E6106D" w14:textId="77777777" w:rsidR="00562F87" w:rsidRDefault="00A42A00">
            <w:pPr>
              <w:pStyle w:val="TableTextNormal"/>
            </w:pPr>
            <w:r>
              <w:rPr>
                <w:noProof/>
                <w:sz w:val="0"/>
                <w:szCs w:val="0"/>
              </w:rPr>
              <w:drawing>
                <wp:inline distT="0" distB="0" distL="0" distR="0" wp14:anchorId="5500B062" wp14:editId="167B8D73">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VesselTrafficServiceArea</w:t>
            </w:r>
            <w:proofErr w:type="spellEnd"/>
          </w:p>
          <w:p w14:paraId="3A11201B" w14:textId="77777777" w:rsidR="00562F87" w:rsidRDefault="00A42A00">
            <w:pPr>
              <w:pStyle w:val="TableTextNormal"/>
            </w:pPr>
            <w:r>
              <w:t>A feature association for the binding between a traffic control service and auxiliary features.</w:t>
            </w:r>
          </w:p>
          <w:p w14:paraId="3E0984F9"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0E3F2425" w14:textId="77777777" w:rsidR="00562F87" w:rsidRDefault="00562F87">
            <w:pPr>
              <w:pStyle w:val="TableTextNormal"/>
            </w:pPr>
          </w:p>
        </w:tc>
      </w:tr>
      <w:tr w:rsidR="00562F87" w14:paraId="266C299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E9B604" w14:textId="77777777" w:rsidR="00562F87" w:rsidRDefault="00562F87">
            <w:pPr>
              <w:pStyle w:val="TableTextNormal"/>
            </w:pPr>
          </w:p>
          <w:p w14:paraId="76F8A2E6" w14:textId="77777777" w:rsidR="00562F87" w:rsidRDefault="00A42A00">
            <w:pPr>
              <w:pStyle w:val="TableTextNormal"/>
            </w:pPr>
            <w:r>
              <w:rPr>
                <w:noProof/>
                <w:sz w:val="0"/>
                <w:szCs w:val="0"/>
              </w:rPr>
              <w:drawing>
                <wp:inline distT="0" distB="0" distL="0" distR="0" wp14:anchorId="1CEE3332" wp14:editId="792EC466">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FeatureType</w:t>
            </w:r>
            <w:proofErr w:type="spellEnd"/>
          </w:p>
          <w:p w14:paraId="3B8E3D87" w14:textId="77777777" w:rsidR="00562F87" w:rsidRDefault="00A42A00">
            <w:pPr>
              <w:pStyle w:val="TableTextNormal"/>
              <w:tabs>
                <w:tab w:val="left" w:pos="1440"/>
              </w:tabs>
              <w:jc w:val="right"/>
            </w:pPr>
            <w:r>
              <w:rPr>
                <w:rStyle w:val="TableFieldLabel"/>
              </w:rPr>
              <w:t>[ Direction is 'Source -&gt; Destination'. ]</w:t>
            </w:r>
          </w:p>
          <w:p w14:paraId="5ADB3424" w14:textId="77777777" w:rsidR="00562F87" w:rsidRDefault="00562F87">
            <w:pPr>
              <w:pStyle w:val="TableTextNormal"/>
            </w:pPr>
          </w:p>
        </w:tc>
      </w:tr>
      <w:tr w:rsidR="00562F87" w14:paraId="7B0F45F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843789" w14:textId="77777777" w:rsidR="00562F87" w:rsidRDefault="00562F87">
            <w:pPr>
              <w:pStyle w:val="TableTextNormal"/>
            </w:pPr>
          </w:p>
          <w:p w14:paraId="515346A7" w14:textId="77777777" w:rsidR="00562F87" w:rsidRDefault="00A42A00">
            <w:pPr>
              <w:pStyle w:val="TableTextNormal"/>
            </w:pPr>
            <w:r>
              <w:rPr>
                <w:noProof/>
                <w:sz w:val="0"/>
                <w:szCs w:val="0"/>
              </w:rPr>
              <w:drawing>
                <wp:inline distT="0" distB="0" distL="0" distR="0" wp14:anchorId="123188F3" wp14:editId="115F8A8D">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LocalPortServiceArea</w:t>
            </w:r>
            <w:proofErr w:type="spellEnd"/>
          </w:p>
          <w:p w14:paraId="02CA643E" w14:textId="77777777" w:rsidR="00562F87" w:rsidRDefault="00A42A00">
            <w:pPr>
              <w:pStyle w:val="TableTextNormal"/>
            </w:pPr>
            <w:r>
              <w:t>A feature association for the binding between a traffic control service and auxiliary features.</w:t>
            </w:r>
          </w:p>
          <w:p w14:paraId="29743D65"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6B641F3D" w14:textId="77777777" w:rsidR="00562F87" w:rsidRDefault="00562F87">
            <w:pPr>
              <w:pStyle w:val="TableTextNormal"/>
            </w:pPr>
          </w:p>
        </w:tc>
      </w:tr>
    </w:tbl>
    <w:p w14:paraId="13FB263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33777C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4F5C29B" w14:textId="77777777" w:rsidR="00562F87" w:rsidRDefault="00A42A00">
            <w:pPr>
              <w:pStyle w:val="TableHeadingLight"/>
            </w:pPr>
            <w:r>
              <w:t>ATTRIBUTES</w:t>
            </w:r>
          </w:p>
        </w:tc>
      </w:tr>
      <w:tr w:rsidR="00562F87" w14:paraId="7DB331A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F9A026" w14:textId="77777777" w:rsidR="00562F87" w:rsidRDefault="00562F87">
            <w:pPr>
              <w:pStyle w:val="TableTextNormal"/>
            </w:pPr>
          </w:p>
          <w:p w14:paraId="60818967" w14:textId="77777777" w:rsidR="00562F87" w:rsidRDefault="00A42A00">
            <w:pPr>
              <w:pStyle w:val="TableTextNormal"/>
            </w:pPr>
            <w:r>
              <w:rPr>
                <w:noProof/>
                <w:sz w:val="0"/>
                <w:szCs w:val="0"/>
              </w:rPr>
              <w:drawing>
                <wp:inline distT="0" distB="0" distL="0" distR="0" wp14:anchorId="19530683" wp14:editId="212D876A">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callSign</w:t>
            </w:r>
            <w:proofErr w:type="spellEnd"/>
            <w:r>
              <w:t xml:space="preserve"> : text  Public</w:t>
            </w:r>
          </w:p>
          <w:p w14:paraId="64811CB6" w14:textId="77777777" w:rsidR="00562F87" w:rsidRDefault="00A42A00">
            <w:pPr>
              <w:pStyle w:val="TableTextNormal"/>
              <w:ind w:left="540"/>
            </w:pPr>
            <w:r>
              <w:rPr>
                <w:rStyle w:val="TableFieldLabel"/>
              </w:rPr>
              <w:t>Alias:</w:t>
            </w:r>
            <w:r>
              <w:t xml:space="preserve">  CALSGN</w:t>
            </w:r>
          </w:p>
          <w:p w14:paraId="483764A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01E5D00" w14:textId="77777777" w:rsidR="00562F87" w:rsidRDefault="00562F87">
            <w:pPr>
              <w:pStyle w:val="TableTextNormal"/>
              <w:tabs>
                <w:tab w:val="left" w:pos="540"/>
              </w:tabs>
            </w:pPr>
          </w:p>
          <w:p w14:paraId="77E29127" w14:textId="77777777" w:rsidR="00562F87" w:rsidRDefault="00A42A00">
            <w:pPr>
              <w:pStyle w:val="TableTextNormal"/>
            </w:pPr>
            <w:r>
              <w:t>The designated call-sign of a radio station.</w:t>
            </w:r>
          </w:p>
          <w:p w14:paraId="49E7824C" w14:textId="77777777" w:rsidR="00562F87" w:rsidRDefault="00A42A00">
            <w:pPr>
              <w:pStyle w:val="TableTextNormal"/>
              <w:tabs>
                <w:tab w:val="left" w:pos="1440"/>
              </w:tabs>
              <w:jc w:val="right"/>
            </w:pPr>
            <w:r>
              <w:rPr>
                <w:rStyle w:val="TableFieldLabel"/>
              </w:rPr>
              <w:t>[ Stereotype is «S100_Simple». Is static True. Containment is Not Specified. ]</w:t>
            </w:r>
          </w:p>
          <w:p w14:paraId="517E84A3" w14:textId="77777777" w:rsidR="00562F87" w:rsidRDefault="00562F87">
            <w:pPr>
              <w:pStyle w:val="TableTextNormal"/>
              <w:tabs>
                <w:tab w:val="left" w:pos="720"/>
              </w:tabs>
            </w:pPr>
          </w:p>
        </w:tc>
      </w:tr>
      <w:tr w:rsidR="00562F87" w14:paraId="5F9C2B1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8609EC" w14:textId="77777777" w:rsidR="00562F87" w:rsidRDefault="00562F87">
            <w:pPr>
              <w:pStyle w:val="TableTextNormal"/>
            </w:pPr>
          </w:p>
          <w:p w14:paraId="57378C9B" w14:textId="77777777" w:rsidR="00562F87" w:rsidRDefault="00A42A00">
            <w:pPr>
              <w:pStyle w:val="TableTextNormal"/>
            </w:pPr>
            <w:r>
              <w:rPr>
                <w:noProof/>
                <w:sz w:val="0"/>
                <w:szCs w:val="0"/>
              </w:rPr>
              <w:drawing>
                <wp:inline distT="0" distB="0" distL="0" distR="0" wp14:anchorId="6AB0AD58" wp14:editId="16F6FFE2">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categoryOfCargo</w:t>
            </w:r>
            <w:proofErr w:type="spellEnd"/>
            <w:r>
              <w:t xml:space="preserve"> : </w:t>
            </w:r>
            <w:proofErr w:type="spellStart"/>
            <w:r>
              <w:t>categoryOfCargo</w:t>
            </w:r>
            <w:proofErr w:type="spellEnd"/>
            <w:r>
              <w:t xml:space="preserve">  Public</w:t>
            </w:r>
          </w:p>
          <w:p w14:paraId="091A0967" w14:textId="77777777" w:rsidR="00562F87" w:rsidRDefault="00A42A00">
            <w:pPr>
              <w:pStyle w:val="TableTextNormal"/>
              <w:ind w:left="540"/>
            </w:pPr>
            <w:r>
              <w:rPr>
                <w:rStyle w:val="TableFieldLabel"/>
              </w:rPr>
              <w:t>Alias:</w:t>
            </w:r>
            <w:r>
              <w:t xml:space="preserve">  CATCGO</w:t>
            </w:r>
          </w:p>
          <w:p w14:paraId="46E767E5"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36898DDD" w14:textId="77777777" w:rsidR="00562F87" w:rsidRDefault="00A42A00">
            <w:pPr>
              <w:pStyle w:val="TableTextNormal"/>
              <w:tabs>
                <w:tab w:val="left" w:pos="1440"/>
              </w:tabs>
              <w:jc w:val="right"/>
            </w:pPr>
            <w:r>
              <w:rPr>
                <w:rStyle w:val="TableFieldLabel"/>
              </w:rPr>
              <w:t>[ Stereotype is «S100_Enum». Is static True. Containment is Not Specified. ]</w:t>
            </w:r>
          </w:p>
          <w:p w14:paraId="561430AC" w14:textId="77777777" w:rsidR="00562F87" w:rsidRDefault="00562F87">
            <w:pPr>
              <w:pStyle w:val="TableTextNormal"/>
              <w:tabs>
                <w:tab w:val="left" w:pos="720"/>
              </w:tabs>
            </w:pPr>
          </w:p>
        </w:tc>
      </w:tr>
      <w:tr w:rsidR="00562F87" w14:paraId="7C2346C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2D43A9" w14:textId="77777777" w:rsidR="00562F87" w:rsidRDefault="00562F87">
            <w:pPr>
              <w:pStyle w:val="TableTextNormal"/>
            </w:pPr>
          </w:p>
          <w:p w14:paraId="34895002" w14:textId="77777777" w:rsidR="00562F87" w:rsidRDefault="00A42A00">
            <w:pPr>
              <w:pStyle w:val="TableTextNormal"/>
            </w:pPr>
            <w:r>
              <w:rPr>
                <w:noProof/>
                <w:sz w:val="0"/>
                <w:szCs w:val="0"/>
              </w:rPr>
              <w:drawing>
                <wp:inline distT="0" distB="0" distL="0" distR="0" wp14:anchorId="1CC33EB2" wp14:editId="0948F1FB">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categoryOfVessel</w:t>
            </w:r>
            <w:proofErr w:type="spellEnd"/>
            <w:r>
              <w:t xml:space="preserve"> : </w:t>
            </w:r>
            <w:proofErr w:type="spellStart"/>
            <w:r>
              <w:t>categoryOfVessel</w:t>
            </w:r>
            <w:proofErr w:type="spellEnd"/>
            <w:r>
              <w:t xml:space="preserve">  Public</w:t>
            </w:r>
          </w:p>
          <w:p w14:paraId="12CF3D9D" w14:textId="77777777" w:rsidR="00562F87" w:rsidRDefault="00A42A00">
            <w:pPr>
              <w:pStyle w:val="TableTextNormal"/>
              <w:ind w:left="540"/>
            </w:pPr>
            <w:r>
              <w:rPr>
                <w:rStyle w:val="TableFieldLabel"/>
              </w:rPr>
              <w:t>Alias:</w:t>
            </w:r>
            <w:r>
              <w:t xml:space="preserve">  CATVSL</w:t>
            </w:r>
          </w:p>
          <w:p w14:paraId="337B5E31"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ED95372" w14:textId="77777777" w:rsidR="00562F87" w:rsidRDefault="00A42A00">
            <w:pPr>
              <w:pStyle w:val="TableTextNormal"/>
              <w:tabs>
                <w:tab w:val="left" w:pos="1440"/>
              </w:tabs>
              <w:jc w:val="right"/>
            </w:pPr>
            <w:r>
              <w:rPr>
                <w:rStyle w:val="TableFieldLabel"/>
              </w:rPr>
              <w:lastRenderedPageBreak/>
              <w:t>[ Stereotype is «S100_Enum». Is static True. Containment is Not Specified. ]</w:t>
            </w:r>
          </w:p>
          <w:p w14:paraId="1263077F" w14:textId="77777777" w:rsidR="00562F87" w:rsidRDefault="00562F87">
            <w:pPr>
              <w:pStyle w:val="TableTextNormal"/>
              <w:tabs>
                <w:tab w:val="left" w:pos="720"/>
              </w:tabs>
            </w:pPr>
          </w:p>
        </w:tc>
      </w:tr>
      <w:tr w:rsidR="00562F87" w14:paraId="7F2BECB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5E8672" w14:textId="77777777" w:rsidR="00562F87" w:rsidRDefault="00562F87">
            <w:pPr>
              <w:pStyle w:val="TableTextNormal"/>
            </w:pPr>
          </w:p>
          <w:p w14:paraId="7558BAEC" w14:textId="77777777" w:rsidR="00562F87" w:rsidRDefault="00A42A00">
            <w:pPr>
              <w:pStyle w:val="TableTextNormal"/>
            </w:pPr>
            <w:r>
              <w:rPr>
                <w:noProof/>
                <w:sz w:val="0"/>
                <w:szCs w:val="0"/>
              </w:rPr>
              <w:drawing>
                <wp:inline distT="0" distB="0" distL="0" distR="0" wp14:anchorId="4E77F051" wp14:editId="6A4B2DDD">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6807E525" w14:textId="77777777" w:rsidR="00562F87" w:rsidRDefault="00A42A00">
            <w:pPr>
              <w:pStyle w:val="TableTextNormal"/>
              <w:ind w:left="540"/>
            </w:pPr>
            <w:r>
              <w:rPr>
                <w:rStyle w:val="TableFieldLabel"/>
              </w:rPr>
              <w:t>Alias:</w:t>
            </w:r>
            <w:r>
              <w:t xml:space="preserve">  COMCHA</w:t>
            </w:r>
          </w:p>
          <w:p w14:paraId="11EEAE8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CAB6FEE" w14:textId="77777777" w:rsidR="00562F87" w:rsidRDefault="00A42A00">
            <w:pPr>
              <w:pStyle w:val="TableTextNormal"/>
              <w:tabs>
                <w:tab w:val="left" w:pos="1440"/>
              </w:tabs>
              <w:jc w:val="right"/>
            </w:pPr>
            <w:r>
              <w:rPr>
                <w:rStyle w:val="TableFieldLabel"/>
              </w:rPr>
              <w:t>[ Stereotype is «S100_Simple». Is static True. Containment is Not Specified. ]</w:t>
            </w:r>
          </w:p>
          <w:p w14:paraId="27F1B7FB" w14:textId="77777777" w:rsidR="00562F87" w:rsidRDefault="00562F87">
            <w:pPr>
              <w:pStyle w:val="TableTextNormal"/>
              <w:tabs>
                <w:tab w:val="left" w:pos="720"/>
              </w:tabs>
            </w:pPr>
          </w:p>
        </w:tc>
      </w:tr>
      <w:tr w:rsidR="00562F87" w14:paraId="3B7ABA9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248B08" w14:textId="77777777" w:rsidR="00562F87" w:rsidRDefault="00562F87">
            <w:pPr>
              <w:pStyle w:val="TableTextNormal"/>
            </w:pPr>
          </w:p>
          <w:p w14:paraId="3BF6A36C" w14:textId="77777777" w:rsidR="00562F87" w:rsidRDefault="00A42A00">
            <w:pPr>
              <w:pStyle w:val="TableTextNormal"/>
            </w:pPr>
            <w:r>
              <w:rPr>
                <w:noProof/>
                <w:sz w:val="0"/>
                <w:szCs w:val="0"/>
              </w:rPr>
              <w:drawing>
                <wp:inline distT="0" distB="0" distL="0" distR="0" wp14:anchorId="612B5A57" wp14:editId="57359A63">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7FE84730" w14:textId="77777777" w:rsidR="00562F87" w:rsidRDefault="00A42A00">
            <w:pPr>
              <w:pStyle w:val="TableTextNormal"/>
              <w:ind w:left="540"/>
            </w:pPr>
            <w:r>
              <w:rPr>
                <w:rStyle w:val="TableFieldLabel"/>
              </w:rPr>
              <w:t>Alias:</w:t>
            </w:r>
            <w:r>
              <w:t xml:space="preserve">  STATUS</w:t>
            </w:r>
          </w:p>
          <w:p w14:paraId="0CFFFE4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3CB2E7B" w14:textId="77777777" w:rsidR="00562F87" w:rsidRDefault="00562F87">
            <w:pPr>
              <w:pStyle w:val="TableTextNormal"/>
            </w:pPr>
          </w:p>
          <w:p w14:paraId="34C2F71B" w14:textId="77777777" w:rsidR="00562F87" w:rsidRDefault="00A42A00">
            <w:pPr>
              <w:pStyle w:val="TableTextNormal"/>
              <w:ind w:left="540"/>
            </w:pPr>
            <w:r>
              <w:rPr>
                <w:rStyle w:val="TableFieldLabel"/>
              </w:rPr>
              <w:t>Constraints:</w:t>
            </w:r>
          </w:p>
          <w:p w14:paraId="368E9928" w14:textId="77777777" w:rsidR="00562F87" w:rsidRDefault="00A42A00">
            <w:pPr>
              <w:pStyle w:val="TableTextNormal"/>
              <w:ind w:left="720"/>
            </w:pPr>
            <w:r>
              <w:t>VS : Invariant</w:t>
            </w:r>
          </w:p>
          <w:p w14:paraId="17965EE9" w14:textId="77777777" w:rsidR="00562F87" w:rsidRDefault="00A42A00">
            <w:pPr>
              <w:pStyle w:val="TableTextNormal"/>
              <w:tabs>
                <w:tab w:val="left" w:pos="1440"/>
              </w:tabs>
              <w:jc w:val="right"/>
            </w:pPr>
            <w:r>
              <w:rPr>
                <w:rStyle w:val="TableFieldLabel"/>
              </w:rPr>
              <w:t>[ Stereotype is «S100_Enum». Is static True. Containment is Not Specified. ]</w:t>
            </w:r>
          </w:p>
          <w:p w14:paraId="7EC3E024" w14:textId="77777777" w:rsidR="00562F87" w:rsidRDefault="00562F87">
            <w:pPr>
              <w:pStyle w:val="TableTextNormal"/>
              <w:tabs>
                <w:tab w:val="left" w:pos="720"/>
              </w:tabs>
            </w:pPr>
          </w:p>
        </w:tc>
      </w:tr>
      <w:tr w:rsidR="00562F87" w14:paraId="6142ECD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541F52" w14:textId="77777777" w:rsidR="00562F87" w:rsidRDefault="00562F87">
            <w:pPr>
              <w:pStyle w:val="TableTextNormal"/>
            </w:pPr>
          </w:p>
          <w:p w14:paraId="2C42740B" w14:textId="77777777" w:rsidR="00562F87" w:rsidRDefault="00A42A00">
            <w:pPr>
              <w:pStyle w:val="TableTextNormal"/>
            </w:pPr>
            <w:r>
              <w:rPr>
                <w:noProof/>
                <w:sz w:val="0"/>
                <w:szCs w:val="0"/>
              </w:rPr>
              <w:drawing>
                <wp:inline distT="0" distB="0" distL="0" distR="0" wp14:anchorId="3E70BF8D" wp14:editId="06715A2B">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trafficFlow</w:t>
            </w:r>
            <w:proofErr w:type="spellEnd"/>
            <w:r>
              <w:t xml:space="preserve"> : </w:t>
            </w:r>
            <w:proofErr w:type="spellStart"/>
            <w:r>
              <w:t>trafficFlow</w:t>
            </w:r>
            <w:proofErr w:type="spellEnd"/>
            <w:r>
              <w:t xml:space="preserve">  Public</w:t>
            </w:r>
          </w:p>
          <w:p w14:paraId="0C6A892A" w14:textId="77777777" w:rsidR="00562F87" w:rsidRDefault="00A42A00">
            <w:pPr>
              <w:pStyle w:val="TableTextNormal"/>
              <w:tabs>
                <w:tab w:val="left" w:pos="1440"/>
              </w:tabs>
              <w:jc w:val="right"/>
            </w:pPr>
            <w:r>
              <w:rPr>
                <w:rStyle w:val="TableFieldLabel"/>
              </w:rPr>
              <w:t>[ Stereotype is «S100_Enum». Is static True. Containment is Not Specified. ]</w:t>
            </w:r>
          </w:p>
          <w:p w14:paraId="6E1CC874" w14:textId="77777777" w:rsidR="00562F87" w:rsidRDefault="00562F87">
            <w:pPr>
              <w:pStyle w:val="TableTextNormal"/>
              <w:tabs>
                <w:tab w:val="left" w:pos="720"/>
              </w:tabs>
            </w:pPr>
          </w:p>
        </w:tc>
      </w:tr>
      <w:tr w:rsidR="00562F87" w14:paraId="2DDDB40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8416AB" w14:textId="77777777" w:rsidR="00562F87" w:rsidRDefault="00562F87">
            <w:pPr>
              <w:pStyle w:val="TableTextNormal"/>
            </w:pPr>
          </w:p>
          <w:p w14:paraId="69668AEA" w14:textId="77777777" w:rsidR="00562F87" w:rsidRDefault="00A42A00">
            <w:pPr>
              <w:pStyle w:val="TableTextNormal"/>
            </w:pPr>
            <w:r>
              <w:rPr>
                <w:noProof/>
                <w:sz w:val="0"/>
                <w:szCs w:val="0"/>
              </w:rPr>
              <w:drawing>
                <wp:inline distT="0" distB="0" distL="0" distR="0" wp14:anchorId="459CE436" wp14:editId="2EEBB52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orientationValue</w:t>
            </w:r>
            <w:proofErr w:type="spellEnd"/>
            <w:r>
              <w:t xml:space="preserve"> : Real  Public</w:t>
            </w:r>
          </w:p>
          <w:p w14:paraId="1DEC2952" w14:textId="77777777" w:rsidR="00562F87" w:rsidRDefault="00A42A00">
            <w:pPr>
              <w:pStyle w:val="TableTextNormal"/>
              <w:ind w:left="540"/>
            </w:pPr>
            <w:r>
              <w:rPr>
                <w:rStyle w:val="TableFieldLabel"/>
              </w:rPr>
              <w:t>Alias:</w:t>
            </w:r>
            <w:r>
              <w:t xml:space="preserve">  ORIENT</w:t>
            </w:r>
          </w:p>
          <w:p w14:paraId="07FA015D" w14:textId="77777777" w:rsidR="00562F87" w:rsidRDefault="00A42A00">
            <w:pPr>
              <w:pStyle w:val="TableTextNormal"/>
              <w:ind w:left="540"/>
            </w:pPr>
            <w:r>
              <w:rPr>
                <w:rStyle w:val="TableFieldLabel"/>
              </w:rPr>
              <w:t>Multiplicity:</w:t>
            </w:r>
            <w:r>
              <w:t xml:space="preserve"> (  [0..2], </w:t>
            </w:r>
            <w:r>
              <w:rPr>
                <w:rStyle w:val="TableFieldLabel"/>
              </w:rPr>
              <w:t>Allow duplicates:</w:t>
            </w:r>
            <w:r>
              <w:t xml:space="preserve"> 0, </w:t>
            </w:r>
            <w:r>
              <w:rPr>
                <w:rStyle w:val="TableFieldLabel"/>
              </w:rPr>
              <w:t>Is ordered:</w:t>
            </w:r>
            <w:r>
              <w:t xml:space="preserve"> False )</w:t>
            </w:r>
          </w:p>
          <w:p w14:paraId="1D1306B5" w14:textId="77777777" w:rsidR="00562F87" w:rsidRDefault="00562F87">
            <w:pPr>
              <w:pStyle w:val="TableTextNormal"/>
              <w:tabs>
                <w:tab w:val="left" w:pos="540"/>
              </w:tabs>
            </w:pPr>
          </w:p>
          <w:p w14:paraId="7DF510E3" w14:textId="77777777" w:rsidR="00562F87" w:rsidRDefault="00A42A00">
            <w:pPr>
              <w:pStyle w:val="TableTextNormal"/>
            </w:pPr>
            <w:r>
              <w:t>The angular distance measured from true north to the major axis of the feature.</w:t>
            </w:r>
          </w:p>
          <w:p w14:paraId="3D95CB14" w14:textId="77777777" w:rsidR="00562F87" w:rsidRDefault="00A42A00">
            <w:pPr>
              <w:pStyle w:val="TableTextNormal"/>
              <w:tabs>
                <w:tab w:val="left" w:pos="1440"/>
              </w:tabs>
              <w:jc w:val="right"/>
            </w:pPr>
            <w:r>
              <w:rPr>
                <w:rStyle w:val="TableFieldLabel"/>
              </w:rPr>
              <w:t>[ Stereotype is «S100_Simple». Is static True. Containment is Not Specified. ]</w:t>
            </w:r>
          </w:p>
          <w:p w14:paraId="369C866C" w14:textId="77777777" w:rsidR="00562F87" w:rsidRDefault="00562F87">
            <w:pPr>
              <w:pStyle w:val="TableTextNormal"/>
              <w:tabs>
                <w:tab w:val="left" w:pos="720"/>
              </w:tabs>
            </w:pPr>
          </w:p>
        </w:tc>
      </w:tr>
      <w:tr w:rsidR="00562F87" w14:paraId="55C592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4F4AE1" w14:textId="77777777" w:rsidR="00562F87" w:rsidRDefault="00562F87">
            <w:pPr>
              <w:pStyle w:val="TableTextNormal"/>
            </w:pPr>
          </w:p>
          <w:p w14:paraId="55F85C46" w14:textId="77777777" w:rsidR="00562F87" w:rsidRDefault="00A42A00">
            <w:pPr>
              <w:pStyle w:val="TableTextNormal"/>
            </w:pPr>
            <w:r>
              <w:rPr>
                <w:noProof/>
                <w:sz w:val="0"/>
                <w:szCs w:val="0"/>
              </w:rPr>
              <w:drawing>
                <wp:inline distT="0" distB="0" distL="0" distR="0" wp14:anchorId="2390475F" wp14:editId="710ECA92">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PointOrCurve</w:t>
            </w:r>
            <w:proofErr w:type="spellEnd"/>
            <w:r>
              <w:t xml:space="preserve">  Public</w:t>
            </w:r>
          </w:p>
          <w:p w14:paraId="33F8CEA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B1CEC14" w14:textId="77777777" w:rsidR="00562F87" w:rsidRDefault="00A42A00">
            <w:pPr>
              <w:pStyle w:val="TableTextNormal"/>
              <w:tabs>
                <w:tab w:val="left" w:pos="1440"/>
              </w:tabs>
              <w:jc w:val="right"/>
            </w:pPr>
            <w:r>
              <w:rPr>
                <w:rStyle w:val="TableFieldLabel"/>
              </w:rPr>
              <w:t>[ Stereotype is «S100_Spatial». Is static True. Containment is Not Specified. ]</w:t>
            </w:r>
          </w:p>
          <w:p w14:paraId="4F99AE6E" w14:textId="77777777" w:rsidR="00562F87" w:rsidRDefault="00562F87">
            <w:pPr>
              <w:pStyle w:val="TableTextNormal"/>
              <w:tabs>
                <w:tab w:val="left" w:pos="720"/>
              </w:tabs>
            </w:pPr>
          </w:p>
        </w:tc>
      </w:tr>
    </w:tbl>
    <w:p w14:paraId="179F3CFE" w14:textId="77777777" w:rsidR="00562F87" w:rsidRDefault="00562F87">
      <w:pPr>
        <w:pStyle w:val="Notes"/>
      </w:pPr>
    </w:p>
    <w:p w14:paraId="52F38B8D" w14:textId="77777777" w:rsidR="00562F87" w:rsidRDefault="00A42A00">
      <w:pPr>
        <w:pStyle w:val="Notes"/>
      </w:pPr>
      <w:r>
        <w:t xml:space="preserve">  </w:t>
      </w:r>
      <w:bookmarkEnd w:id="95"/>
    </w:p>
    <w:p w14:paraId="643D91AA" w14:textId="77777777" w:rsidR="00562F87" w:rsidRDefault="00562F87">
      <w:pPr>
        <w:pStyle w:val="Notes"/>
      </w:pPr>
    </w:p>
    <w:p w14:paraId="290A00C0" w14:textId="77777777" w:rsidR="00562F87" w:rsidRDefault="00A42A00">
      <w:pPr>
        <w:pStyle w:val="Heading3"/>
      </w:pPr>
      <w:bookmarkStart w:id="97" w:name="BKM_B53F94B8_9FF4_4F9F_B240_0572F465F338"/>
      <w:bookmarkStart w:id="98" w:name="_Toc25000111"/>
      <w:proofErr w:type="spellStart"/>
      <w:r>
        <w:t>RestrictedAreaNavigational</w:t>
      </w:r>
      <w:bookmarkEnd w:id="98"/>
      <w:proofErr w:type="spellEnd"/>
    </w:p>
    <w:p w14:paraId="7FCB7EFE"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3CD3CDC9" w14:textId="77777777" w:rsidR="00562F87" w:rsidRDefault="00562F87">
      <w:pPr>
        <w:pStyle w:val="Notes"/>
        <w:tabs>
          <w:tab w:val="left" w:pos="720"/>
        </w:tabs>
      </w:pPr>
    </w:p>
    <w:p w14:paraId="248A6712" w14:textId="77777777" w:rsidR="00562F87" w:rsidRDefault="00A42A00">
      <w:pPr>
        <w:pStyle w:val="Notes"/>
      </w:pPr>
      <w:r>
        <w:t>A specified area of land or water designated by an appropriate authority within which access or navigation is restricted in accordance with certain specified conditions.</w:t>
      </w:r>
    </w:p>
    <w:p w14:paraId="6CA0E937" w14:textId="77777777" w:rsidR="00562F87" w:rsidRDefault="00A42A00">
      <w:pPr>
        <w:pStyle w:val="Notes"/>
      </w:pPr>
      <w:r>
        <w:t>A navigational restricted area is an area where the restrictions have a direct impact on the navigation of a vessel in the area.</w:t>
      </w:r>
    </w:p>
    <w:p w14:paraId="741FCE5A" w14:textId="77777777" w:rsidR="00562F87" w:rsidRDefault="00562F87">
      <w:pPr>
        <w:pStyle w:val="Notes"/>
      </w:pPr>
    </w:p>
    <w:p w14:paraId="033C37C7" w14:textId="77777777" w:rsidR="00562F87" w:rsidRDefault="00A42A00">
      <w:pPr>
        <w:pStyle w:val="Properties"/>
      </w:pPr>
      <w:proofErr w:type="spellStart"/>
      <w:r>
        <w:t>RestrictedAreaNavigational</w:t>
      </w:r>
      <w:proofErr w:type="spellEnd"/>
      <w:r>
        <w:t xml:space="preserve"> </w:t>
      </w:r>
    </w:p>
    <w:p w14:paraId="3834821E" w14:textId="77777777" w:rsidR="00562F87" w:rsidRDefault="00A42A00">
      <w:pPr>
        <w:pStyle w:val="Properties"/>
      </w:pPr>
      <w:r>
        <w:t>Version 1.0  Phase 1.0  Proposed</w:t>
      </w:r>
    </w:p>
    <w:p w14:paraId="517094E9" w14:textId="77777777" w:rsidR="00562F87" w:rsidRDefault="00A42A00">
      <w:pPr>
        <w:pStyle w:val="Properties"/>
      </w:pPr>
      <w:proofErr w:type="spellStart"/>
      <w:r>
        <w:t>raphaelm</w:t>
      </w:r>
      <w:proofErr w:type="spellEnd"/>
      <w:r>
        <w:t xml:space="preserve"> created on 01-Jan-2018.  Last modified 20-Aug-2018</w:t>
      </w:r>
    </w:p>
    <w:p w14:paraId="670DA195" w14:textId="77777777" w:rsidR="00562F87" w:rsidRDefault="00A42A00">
      <w:pPr>
        <w:pStyle w:val="Properties"/>
      </w:pPr>
      <w:r>
        <w:t>Alias RESARE</w:t>
      </w:r>
    </w:p>
    <w:p w14:paraId="10FCC366" w14:textId="77777777" w:rsidR="00562F87" w:rsidRDefault="00A42A00">
      <w:pPr>
        <w:pStyle w:val="Properties"/>
      </w:pPr>
      <w:r>
        <w:t xml:space="preserve">Extends </w:t>
      </w:r>
      <w:proofErr w:type="spellStart"/>
      <w:r>
        <w:t>SupervisedArea</w:t>
      </w:r>
      <w:proofErr w:type="spellEnd"/>
    </w:p>
    <w:p w14:paraId="4BE0D39B"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E44748C"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B22B9F4" w14:textId="77777777" w:rsidR="00562F87" w:rsidRDefault="00A42A00">
            <w:pPr>
              <w:pStyle w:val="TableHeadingLight"/>
            </w:pPr>
            <w:r>
              <w:t>OUTGOING STRUCTURAL RELATIONSHIPS</w:t>
            </w:r>
          </w:p>
        </w:tc>
      </w:tr>
      <w:tr w:rsidR="00562F87" w14:paraId="4BB82C7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37ED76" w14:textId="77777777" w:rsidR="00562F87" w:rsidRDefault="00562F87">
            <w:pPr>
              <w:pStyle w:val="TableTextNormal"/>
            </w:pPr>
          </w:p>
          <w:p w14:paraId="039D901A" w14:textId="77777777" w:rsidR="00562F87" w:rsidRDefault="00A42A00">
            <w:pPr>
              <w:pStyle w:val="TableTextNormal"/>
            </w:pPr>
            <w:r>
              <w:rPr>
                <w:noProof/>
                <w:sz w:val="0"/>
                <w:szCs w:val="0"/>
              </w:rPr>
              <w:drawing>
                <wp:inline distT="0" distB="0" distL="0" distR="0" wp14:anchorId="5F7E32AE" wp14:editId="076B2FEE">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RestrictedAreaNavigational</w:t>
            </w:r>
            <w:proofErr w:type="spellEnd"/>
            <w:r>
              <w:t xml:space="preserve"> to «</w:t>
            </w:r>
            <w:proofErr w:type="spellStart"/>
            <w:r>
              <w:t>FeatureType</w:t>
            </w:r>
            <w:proofErr w:type="spellEnd"/>
            <w:r>
              <w:t xml:space="preserve">» </w:t>
            </w:r>
            <w:proofErr w:type="spellStart"/>
            <w:r>
              <w:t>SupervisedArea</w:t>
            </w:r>
            <w:proofErr w:type="spellEnd"/>
          </w:p>
          <w:p w14:paraId="4EADECD1" w14:textId="77777777" w:rsidR="00562F87" w:rsidRDefault="00A42A00">
            <w:pPr>
              <w:pStyle w:val="TableTextNormal"/>
              <w:tabs>
                <w:tab w:val="left" w:pos="1440"/>
              </w:tabs>
              <w:jc w:val="right"/>
            </w:pPr>
            <w:r>
              <w:rPr>
                <w:rStyle w:val="TableFieldLabel"/>
              </w:rPr>
              <w:t>[ Direction is 'Source -&gt; Destination'. ]</w:t>
            </w:r>
          </w:p>
          <w:p w14:paraId="0162F0AF" w14:textId="77777777" w:rsidR="00562F87" w:rsidRDefault="00562F87">
            <w:pPr>
              <w:pStyle w:val="TableTextNormal"/>
            </w:pPr>
          </w:p>
        </w:tc>
      </w:tr>
    </w:tbl>
    <w:p w14:paraId="738F72C0"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E4F4AD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1323605" w14:textId="77777777" w:rsidR="00562F87" w:rsidRDefault="00A42A00">
            <w:pPr>
              <w:pStyle w:val="TableHeadingLight"/>
            </w:pPr>
            <w:r>
              <w:t>ATTRIBUTES</w:t>
            </w:r>
          </w:p>
        </w:tc>
      </w:tr>
      <w:tr w:rsidR="00562F87" w14:paraId="140E985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F6D899" w14:textId="77777777" w:rsidR="00562F87" w:rsidRDefault="00562F87">
            <w:pPr>
              <w:pStyle w:val="TableTextNormal"/>
            </w:pPr>
          </w:p>
          <w:p w14:paraId="72E02BC9" w14:textId="77777777" w:rsidR="00562F87" w:rsidRDefault="00A42A00">
            <w:pPr>
              <w:pStyle w:val="TableTextNormal"/>
            </w:pPr>
            <w:r>
              <w:rPr>
                <w:noProof/>
                <w:sz w:val="0"/>
                <w:szCs w:val="0"/>
              </w:rPr>
              <w:drawing>
                <wp:inline distT="0" distB="0" distL="0" distR="0" wp14:anchorId="361A7476" wp14:editId="2FF292C8">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categoryOfRestrictedArea</w:t>
            </w:r>
            <w:proofErr w:type="spellEnd"/>
            <w:r>
              <w:t xml:space="preserve"> : </w:t>
            </w:r>
            <w:proofErr w:type="spellStart"/>
            <w:r>
              <w:t>categoryOfRestrictedArea</w:t>
            </w:r>
            <w:proofErr w:type="spellEnd"/>
            <w:r>
              <w:t xml:space="preserve">  Public</w:t>
            </w:r>
          </w:p>
          <w:p w14:paraId="1CFCC5CB" w14:textId="77777777" w:rsidR="00562F87" w:rsidRDefault="00A42A00">
            <w:pPr>
              <w:pStyle w:val="TableTextNormal"/>
              <w:ind w:left="540"/>
            </w:pPr>
            <w:r>
              <w:rPr>
                <w:rStyle w:val="TableFieldLabel"/>
              </w:rPr>
              <w:t>Alias:</w:t>
            </w:r>
            <w:r>
              <w:t xml:space="preserve">  CATREA</w:t>
            </w:r>
          </w:p>
          <w:p w14:paraId="283CB552"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3C04C396" w14:textId="77777777" w:rsidR="00562F87" w:rsidRDefault="00562F87">
            <w:pPr>
              <w:pStyle w:val="TableTextNormal"/>
            </w:pPr>
          </w:p>
          <w:p w14:paraId="1DD01F32" w14:textId="77777777" w:rsidR="00562F87" w:rsidRDefault="00A42A00">
            <w:pPr>
              <w:pStyle w:val="TableTextNormal"/>
              <w:ind w:left="540"/>
            </w:pPr>
            <w:r>
              <w:rPr>
                <w:rStyle w:val="TableFieldLabel"/>
              </w:rPr>
              <w:lastRenderedPageBreak/>
              <w:t>Constraints:</w:t>
            </w:r>
          </w:p>
          <w:p w14:paraId="54498280" w14:textId="77777777" w:rsidR="00562F87" w:rsidRDefault="00A42A00">
            <w:pPr>
              <w:pStyle w:val="TableTextNormal"/>
              <w:ind w:left="720"/>
            </w:pPr>
            <w:r>
              <w:t>VS : Invariant</w:t>
            </w:r>
          </w:p>
          <w:p w14:paraId="23205154" w14:textId="77777777" w:rsidR="00562F87" w:rsidRDefault="00A42A00">
            <w:pPr>
              <w:pStyle w:val="TableTextNormal"/>
              <w:tabs>
                <w:tab w:val="left" w:pos="1440"/>
              </w:tabs>
              <w:jc w:val="right"/>
            </w:pPr>
            <w:r>
              <w:rPr>
                <w:rStyle w:val="TableFieldLabel"/>
              </w:rPr>
              <w:t>[ Stereotype is «S100_Enum». Is static True. Containment is Not Specified. ]</w:t>
            </w:r>
          </w:p>
          <w:p w14:paraId="29DCBB6A" w14:textId="77777777" w:rsidR="00562F87" w:rsidRDefault="00562F87">
            <w:pPr>
              <w:pStyle w:val="TableTextNormal"/>
              <w:tabs>
                <w:tab w:val="left" w:pos="720"/>
              </w:tabs>
            </w:pPr>
          </w:p>
        </w:tc>
      </w:tr>
      <w:tr w:rsidR="00562F87" w14:paraId="7D84CDB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F627DB" w14:textId="77777777" w:rsidR="00562F87" w:rsidRDefault="00562F87">
            <w:pPr>
              <w:pStyle w:val="TableTextNormal"/>
            </w:pPr>
          </w:p>
          <w:p w14:paraId="1463BA87" w14:textId="77777777" w:rsidR="00562F87" w:rsidRDefault="00A42A00">
            <w:pPr>
              <w:pStyle w:val="TableTextNormal"/>
            </w:pPr>
            <w:r>
              <w:rPr>
                <w:noProof/>
                <w:sz w:val="0"/>
                <w:szCs w:val="0"/>
              </w:rPr>
              <w:drawing>
                <wp:inline distT="0" distB="0" distL="0" distR="0" wp14:anchorId="07F5DA2D" wp14:editId="7DBFA9D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restriction : restriction  Public</w:t>
            </w:r>
          </w:p>
          <w:p w14:paraId="50F788D6" w14:textId="77777777" w:rsidR="00562F87" w:rsidRDefault="00A42A00">
            <w:pPr>
              <w:pStyle w:val="TableTextNormal"/>
              <w:ind w:left="540"/>
            </w:pPr>
            <w:r>
              <w:rPr>
                <w:rStyle w:val="TableFieldLabel"/>
              </w:rPr>
              <w:t>Alias:</w:t>
            </w:r>
            <w:r>
              <w:t xml:space="preserve">  RESTRN</w:t>
            </w:r>
          </w:p>
          <w:p w14:paraId="434951A2"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6ECD9029" w14:textId="77777777" w:rsidR="00562F87" w:rsidRDefault="00562F87">
            <w:pPr>
              <w:pStyle w:val="TableTextNormal"/>
            </w:pPr>
          </w:p>
          <w:p w14:paraId="5F206CB4" w14:textId="77777777" w:rsidR="00562F87" w:rsidRDefault="00A42A00">
            <w:pPr>
              <w:pStyle w:val="TableTextNormal"/>
              <w:ind w:left="540"/>
            </w:pPr>
            <w:r>
              <w:rPr>
                <w:rStyle w:val="TableFieldLabel"/>
              </w:rPr>
              <w:t>Constraints:</w:t>
            </w:r>
          </w:p>
          <w:p w14:paraId="79F7204F" w14:textId="77777777" w:rsidR="00562F87" w:rsidRDefault="00A42A00">
            <w:pPr>
              <w:pStyle w:val="TableTextNormal"/>
              <w:ind w:left="720"/>
            </w:pPr>
            <w:r>
              <w:t>VS : Invariant</w:t>
            </w:r>
          </w:p>
          <w:p w14:paraId="189F7E9F" w14:textId="77777777" w:rsidR="00562F87" w:rsidRDefault="00A42A00">
            <w:pPr>
              <w:pStyle w:val="TableTextNormal"/>
              <w:tabs>
                <w:tab w:val="left" w:pos="1440"/>
              </w:tabs>
              <w:jc w:val="right"/>
            </w:pPr>
            <w:r>
              <w:rPr>
                <w:rStyle w:val="TableFieldLabel"/>
              </w:rPr>
              <w:t>[ Stereotype is «S100_Enum». Is static True. Containment is Not Specified. ]</w:t>
            </w:r>
          </w:p>
          <w:p w14:paraId="39C9606B" w14:textId="77777777" w:rsidR="00562F87" w:rsidRDefault="00562F87">
            <w:pPr>
              <w:pStyle w:val="TableTextNormal"/>
              <w:tabs>
                <w:tab w:val="left" w:pos="720"/>
              </w:tabs>
            </w:pPr>
          </w:p>
        </w:tc>
      </w:tr>
      <w:tr w:rsidR="00562F87" w14:paraId="6D66C65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D51EC7" w14:textId="77777777" w:rsidR="00562F87" w:rsidRDefault="00562F87">
            <w:pPr>
              <w:pStyle w:val="TableTextNormal"/>
            </w:pPr>
          </w:p>
          <w:p w14:paraId="0D0A99C7" w14:textId="77777777" w:rsidR="00562F87" w:rsidRDefault="00A42A00">
            <w:pPr>
              <w:pStyle w:val="TableTextNormal"/>
            </w:pPr>
            <w:r>
              <w:rPr>
                <w:noProof/>
                <w:sz w:val="0"/>
                <w:szCs w:val="0"/>
              </w:rPr>
              <w:drawing>
                <wp:inline distT="0" distB="0" distL="0" distR="0" wp14:anchorId="3CE29CFB" wp14:editId="5CAD0BF1">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6ABA26E8" w14:textId="77777777" w:rsidR="00562F87" w:rsidRDefault="00A42A00">
            <w:pPr>
              <w:pStyle w:val="TableTextNormal"/>
              <w:ind w:left="540"/>
            </w:pPr>
            <w:r>
              <w:rPr>
                <w:rStyle w:val="TableFieldLabel"/>
              </w:rPr>
              <w:t>Alias:</w:t>
            </w:r>
            <w:r>
              <w:t xml:space="preserve">  STATUS</w:t>
            </w:r>
          </w:p>
          <w:p w14:paraId="0273744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24104D7" w14:textId="77777777" w:rsidR="00562F87" w:rsidRDefault="00562F87">
            <w:pPr>
              <w:pStyle w:val="TableTextNormal"/>
            </w:pPr>
          </w:p>
          <w:p w14:paraId="33636A4D" w14:textId="77777777" w:rsidR="00562F87" w:rsidRDefault="00A42A00">
            <w:pPr>
              <w:pStyle w:val="TableTextNormal"/>
              <w:ind w:left="540"/>
            </w:pPr>
            <w:r>
              <w:rPr>
                <w:rStyle w:val="TableFieldLabel"/>
              </w:rPr>
              <w:t>Constraints:</w:t>
            </w:r>
          </w:p>
          <w:p w14:paraId="07F1CD50" w14:textId="77777777" w:rsidR="00562F87" w:rsidRDefault="00A42A00">
            <w:pPr>
              <w:pStyle w:val="TableTextNormal"/>
              <w:ind w:left="720"/>
            </w:pPr>
            <w:r>
              <w:t>VS : Invariant</w:t>
            </w:r>
          </w:p>
          <w:p w14:paraId="625E3886" w14:textId="77777777" w:rsidR="00562F87" w:rsidRDefault="00A42A00">
            <w:pPr>
              <w:pStyle w:val="TableTextNormal"/>
              <w:tabs>
                <w:tab w:val="left" w:pos="1440"/>
              </w:tabs>
              <w:jc w:val="right"/>
            </w:pPr>
            <w:r>
              <w:rPr>
                <w:rStyle w:val="TableFieldLabel"/>
              </w:rPr>
              <w:t>[ Stereotype is «S100_Enum». Is static True. Containment is Not Specified. ]</w:t>
            </w:r>
          </w:p>
          <w:p w14:paraId="53AB4AF0" w14:textId="77777777" w:rsidR="00562F87" w:rsidRDefault="00562F87">
            <w:pPr>
              <w:pStyle w:val="TableTextNormal"/>
              <w:tabs>
                <w:tab w:val="left" w:pos="720"/>
              </w:tabs>
            </w:pPr>
          </w:p>
        </w:tc>
      </w:tr>
      <w:tr w:rsidR="00562F87" w14:paraId="6DDCDBC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D483DA" w14:textId="77777777" w:rsidR="00562F87" w:rsidRDefault="00562F87">
            <w:pPr>
              <w:pStyle w:val="TableTextNormal"/>
            </w:pPr>
          </w:p>
          <w:p w14:paraId="65D30029" w14:textId="77777777" w:rsidR="00562F87" w:rsidRDefault="00A42A00">
            <w:pPr>
              <w:pStyle w:val="TableTextNormal"/>
            </w:pPr>
            <w:r>
              <w:rPr>
                <w:noProof/>
                <w:sz w:val="0"/>
                <w:szCs w:val="0"/>
              </w:rPr>
              <w:drawing>
                <wp:inline distT="0" distB="0" distL="0" distR="0" wp14:anchorId="75B016AE" wp14:editId="7F631442">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ABA070C"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DAD559C" w14:textId="77777777" w:rsidR="00562F87" w:rsidRDefault="00A42A00">
            <w:pPr>
              <w:pStyle w:val="TableTextNormal"/>
              <w:tabs>
                <w:tab w:val="left" w:pos="1440"/>
              </w:tabs>
              <w:jc w:val="right"/>
            </w:pPr>
            <w:r>
              <w:rPr>
                <w:rStyle w:val="TableFieldLabel"/>
              </w:rPr>
              <w:t>[ Stereotype is «S100_Spatial». Is static True. Containment is Not Specified. ]</w:t>
            </w:r>
          </w:p>
          <w:p w14:paraId="7DBA4458" w14:textId="77777777" w:rsidR="00562F87" w:rsidRDefault="00562F87">
            <w:pPr>
              <w:pStyle w:val="TableTextNormal"/>
              <w:tabs>
                <w:tab w:val="left" w:pos="720"/>
              </w:tabs>
            </w:pPr>
          </w:p>
        </w:tc>
      </w:tr>
    </w:tbl>
    <w:p w14:paraId="4CE84C37" w14:textId="77777777" w:rsidR="00562F87" w:rsidRDefault="00562F87">
      <w:pPr>
        <w:pStyle w:val="Notes"/>
      </w:pPr>
    </w:p>
    <w:p w14:paraId="06C0BB9E" w14:textId="77777777" w:rsidR="00562F87" w:rsidRDefault="00A42A00">
      <w:pPr>
        <w:pStyle w:val="Notes"/>
      </w:pPr>
      <w:r>
        <w:t xml:space="preserve">  </w:t>
      </w:r>
      <w:bookmarkEnd w:id="97"/>
    </w:p>
    <w:p w14:paraId="2AEA4383" w14:textId="77777777" w:rsidR="00562F87" w:rsidRDefault="00562F87">
      <w:pPr>
        <w:pStyle w:val="Notes"/>
      </w:pPr>
    </w:p>
    <w:p w14:paraId="782CCB62" w14:textId="77777777" w:rsidR="00562F87" w:rsidRDefault="00A42A00">
      <w:pPr>
        <w:pStyle w:val="Heading3"/>
      </w:pPr>
      <w:bookmarkStart w:id="99" w:name="BKM_0A884A4A_CE0D_4E00_9ED0_B8F7C416590A"/>
      <w:bookmarkStart w:id="100" w:name="_Toc25000112"/>
      <w:proofErr w:type="spellStart"/>
      <w:r>
        <w:t>RestrictedAreaRegulatory</w:t>
      </w:r>
      <w:bookmarkEnd w:id="100"/>
      <w:proofErr w:type="spellEnd"/>
    </w:p>
    <w:p w14:paraId="698363CA"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70981984" w14:textId="77777777" w:rsidR="00562F87" w:rsidRDefault="00562F87">
      <w:pPr>
        <w:pStyle w:val="Notes"/>
        <w:tabs>
          <w:tab w:val="left" w:pos="720"/>
        </w:tabs>
      </w:pPr>
    </w:p>
    <w:p w14:paraId="1617D4B1" w14:textId="77777777" w:rsidR="00562F87" w:rsidRDefault="00A42A00">
      <w:pPr>
        <w:pStyle w:val="Notes"/>
      </w:pPr>
      <w:r>
        <w:t>A specified area of land or water designated by an appropriate authority within which access or navigation is restricted in accordance with certain specified conditions.</w:t>
      </w:r>
    </w:p>
    <w:p w14:paraId="2B4747F8" w14:textId="77777777" w:rsidR="00562F87" w:rsidRDefault="00A42A00">
      <w:pPr>
        <w:pStyle w:val="Notes"/>
      </w:pPr>
      <w:r>
        <w:t>A regulatory restricted area is an area where the restrictions have no direct impact on the navigation of a vessel in the area, but impact on the activities that can take place within the area.</w:t>
      </w:r>
    </w:p>
    <w:p w14:paraId="68A0BB60" w14:textId="77777777" w:rsidR="00562F87" w:rsidRDefault="00562F87">
      <w:pPr>
        <w:pStyle w:val="Notes"/>
      </w:pPr>
    </w:p>
    <w:p w14:paraId="79413A3F" w14:textId="77777777" w:rsidR="00562F87" w:rsidRDefault="00A42A00">
      <w:pPr>
        <w:pStyle w:val="Properties"/>
      </w:pPr>
      <w:proofErr w:type="spellStart"/>
      <w:r>
        <w:t>RestrictedAreaRegulatory</w:t>
      </w:r>
      <w:proofErr w:type="spellEnd"/>
      <w:r>
        <w:t xml:space="preserve"> </w:t>
      </w:r>
    </w:p>
    <w:p w14:paraId="56648410" w14:textId="77777777" w:rsidR="00562F87" w:rsidRDefault="00A42A00">
      <w:pPr>
        <w:pStyle w:val="Properties"/>
      </w:pPr>
      <w:r>
        <w:t>Version 1.0  Phase 1.0  Proposed</w:t>
      </w:r>
    </w:p>
    <w:p w14:paraId="692B3958" w14:textId="77777777" w:rsidR="00562F87" w:rsidRDefault="00A42A00">
      <w:pPr>
        <w:pStyle w:val="Properties"/>
      </w:pPr>
      <w:proofErr w:type="spellStart"/>
      <w:r>
        <w:t>raphaelm</w:t>
      </w:r>
      <w:proofErr w:type="spellEnd"/>
      <w:r>
        <w:t xml:space="preserve"> created on 01-Jan-2018.  Last modified 20-Aug-2018</w:t>
      </w:r>
    </w:p>
    <w:p w14:paraId="3A43D583" w14:textId="77777777" w:rsidR="00562F87" w:rsidRDefault="00A42A00">
      <w:pPr>
        <w:pStyle w:val="Properties"/>
      </w:pPr>
      <w:r>
        <w:t>Alias RESARE</w:t>
      </w:r>
    </w:p>
    <w:p w14:paraId="5762D5AF" w14:textId="77777777" w:rsidR="00562F87" w:rsidRDefault="00A42A00">
      <w:pPr>
        <w:pStyle w:val="Properties"/>
      </w:pPr>
      <w:r>
        <w:t xml:space="preserve">Extends </w:t>
      </w:r>
      <w:proofErr w:type="spellStart"/>
      <w:r>
        <w:t>SupervisedArea</w:t>
      </w:r>
      <w:proofErr w:type="spellEnd"/>
    </w:p>
    <w:p w14:paraId="05AC8547"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527477F"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819B15" w14:textId="77777777" w:rsidR="00562F87" w:rsidRDefault="00A42A00">
            <w:pPr>
              <w:pStyle w:val="TableHeadingLight"/>
            </w:pPr>
            <w:r>
              <w:t>OUTGOING STRUCTURAL RELATIONSHIPS</w:t>
            </w:r>
          </w:p>
        </w:tc>
      </w:tr>
      <w:tr w:rsidR="00562F87" w14:paraId="225C25E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EECF4A" w14:textId="77777777" w:rsidR="00562F87" w:rsidRDefault="00562F87">
            <w:pPr>
              <w:pStyle w:val="TableTextNormal"/>
            </w:pPr>
          </w:p>
          <w:p w14:paraId="2A934956" w14:textId="77777777" w:rsidR="00562F87" w:rsidRDefault="00A42A00">
            <w:pPr>
              <w:pStyle w:val="TableTextNormal"/>
            </w:pPr>
            <w:r>
              <w:rPr>
                <w:noProof/>
                <w:sz w:val="0"/>
                <w:szCs w:val="0"/>
              </w:rPr>
              <w:drawing>
                <wp:inline distT="0" distB="0" distL="0" distR="0" wp14:anchorId="170D1C58" wp14:editId="6D0512E4">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RestrictedAreaRegulatory</w:t>
            </w:r>
            <w:proofErr w:type="spellEnd"/>
            <w:r>
              <w:t xml:space="preserve"> to «</w:t>
            </w:r>
            <w:proofErr w:type="spellStart"/>
            <w:r>
              <w:t>FeatureType</w:t>
            </w:r>
            <w:proofErr w:type="spellEnd"/>
            <w:r>
              <w:t xml:space="preserve">» </w:t>
            </w:r>
            <w:proofErr w:type="spellStart"/>
            <w:r>
              <w:t>SupervisedArea</w:t>
            </w:r>
            <w:proofErr w:type="spellEnd"/>
          </w:p>
          <w:p w14:paraId="6F714108" w14:textId="77777777" w:rsidR="00562F87" w:rsidRDefault="00A42A00">
            <w:pPr>
              <w:pStyle w:val="TableTextNormal"/>
              <w:tabs>
                <w:tab w:val="left" w:pos="1440"/>
              </w:tabs>
              <w:jc w:val="right"/>
            </w:pPr>
            <w:r>
              <w:rPr>
                <w:rStyle w:val="TableFieldLabel"/>
              </w:rPr>
              <w:t>[ Direction is 'Source -&gt; Destination'. ]</w:t>
            </w:r>
          </w:p>
          <w:p w14:paraId="66D8B31C" w14:textId="77777777" w:rsidR="00562F87" w:rsidRDefault="00562F87">
            <w:pPr>
              <w:pStyle w:val="TableTextNormal"/>
            </w:pPr>
          </w:p>
        </w:tc>
      </w:tr>
    </w:tbl>
    <w:p w14:paraId="44268B2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F6BE5C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B5EDAE" w14:textId="77777777" w:rsidR="00562F87" w:rsidRDefault="00A42A00">
            <w:pPr>
              <w:pStyle w:val="TableHeadingLight"/>
            </w:pPr>
            <w:r>
              <w:t>ATTRIBUTES</w:t>
            </w:r>
          </w:p>
        </w:tc>
      </w:tr>
      <w:tr w:rsidR="00562F87" w14:paraId="2552295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5A0A22" w14:textId="77777777" w:rsidR="00562F87" w:rsidRDefault="00562F87">
            <w:pPr>
              <w:pStyle w:val="TableTextNormal"/>
            </w:pPr>
          </w:p>
          <w:p w14:paraId="3E439F48" w14:textId="77777777" w:rsidR="00562F87" w:rsidRDefault="00A42A00">
            <w:pPr>
              <w:pStyle w:val="TableTextNormal"/>
            </w:pPr>
            <w:r>
              <w:rPr>
                <w:noProof/>
                <w:sz w:val="0"/>
                <w:szCs w:val="0"/>
              </w:rPr>
              <w:drawing>
                <wp:inline distT="0" distB="0" distL="0" distR="0" wp14:anchorId="76B29422" wp14:editId="3BE9DE5A">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categoryOfRestrictedArea</w:t>
            </w:r>
            <w:proofErr w:type="spellEnd"/>
            <w:r>
              <w:t xml:space="preserve"> : </w:t>
            </w:r>
            <w:proofErr w:type="spellStart"/>
            <w:r>
              <w:t>categoryOfRestrictedArea</w:t>
            </w:r>
            <w:proofErr w:type="spellEnd"/>
            <w:r>
              <w:t xml:space="preserve">  Public</w:t>
            </w:r>
          </w:p>
          <w:p w14:paraId="43425A55" w14:textId="77777777" w:rsidR="00562F87" w:rsidRDefault="00A42A00">
            <w:pPr>
              <w:pStyle w:val="TableTextNormal"/>
              <w:ind w:left="540"/>
            </w:pPr>
            <w:r>
              <w:rPr>
                <w:rStyle w:val="TableFieldLabel"/>
              </w:rPr>
              <w:t>Alias:</w:t>
            </w:r>
            <w:r>
              <w:t xml:space="preserve">  CATREA</w:t>
            </w:r>
          </w:p>
          <w:p w14:paraId="63904C2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31C6C691" w14:textId="77777777" w:rsidR="00562F87" w:rsidRDefault="00562F87">
            <w:pPr>
              <w:pStyle w:val="TableTextNormal"/>
            </w:pPr>
          </w:p>
          <w:p w14:paraId="31BC8450" w14:textId="77777777" w:rsidR="00562F87" w:rsidRDefault="00A42A00">
            <w:pPr>
              <w:pStyle w:val="TableTextNormal"/>
              <w:ind w:left="540"/>
            </w:pPr>
            <w:r>
              <w:rPr>
                <w:rStyle w:val="TableFieldLabel"/>
              </w:rPr>
              <w:t>Constraints:</w:t>
            </w:r>
          </w:p>
          <w:p w14:paraId="282CD086" w14:textId="77777777" w:rsidR="00562F87" w:rsidRDefault="00A42A00">
            <w:pPr>
              <w:pStyle w:val="TableTextNormal"/>
              <w:ind w:left="720"/>
            </w:pPr>
            <w:r>
              <w:t>VS : Invariant</w:t>
            </w:r>
          </w:p>
          <w:p w14:paraId="5A4867E4" w14:textId="77777777" w:rsidR="00562F87" w:rsidRDefault="00A42A00">
            <w:pPr>
              <w:pStyle w:val="TableTextNormal"/>
              <w:tabs>
                <w:tab w:val="left" w:pos="1440"/>
              </w:tabs>
              <w:jc w:val="right"/>
            </w:pPr>
            <w:r>
              <w:rPr>
                <w:rStyle w:val="TableFieldLabel"/>
              </w:rPr>
              <w:t>[ Stereotype is «S100_Enum». Is static True. Containment is Not Specified. ]</w:t>
            </w:r>
          </w:p>
          <w:p w14:paraId="26C66D0C" w14:textId="77777777" w:rsidR="00562F87" w:rsidRDefault="00562F87">
            <w:pPr>
              <w:pStyle w:val="TableTextNormal"/>
              <w:tabs>
                <w:tab w:val="left" w:pos="720"/>
              </w:tabs>
            </w:pPr>
          </w:p>
        </w:tc>
      </w:tr>
      <w:tr w:rsidR="00562F87" w14:paraId="0215F9D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07FEF6" w14:textId="77777777" w:rsidR="00562F87" w:rsidRDefault="00562F87">
            <w:pPr>
              <w:pStyle w:val="TableTextNormal"/>
            </w:pPr>
          </w:p>
          <w:p w14:paraId="39CD0AD8" w14:textId="77777777" w:rsidR="00562F87" w:rsidRDefault="00A42A00">
            <w:pPr>
              <w:pStyle w:val="TableTextNormal"/>
            </w:pPr>
            <w:r>
              <w:rPr>
                <w:noProof/>
                <w:sz w:val="0"/>
                <w:szCs w:val="0"/>
              </w:rPr>
              <w:drawing>
                <wp:inline distT="0" distB="0" distL="0" distR="0" wp14:anchorId="1604023B" wp14:editId="32D65B9D">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restriction : restriction  Public</w:t>
            </w:r>
          </w:p>
          <w:p w14:paraId="0A25D464" w14:textId="77777777" w:rsidR="00562F87" w:rsidRDefault="00A42A00">
            <w:pPr>
              <w:pStyle w:val="TableTextNormal"/>
              <w:ind w:left="540"/>
            </w:pPr>
            <w:r>
              <w:rPr>
                <w:rStyle w:val="TableFieldLabel"/>
              </w:rPr>
              <w:t>Alias:</w:t>
            </w:r>
            <w:r>
              <w:t xml:space="preserve">  RESTRN</w:t>
            </w:r>
          </w:p>
          <w:p w14:paraId="6851C496"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3EF9A8A" w14:textId="77777777" w:rsidR="00562F87" w:rsidRDefault="00562F87">
            <w:pPr>
              <w:pStyle w:val="TableTextNormal"/>
            </w:pPr>
          </w:p>
          <w:p w14:paraId="3A087720" w14:textId="77777777" w:rsidR="00562F87" w:rsidRDefault="00A42A00">
            <w:pPr>
              <w:pStyle w:val="TableTextNormal"/>
              <w:ind w:left="540"/>
            </w:pPr>
            <w:r>
              <w:rPr>
                <w:rStyle w:val="TableFieldLabel"/>
              </w:rPr>
              <w:t>Constraints:</w:t>
            </w:r>
          </w:p>
          <w:p w14:paraId="71CEDC0A" w14:textId="77777777" w:rsidR="00562F87" w:rsidRDefault="00A42A00">
            <w:pPr>
              <w:pStyle w:val="TableTextNormal"/>
              <w:ind w:left="720"/>
            </w:pPr>
            <w:r>
              <w:t>VS : Invariant</w:t>
            </w:r>
          </w:p>
          <w:p w14:paraId="27DC6E89" w14:textId="77777777" w:rsidR="00562F87" w:rsidRDefault="00A42A00">
            <w:pPr>
              <w:pStyle w:val="TableTextNormal"/>
              <w:tabs>
                <w:tab w:val="left" w:pos="1440"/>
              </w:tabs>
              <w:jc w:val="right"/>
            </w:pPr>
            <w:r>
              <w:rPr>
                <w:rStyle w:val="TableFieldLabel"/>
              </w:rPr>
              <w:t>[ Stereotype is «S100_Enum». Is static True. Containment is Not Specified. ]</w:t>
            </w:r>
          </w:p>
          <w:p w14:paraId="4E893DD5" w14:textId="77777777" w:rsidR="00562F87" w:rsidRDefault="00562F87">
            <w:pPr>
              <w:pStyle w:val="TableTextNormal"/>
              <w:tabs>
                <w:tab w:val="left" w:pos="720"/>
              </w:tabs>
            </w:pPr>
          </w:p>
        </w:tc>
      </w:tr>
      <w:tr w:rsidR="00562F87" w14:paraId="0A4AAE2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1E37F9" w14:textId="77777777" w:rsidR="00562F87" w:rsidRDefault="00562F87">
            <w:pPr>
              <w:pStyle w:val="TableTextNormal"/>
            </w:pPr>
          </w:p>
          <w:p w14:paraId="42560BE6" w14:textId="77777777" w:rsidR="00562F87" w:rsidRDefault="00A42A00">
            <w:pPr>
              <w:pStyle w:val="TableTextNormal"/>
            </w:pPr>
            <w:r>
              <w:rPr>
                <w:noProof/>
                <w:sz w:val="0"/>
                <w:szCs w:val="0"/>
              </w:rPr>
              <w:drawing>
                <wp:inline distT="0" distB="0" distL="0" distR="0" wp14:anchorId="64856921" wp14:editId="6D1F01AF">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7A13491F" w14:textId="77777777" w:rsidR="00562F87" w:rsidRDefault="00A42A00">
            <w:pPr>
              <w:pStyle w:val="TableTextNormal"/>
              <w:ind w:left="540"/>
            </w:pPr>
            <w:r>
              <w:rPr>
                <w:rStyle w:val="TableFieldLabel"/>
              </w:rPr>
              <w:t>Alias:</w:t>
            </w:r>
            <w:r>
              <w:t xml:space="preserve">  STATUS</w:t>
            </w:r>
          </w:p>
          <w:p w14:paraId="50E930E8"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D061DDC" w14:textId="77777777" w:rsidR="00562F87" w:rsidRDefault="00562F87">
            <w:pPr>
              <w:pStyle w:val="TableTextNormal"/>
            </w:pPr>
          </w:p>
          <w:p w14:paraId="0EB431C7" w14:textId="77777777" w:rsidR="00562F87" w:rsidRDefault="00A42A00">
            <w:pPr>
              <w:pStyle w:val="TableTextNormal"/>
              <w:ind w:left="540"/>
            </w:pPr>
            <w:r>
              <w:rPr>
                <w:rStyle w:val="TableFieldLabel"/>
              </w:rPr>
              <w:t>Constraints:</w:t>
            </w:r>
          </w:p>
          <w:p w14:paraId="31E66341" w14:textId="77777777" w:rsidR="00562F87" w:rsidRDefault="00A42A00">
            <w:pPr>
              <w:pStyle w:val="TableTextNormal"/>
              <w:ind w:left="720"/>
            </w:pPr>
            <w:r>
              <w:t>VS : Invariant</w:t>
            </w:r>
          </w:p>
          <w:p w14:paraId="6E7A84C9" w14:textId="77777777" w:rsidR="00562F87" w:rsidRDefault="00A42A00">
            <w:pPr>
              <w:pStyle w:val="TableTextNormal"/>
              <w:tabs>
                <w:tab w:val="left" w:pos="1440"/>
              </w:tabs>
              <w:jc w:val="right"/>
            </w:pPr>
            <w:r>
              <w:rPr>
                <w:rStyle w:val="TableFieldLabel"/>
              </w:rPr>
              <w:t>[ Stereotype is «S100_Enum». Is static True. Containment is Not Specified. ]</w:t>
            </w:r>
          </w:p>
          <w:p w14:paraId="6D44FA7E" w14:textId="77777777" w:rsidR="00562F87" w:rsidRDefault="00562F87">
            <w:pPr>
              <w:pStyle w:val="TableTextNormal"/>
              <w:tabs>
                <w:tab w:val="left" w:pos="720"/>
              </w:tabs>
            </w:pPr>
          </w:p>
        </w:tc>
      </w:tr>
      <w:tr w:rsidR="00562F87" w14:paraId="604F728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0719A7" w14:textId="77777777" w:rsidR="00562F87" w:rsidRDefault="00562F87">
            <w:pPr>
              <w:pStyle w:val="TableTextNormal"/>
            </w:pPr>
          </w:p>
          <w:p w14:paraId="21700A90" w14:textId="77777777" w:rsidR="00562F87" w:rsidRDefault="00A42A00">
            <w:pPr>
              <w:pStyle w:val="TableTextNormal"/>
            </w:pPr>
            <w:r>
              <w:rPr>
                <w:noProof/>
                <w:sz w:val="0"/>
                <w:szCs w:val="0"/>
              </w:rPr>
              <w:drawing>
                <wp:inline distT="0" distB="0" distL="0" distR="0" wp14:anchorId="59908997" wp14:editId="18FB38CE">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252098E"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0045853A" w14:textId="77777777" w:rsidR="00562F87" w:rsidRDefault="00A42A00">
            <w:pPr>
              <w:pStyle w:val="TableTextNormal"/>
              <w:tabs>
                <w:tab w:val="left" w:pos="1440"/>
              </w:tabs>
              <w:jc w:val="right"/>
            </w:pPr>
            <w:r>
              <w:rPr>
                <w:rStyle w:val="TableFieldLabel"/>
              </w:rPr>
              <w:t>[ Stereotype is «S100_Spatial». Is static True. Containment is Not Specified. ]</w:t>
            </w:r>
          </w:p>
          <w:p w14:paraId="0614A01F" w14:textId="77777777" w:rsidR="00562F87" w:rsidRDefault="00562F87">
            <w:pPr>
              <w:pStyle w:val="TableTextNormal"/>
              <w:tabs>
                <w:tab w:val="left" w:pos="720"/>
              </w:tabs>
            </w:pPr>
          </w:p>
        </w:tc>
      </w:tr>
    </w:tbl>
    <w:p w14:paraId="62E93570" w14:textId="77777777" w:rsidR="00562F87" w:rsidRDefault="00562F87">
      <w:pPr>
        <w:pStyle w:val="Notes"/>
      </w:pPr>
    </w:p>
    <w:p w14:paraId="27B3EA92" w14:textId="77777777" w:rsidR="00562F87" w:rsidRDefault="00A42A00">
      <w:pPr>
        <w:pStyle w:val="Notes"/>
      </w:pPr>
      <w:r>
        <w:t xml:space="preserve">  </w:t>
      </w:r>
      <w:bookmarkEnd w:id="99"/>
    </w:p>
    <w:p w14:paraId="3C3AB78F" w14:textId="77777777" w:rsidR="00562F87" w:rsidRDefault="00562F87">
      <w:pPr>
        <w:pStyle w:val="Notes"/>
      </w:pPr>
    </w:p>
    <w:p w14:paraId="33A0BE98" w14:textId="77777777" w:rsidR="00562F87" w:rsidRDefault="00A42A00">
      <w:pPr>
        <w:pStyle w:val="Heading3"/>
      </w:pPr>
      <w:bookmarkStart w:id="101" w:name="BKM_467800CB_B0C7_4AE1_8586_18019B88FC29"/>
      <w:bookmarkStart w:id="102" w:name="_Toc25000113"/>
      <w:proofErr w:type="spellStart"/>
      <w:r>
        <w:t>RouteingMeasure</w:t>
      </w:r>
      <w:bookmarkEnd w:id="102"/>
      <w:proofErr w:type="spellEnd"/>
    </w:p>
    <w:p w14:paraId="38BC984C"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362B7599" w14:textId="77777777" w:rsidR="00562F87" w:rsidRDefault="00562F87">
      <w:pPr>
        <w:pStyle w:val="Notes"/>
        <w:tabs>
          <w:tab w:val="left" w:pos="720"/>
        </w:tabs>
      </w:pPr>
    </w:p>
    <w:p w14:paraId="3C4B4E31" w14:textId="77777777" w:rsidR="00562F87" w:rsidRDefault="00A42A00">
      <w:pPr>
        <w:pStyle w:val="Notes"/>
      </w:pPr>
      <w:r>
        <w:t xml:space="preserve">An area or line designating the limits or central line of a </w:t>
      </w:r>
      <w:proofErr w:type="spellStart"/>
      <w:r>
        <w:t>routeing</w:t>
      </w:r>
      <w:proofErr w:type="spellEnd"/>
      <w:r>
        <w:t xml:space="preserve"> measure (or part of a </w:t>
      </w:r>
      <w:proofErr w:type="spellStart"/>
      <w:r>
        <w:t>routeing</w:t>
      </w:r>
      <w:proofErr w:type="spellEnd"/>
      <w:r>
        <w:t xml:space="preserve"> measure). </w:t>
      </w:r>
      <w:proofErr w:type="spellStart"/>
      <w:r>
        <w:t>Routeing</w:t>
      </w:r>
      <w:proofErr w:type="spellEnd"/>
      <w:r>
        <w:t xml:space="preserve"> measures include traffic separation schemes, deep-water routes,</w:t>
      </w:r>
      <w:r>
        <w:rPr>
          <w:color w:val="000000"/>
        </w:rPr>
        <w:t xml:space="preserve"> </w:t>
      </w:r>
      <w:r>
        <w:t>two-way routes, archipelagic sea lanes, and fairway systems.</w:t>
      </w:r>
    </w:p>
    <w:p w14:paraId="30037EF3" w14:textId="77777777" w:rsidR="00562F87" w:rsidRDefault="00562F87">
      <w:pPr>
        <w:pStyle w:val="Notes"/>
      </w:pPr>
    </w:p>
    <w:p w14:paraId="1129FF41" w14:textId="77777777" w:rsidR="00562F87" w:rsidRDefault="00A42A00">
      <w:pPr>
        <w:pStyle w:val="Properties"/>
      </w:pPr>
      <w:proofErr w:type="spellStart"/>
      <w:r>
        <w:t>RouteingMeasure</w:t>
      </w:r>
      <w:proofErr w:type="spellEnd"/>
      <w:r>
        <w:t xml:space="preserve"> </w:t>
      </w:r>
    </w:p>
    <w:p w14:paraId="13322553" w14:textId="77777777" w:rsidR="00562F87" w:rsidRDefault="00A42A00">
      <w:pPr>
        <w:pStyle w:val="Properties"/>
      </w:pPr>
      <w:r>
        <w:t>Version 1.0  Phase 1.0  Proposed</w:t>
      </w:r>
    </w:p>
    <w:p w14:paraId="05CEAA49" w14:textId="77777777" w:rsidR="00562F87" w:rsidRDefault="00A42A00">
      <w:pPr>
        <w:pStyle w:val="Properties"/>
      </w:pPr>
      <w:proofErr w:type="spellStart"/>
      <w:r>
        <w:t>raphaelm</w:t>
      </w:r>
      <w:proofErr w:type="spellEnd"/>
      <w:r>
        <w:t xml:space="preserve"> created on 12-Feb-2018.  Last modified 14-Nov-2018</w:t>
      </w:r>
    </w:p>
    <w:p w14:paraId="646770C8" w14:textId="77777777" w:rsidR="00562F87" w:rsidRDefault="00A42A00">
      <w:pPr>
        <w:pStyle w:val="Properties"/>
      </w:pPr>
      <w:r>
        <w:t xml:space="preserve">Extends </w:t>
      </w:r>
      <w:proofErr w:type="spellStart"/>
      <w:r>
        <w:t>FeatureType</w:t>
      </w:r>
      <w:proofErr w:type="spellEnd"/>
    </w:p>
    <w:p w14:paraId="6F5EA6AF" w14:textId="77777777" w:rsidR="00562F87" w:rsidRDefault="00562F87">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62F87" w14:paraId="73FB8EDA"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2D7559" w14:textId="77777777" w:rsidR="00562F87" w:rsidRDefault="00A42A00">
            <w:pPr>
              <w:pStyle w:val="TableHeadingLight"/>
            </w:pPr>
            <w:r>
              <w:t>CONSTRAINTS</w:t>
            </w:r>
          </w:p>
        </w:tc>
      </w:tr>
      <w:tr w:rsidR="00562F87" w14:paraId="24755768"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A431E4" w14:textId="77777777" w:rsidR="00562F87" w:rsidRDefault="00562F87">
            <w:pPr>
              <w:pStyle w:val="TableTextNormal"/>
            </w:pPr>
          </w:p>
          <w:p w14:paraId="7A1AB27E" w14:textId="77777777" w:rsidR="00562F87" w:rsidRDefault="00A42A00">
            <w:pPr>
              <w:pStyle w:val="TableTextNormal"/>
            </w:pPr>
            <w:r>
              <w:rPr>
                <w:noProof/>
                <w:sz w:val="0"/>
                <w:szCs w:val="0"/>
              </w:rPr>
              <w:drawing>
                <wp:inline distT="0" distB="0" distL="0" distR="0" wp14:anchorId="78BEED3B" wp14:editId="4F9FEBB1">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Invariant.  count(</w:t>
            </w:r>
            <w:proofErr w:type="spellStart"/>
            <w:r>
              <w:t>categoryOfTrafficSeparationScheme</w:t>
            </w:r>
            <w:proofErr w:type="spellEnd"/>
            <w:r>
              <w:t>) = 0 OR (</w:t>
            </w:r>
            <w:proofErr w:type="spellStart"/>
            <w:r>
              <w:t>categoryOfRouteingMeasure</w:t>
            </w:r>
            <w:proofErr w:type="spellEnd"/>
            <w:r>
              <w:t xml:space="preserve"> = 5)</w:t>
            </w:r>
          </w:p>
          <w:p w14:paraId="6D3E9497" w14:textId="77777777" w:rsidR="00562F87" w:rsidRDefault="00A42A00">
            <w:pPr>
              <w:pStyle w:val="TableTextNormal"/>
              <w:jc w:val="right"/>
            </w:pPr>
            <w:r>
              <w:rPr>
                <w:rStyle w:val="TableFieldLabel"/>
              </w:rPr>
              <w:t>[ Approved, Weight is 0. ]</w:t>
            </w:r>
          </w:p>
          <w:p w14:paraId="14D758C6" w14:textId="77777777" w:rsidR="00562F87" w:rsidRDefault="00562F87">
            <w:pPr>
              <w:pStyle w:val="TableTextNormal"/>
            </w:pPr>
          </w:p>
        </w:tc>
      </w:tr>
      <w:tr w:rsidR="00562F87" w14:paraId="1ADE404A"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A70274" w14:textId="77777777" w:rsidR="00562F87" w:rsidRDefault="00562F87">
            <w:pPr>
              <w:pStyle w:val="TableTextNormal"/>
            </w:pPr>
          </w:p>
          <w:p w14:paraId="5615F587" w14:textId="77777777" w:rsidR="00562F87" w:rsidRDefault="00A42A00">
            <w:pPr>
              <w:pStyle w:val="TableTextNormal"/>
            </w:pPr>
            <w:r>
              <w:rPr>
                <w:noProof/>
                <w:sz w:val="0"/>
                <w:szCs w:val="0"/>
              </w:rPr>
              <w:drawing>
                <wp:inline distT="0" distB="0" distL="0" distR="0" wp14:anchorId="4521B77F" wp14:editId="398966F1">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Invariant.  count(</w:t>
            </w:r>
            <w:proofErr w:type="spellStart"/>
            <w:r>
              <w:t>categoryOfNavigationLine</w:t>
            </w:r>
            <w:proofErr w:type="spellEnd"/>
            <w:r>
              <w:t>) = 0 OR (</w:t>
            </w:r>
            <w:proofErr w:type="spellStart"/>
            <w:r>
              <w:t>categoryOfRouteingMeasure</w:t>
            </w:r>
            <w:proofErr w:type="spellEnd"/>
            <w:r>
              <w:t xml:space="preserve"> = 4)</w:t>
            </w:r>
          </w:p>
          <w:p w14:paraId="237930A2" w14:textId="77777777" w:rsidR="00562F87" w:rsidRDefault="00A42A00">
            <w:pPr>
              <w:pStyle w:val="TableTextNormal"/>
              <w:jc w:val="right"/>
            </w:pPr>
            <w:r>
              <w:rPr>
                <w:rStyle w:val="TableFieldLabel"/>
              </w:rPr>
              <w:t>[ Approved, Weight is 1. ]</w:t>
            </w:r>
          </w:p>
          <w:p w14:paraId="7B4B829A" w14:textId="77777777" w:rsidR="00562F87" w:rsidRDefault="00562F87">
            <w:pPr>
              <w:pStyle w:val="TableTextNormal"/>
            </w:pPr>
          </w:p>
        </w:tc>
      </w:tr>
    </w:tbl>
    <w:p w14:paraId="5B55118D"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54B509D"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8F30AD" w14:textId="77777777" w:rsidR="00562F87" w:rsidRDefault="00A42A00">
            <w:pPr>
              <w:pStyle w:val="TableHeadingLight"/>
            </w:pPr>
            <w:r>
              <w:t>OUTGOING STRUCTURAL RELATIONSHIPS</w:t>
            </w:r>
          </w:p>
        </w:tc>
      </w:tr>
      <w:tr w:rsidR="00562F87" w14:paraId="2603036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6062DD" w14:textId="77777777" w:rsidR="00562F87" w:rsidRDefault="00562F87">
            <w:pPr>
              <w:pStyle w:val="TableTextNormal"/>
            </w:pPr>
          </w:p>
          <w:p w14:paraId="7DBD8B3A" w14:textId="77777777" w:rsidR="00562F87" w:rsidRDefault="00A42A00">
            <w:pPr>
              <w:pStyle w:val="TableTextNormal"/>
            </w:pPr>
            <w:r>
              <w:rPr>
                <w:noProof/>
                <w:sz w:val="0"/>
                <w:szCs w:val="0"/>
              </w:rPr>
              <w:drawing>
                <wp:inline distT="0" distB="0" distL="0" distR="0" wp14:anchorId="673F034A" wp14:editId="776E229E">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RouteingMeasure</w:t>
            </w:r>
            <w:proofErr w:type="spellEnd"/>
            <w:r>
              <w:t xml:space="preserve"> to «</w:t>
            </w:r>
            <w:proofErr w:type="spellStart"/>
            <w:r>
              <w:t>FeatureType</w:t>
            </w:r>
            <w:proofErr w:type="spellEnd"/>
            <w:r>
              <w:t xml:space="preserve">» </w:t>
            </w:r>
            <w:proofErr w:type="spellStart"/>
            <w:r>
              <w:t>FeatureType</w:t>
            </w:r>
            <w:proofErr w:type="spellEnd"/>
          </w:p>
          <w:p w14:paraId="6B933331" w14:textId="77777777" w:rsidR="00562F87" w:rsidRDefault="00A42A00">
            <w:pPr>
              <w:pStyle w:val="TableTextNormal"/>
              <w:tabs>
                <w:tab w:val="left" w:pos="1440"/>
              </w:tabs>
              <w:jc w:val="right"/>
            </w:pPr>
            <w:r>
              <w:rPr>
                <w:rStyle w:val="TableFieldLabel"/>
              </w:rPr>
              <w:t>[ Direction is 'Source -&gt; Destination'. ]</w:t>
            </w:r>
          </w:p>
          <w:p w14:paraId="091FDA36" w14:textId="77777777" w:rsidR="00562F87" w:rsidRDefault="00562F87">
            <w:pPr>
              <w:pStyle w:val="TableTextNormal"/>
            </w:pPr>
          </w:p>
        </w:tc>
      </w:tr>
    </w:tbl>
    <w:p w14:paraId="5CA5C88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9C93E1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F0ABB88" w14:textId="77777777" w:rsidR="00562F87" w:rsidRDefault="00A42A00">
            <w:pPr>
              <w:pStyle w:val="TableHeadingLight"/>
            </w:pPr>
            <w:r>
              <w:t>ATTRIBUTES</w:t>
            </w:r>
          </w:p>
        </w:tc>
      </w:tr>
      <w:tr w:rsidR="00562F87" w14:paraId="1BD86B5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604249" w14:textId="77777777" w:rsidR="00562F87" w:rsidRDefault="00562F87">
            <w:pPr>
              <w:pStyle w:val="TableTextNormal"/>
            </w:pPr>
          </w:p>
          <w:p w14:paraId="1FDBD85E" w14:textId="77777777" w:rsidR="00562F87" w:rsidRDefault="00A42A00">
            <w:pPr>
              <w:pStyle w:val="TableTextNormal"/>
            </w:pPr>
            <w:r>
              <w:rPr>
                <w:noProof/>
                <w:sz w:val="0"/>
                <w:szCs w:val="0"/>
              </w:rPr>
              <w:drawing>
                <wp:inline distT="0" distB="0" distL="0" distR="0" wp14:anchorId="57330773" wp14:editId="5BB1B0F3">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categoryOfRouteingMeasure</w:t>
            </w:r>
            <w:proofErr w:type="spellEnd"/>
            <w:r>
              <w:t xml:space="preserve"> : </w:t>
            </w:r>
            <w:proofErr w:type="spellStart"/>
            <w:r>
              <w:t>categoryOfRouteingMeasure</w:t>
            </w:r>
            <w:proofErr w:type="spellEnd"/>
            <w:r>
              <w:t xml:space="preserve">  Public</w:t>
            </w:r>
          </w:p>
          <w:p w14:paraId="50084CB7" w14:textId="77777777" w:rsidR="00562F87" w:rsidRDefault="00A42A00">
            <w:pPr>
              <w:pStyle w:val="TableTextNormal"/>
              <w:tabs>
                <w:tab w:val="left" w:pos="1440"/>
              </w:tabs>
              <w:jc w:val="right"/>
            </w:pPr>
            <w:r>
              <w:rPr>
                <w:rStyle w:val="TableFieldLabel"/>
              </w:rPr>
              <w:t>[ Stereotype is «S100_Enum». Is static True. Containment is Not Specified. ]</w:t>
            </w:r>
          </w:p>
          <w:p w14:paraId="6973D5A8" w14:textId="77777777" w:rsidR="00562F87" w:rsidRDefault="00562F87">
            <w:pPr>
              <w:pStyle w:val="TableTextNormal"/>
              <w:tabs>
                <w:tab w:val="left" w:pos="720"/>
              </w:tabs>
            </w:pPr>
          </w:p>
        </w:tc>
      </w:tr>
      <w:tr w:rsidR="00562F87" w14:paraId="0E0F962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99E1BC" w14:textId="77777777" w:rsidR="00562F87" w:rsidRDefault="00562F87">
            <w:pPr>
              <w:pStyle w:val="TableTextNormal"/>
            </w:pPr>
          </w:p>
          <w:p w14:paraId="2275C4F0" w14:textId="77777777" w:rsidR="00562F87" w:rsidRDefault="00A42A00">
            <w:pPr>
              <w:pStyle w:val="TableTextNormal"/>
            </w:pPr>
            <w:r>
              <w:rPr>
                <w:noProof/>
                <w:sz w:val="0"/>
                <w:szCs w:val="0"/>
              </w:rPr>
              <w:drawing>
                <wp:inline distT="0" distB="0" distL="0" distR="0" wp14:anchorId="4ADE42E0" wp14:editId="4BB87B18">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categoryOfTrafficSeparationScheme</w:t>
            </w:r>
            <w:proofErr w:type="spellEnd"/>
            <w:r>
              <w:t xml:space="preserve"> : </w:t>
            </w:r>
            <w:proofErr w:type="spellStart"/>
            <w:r>
              <w:t>categoryOfTrafficSeparationScheme</w:t>
            </w:r>
            <w:proofErr w:type="spellEnd"/>
            <w:r>
              <w:t xml:space="preserve">  Public</w:t>
            </w:r>
          </w:p>
          <w:p w14:paraId="1B10E449" w14:textId="77777777" w:rsidR="00562F87" w:rsidRDefault="00A42A00">
            <w:pPr>
              <w:pStyle w:val="TableTextNormal"/>
              <w:ind w:left="540"/>
            </w:pPr>
            <w:r>
              <w:rPr>
                <w:rStyle w:val="TableFieldLabel"/>
              </w:rPr>
              <w:t>Alias:</w:t>
            </w:r>
            <w:r>
              <w:t xml:space="preserve">  CATTSS</w:t>
            </w:r>
          </w:p>
          <w:p w14:paraId="721287B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BEDE826" w14:textId="77777777" w:rsidR="00562F87" w:rsidRDefault="00A42A00">
            <w:pPr>
              <w:pStyle w:val="TableTextNormal"/>
              <w:tabs>
                <w:tab w:val="left" w:pos="1440"/>
              </w:tabs>
              <w:jc w:val="right"/>
            </w:pPr>
            <w:r>
              <w:rPr>
                <w:rStyle w:val="TableFieldLabel"/>
              </w:rPr>
              <w:t>[ Stereotype is «S100_Enum». Is static True. Containment is Not Specified. ]</w:t>
            </w:r>
          </w:p>
          <w:p w14:paraId="00EFE422" w14:textId="77777777" w:rsidR="00562F87" w:rsidRDefault="00562F87">
            <w:pPr>
              <w:pStyle w:val="TableTextNormal"/>
              <w:tabs>
                <w:tab w:val="left" w:pos="720"/>
              </w:tabs>
            </w:pPr>
          </w:p>
        </w:tc>
      </w:tr>
      <w:tr w:rsidR="00562F87" w14:paraId="6179682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008A60" w14:textId="77777777" w:rsidR="00562F87" w:rsidRDefault="00562F87">
            <w:pPr>
              <w:pStyle w:val="TableTextNormal"/>
            </w:pPr>
          </w:p>
          <w:p w14:paraId="3AC93DEF" w14:textId="77777777" w:rsidR="00562F87" w:rsidRDefault="00A42A00">
            <w:pPr>
              <w:pStyle w:val="TableTextNormal"/>
            </w:pPr>
            <w:r>
              <w:rPr>
                <w:noProof/>
                <w:sz w:val="0"/>
                <w:szCs w:val="0"/>
              </w:rPr>
              <w:drawing>
                <wp:inline distT="0" distB="0" distL="0" distR="0" wp14:anchorId="7F571AE3" wp14:editId="4BAF6821">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categoryOfNavigationLine</w:t>
            </w:r>
            <w:proofErr w:type="spellEnd"/>
            <w:r>
              <w:t xml:space="preserve"> : </w:t>
            </w:r>
            <w:proofErr w:type="spellStart"/>
            <w:r>
              <w:t>categoryOfNavigationLine</w:t>
            </w:r>
            <w:proofErr w:type="spellEnd"/>
            <w:r>
              <w:t xml:space="preserve">  Public</w:t>
            </w:r>
          </w:p>
          <w:p w14:paraId="5559CCBB" w14:textId="77777777" w:rsidR="00562F87" w:rsidRDefault="00A42A00">
            <w:pPr>
              <w:pStyle w:val="TableTextNormal"/>
              <w:ind w:left="540"/>
            </w:pPr>
            <w:r>
              <w:rPr>
                <w:rStyle w:val="TableFieldLabel"/>
              </w:rPr>
              <w:lastRenderedPageBreak/>
              <w:t>Multiplicity:</w:t>
            </w:r>
            <w:r>
              <w:t xml:space="preserve"> (  [0..1], </w:t>
            </w:r>
            <w:r>
              <w:rPr>
                <w:rStyle w:val="TableFieldLabel"/>
              </w:rPr>
              <w:t>Allow duplicates:</w:t>
            </w:r>
            <w:r>
              <w:t xml:space="preserve"> 0, </w:t>
            </w:r>
            <w:r>
              <w:rPr>
                <w:rStyle w:val="TableFieldLabel"/>
              </w:rPr>
              <w:t>Is ordered:</w:t>
            </w:r>
            <w:r>
              <w:t xml:space="preserve"> False )</w:t>
            </w:r>
          </w:p>
          <w:p w14:paraId="71100E6D" w14:textId="77777777" w:rsidR="00562F87" w:rsidRDefault="00A42A00">
            <w:pPr>
              <w:pStyle w:val="TableTextNormal"/>
              <w:tabs>
                <w:tab w:val="left" w:pos="1440"/>
              </w:tabs>
              <w:jc w:val="right"/>
            </w:pPr>
            <w:r>
              <w:rPr>
                <w:rStyle w:val="TableFieldLabel"/>
              </w:rPr>
              <w:t>[ Stereotype is «S100_Enum». Is static True. Containment is Not Specified. ]</w:t>
            </w:r>
          </w:p>
          <w:p w14:paraId="10066C67" w14:textId="77777777" w:rsidR="00562F87" w:rsidRDefault="00562F87">
            <w:pPr>
              <w:pStyle w:val="TableTextNormal"/>
              <w:tabs>
                <w:tab w:val="left" w:pos="720"/>
              </w:tabs>
            </w:pPr>
          </w:p>
        </w:tc>
      </w:tr>
      <w:tr w:rsidR="00562F87" w14:paraId="34CD6FC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9EB8D5" w14:textId="77777777" w:rsidR="00562F87" w:rsidRDefault="00562F87">
            <w:pPr>
              <w:pStyle w:val="TableTextNormal"/>
            </w:pPr>
          </w:p>
          <w:p w14:paraId="29256A1E" w14:textId="77777777" w:rsidR="00562F87" w:rsidRDefault="00A42A00">
            <w:pPr>
              <w:pStyle w:val="TableTextNormal"/>
            </w:pPr>
            <w:r>
              <w:rPr>
                <w:noProof/>
                <w:sz w:val="0"/>
                <w:szCs w:val="0"/>
              </w:rPr>
              <w:drawing>
                <wp:inline distT="0" distB="0" distL="0" distR="0" wp14:anchorId="233AA8F6" wp14:editId="1C709938">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CurveOrSurface</w:t>
            </w:r>
            <w:proofErr w:type="spellEnd"/>
            <w:r>
              <w:t xml:space="preserve">  Public</w:t>
            </w:r>
          </w:p>
          <w:p w14:paraId="1B64D738"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06A13C6A" w14:textId="77777777" w:rsidR="00562F87" w:rsidRDefault="00A42A00">
            <w:pPr>
              <w:pStyle w:val="TableTextNormal"/>
              <w:tabs>
                <w:tab w:val="left" w:pos="1440"/>
              </w:tabs>
              <w:jc w:val="right"/>
            </w:pPr>
            <w:r>
              <w:rPr>
                <w:rStyle w:val="TableFieldLabel"/>
              </w:rPr>
              <w:t>[ Stereotype is «S100_Spatial». Is static True. Containment is Not Specified. ]</w:t>
            </w:r>
          </w:p>
          <w:p w14:paraId="72976368" w14:textId="77777777" w:rsidR="00562F87" w:rsidRDefault="00562F87">
            <w:pPr>
              <w:pStyle w:val="TableTextNormal"/>
              <w:tabs>
                <w:tab w:val="left" w:pos="720"/>
              </w:tabs>
            </w:pPr>
          </w:p>
        </w:tc>
      </w:tr>
    </w:tbl>
    <w:p w14:paraId="484563BB" w14:textId="77777777" w:rsidR="00562F87" w:rsidRDefault="00562F87">
      <w:pPr>
        <w:pStyle w:val="Notes"/>
      </w:pPr>
    </w:p>
    <w:p w14:paraId="290FD93F" w14:textId="77777777" w:rsidR="00562F87" w:rsidRDefault="00A42A00">
      <w:pPr>
        <w:pStyle w:val="Notes"/>
      </w:pPr>
      <w:r>
        <w:t xml:space="preserve">  </w:t>
      </w:r>
      <w:bookmarkEnd w:id="101"/>
    </w:p>
    <w:p w14:paraId="600E1755" w14:textId="77777777" w:rsidR="00562F87" w:rsidRDefault="00562F87">
      <w:pPr>
        <w:pStyle w:val="Notes"/>
      </w:pPr>
    </w:p>
    <w:p w14:paraId="17A202BB" w14:textId="77777777" w:rsidR="00562F87" w:rsidRDefault="00A42A00">
      <w:pPr>
        <w:pStyle w:val="Heading3"/>
      </w:pPr>
      <w:bookmarkStart w:id="103" w:name="BKM_DA361746_8F3E_4E6E_AEA7_9E5F1C04947D"/>
      <w:bookmarkStart w:id="104" w:name="_Toc25000114"/>
      <w:proofErr w:type="spellStart"/>
      <w:r>
        <w:t>ShipReportingServiceArea</w:t>
      </w:r>
      <w:bookmarkEnd w:id="104"/>
      <w:proofErr w:type="spellEnd"/>
    </w:p>
    <w:p w14:paraId="3D4F7429"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2C281386" w14:textId="77777777" w:rsidR="00562F87" w:rsidRDefault="00562F87">
      <w:pPr>
        <w:pStyle w:val="Notes"/>
        <w:tabs>
          <w:tab w:val="left" w:pos="720"/>
        </w:tabs>
      </w:pPr>
    </w:p>
    <w:p w14:paraId="1881D239" w14:textId="77777777" w:rsidR="00562F87" w:rsidRDefault="00A42A00">
      <w:pPr>
        <w:pStyle w:val="Notes"/>
      </w:pPr>
      <w:r>
        <w:t>A service established by a relevant authority consisting of one or more reporting points or lines at which ships are required to report their identity, course, speed and other data to the monitoring authority.</w:t>
      </w:r>
    </w:p>
    <w:p w14:paraId="476AA6AE" w14:textId="77777777" w:rsidR="00562F87" w:rsidRDefault="00562F87">
      <w:pPr>
        <w:pStyle w:val="Notes"/>
      </w:pPr>
    </w:p>
    <w:p w14:paraId="6189301C" w14:textId="77777777" w:rsidR="00562F87" w:rsidRDefault="00A42A00">
      <w:pPr>
        <w:pStyle w:val="Properties"/>
      </w:pPr>
      <w:proofErr w:type="spellStart"/>
      <w:r>
        <w:t>ShipReportingServiceArea</w:t>
      </w:r>
      <w:proofErr w:type="spellEnd"/>
      <w:r>
        <w:t xml:space="preserve"> </w:t>
      </w:r>
    </w:p>
    <w:p w14:paraId="67078646" w14:textId="77777777" w:rsidR="00562F87" w:rsidRDefault="00A42A00">
      <w:pPr>
        <w:pStyle w:val="Properties"/>
      </w:pPr>
      <w:r>
        <w:t>Version 1.0  Phase 1.0  Proposed</w:t>
      </w:r>
    </w:p>
    <w:p w14:paraId="26B71F0C" w14:textId="77777777" w:rsidR="00562F87" w:rsidRDefault="00A42A00">
      <w:pPr>
        <w:pStyle w:val="Properties"/>
      </w:pPr>
      <w:proofErr w:type="spellStart"/>
      <w:r>
        <w:t>raphaelm</w:t>
      </w:r>
      <w:proofErr w:type="spellEnd"/>
      <w:r>
        <w:t xml:space="preserve"> created on 20-Aug-2018.  Last modified 20-Aug-2018</w:t>
      </w:r>
    </w:p>
    <w:p w14:paraId="5A2ECD40" w14:textId="77777777" w:rsidR="00562F87" w:rsidRDefault="00A42A00">
      <w:pPr>
        <w:pStyle w:val="Properties"/>
      </w:pPr>
      <w:r>
        <w:t>Alias SRSSRV</w:t>
      </w:r>
    </w:p>
    <w:p w14:paraId="5084EB70" w14:textId="77777777" w:rsidR="00562F87" w:rsidRDefault="00A42A00">
      <w:pPr>
        <w:pStyle w:val="Properties"/>
      </w:pPr>
      <w:r>
        <w:t xml:space="preserve">Extends </w:t>
      </w:r>
      <w:proofErr w:type="spellStart"/>
      <w:r>
        <w:t>ReportableServiceArea</w:t>
      </w:r>
      <w:proofErr w:type="spellEnd"/>
    </w:p>
    <w:p w14:paraId="164903B4"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FFA69B2"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1FC5F8" w14:textId="77777777" w:rsidR="00562F87" w:rsidRDefault="00A42A00">
            <w:pPr>
              <w:pStyle w:val="TableHeadingLight"/>
            </w:pPr>
            <w:r>
              <w:t>OUTGOING STRUCTURAL RELATIONSHIPS</w:t>
            </w:r>
          </w:p>
        </w:tc>
      </w:tr>
      <w:tr w:rsidR="00562F87" w14:paraId="1BF8DD7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B5D11E" w14:textId="77777777" w:rsidR="00562F87" w:rsidRDefault="00562F87">
            <w:pPr>
              <w:pStyle w:val="TableTextNormal"/>
            </w:pPr>
          </w:p>
          <w:p w14:paraId="0E2444B1" w14:textId="77777777" w:rsidR="00562F87" w:rsidRDefault="00A42A00">
            <w:pPr>
              <w:pStyle w:val="TableTextNormal"/>
            </w:pPr>
            <w:r>
              <w:rPr>
                <w:noProof/>
                <w:sz w:val="0"/>
                <w:szCs w:val="0"/>
              </w:rPr>
              <w:drawing>
                <wp:inline distT="0" distB="0" distL="0" distR="0" wp14:anchorId="26B2C77F" wp14:editId="339C17EC">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ShipReportingServiceArea</w:t>
            </w:r>
            <w:proofErr w:type="spellEnd"/>
            <w:r>
              <w:t xml:space="preserve"> to «</w:t>
            </w:r>
            <w:proofErr w:type="spellStart"/>
            <w:r>
              <w:t>FeatureType</w:t>
            </w:r>
            <w:proofErr w:type="spellEnd"/>
            <w:r>
              <w:t xml:space="preserve">» </w:t>
            </w:r>
            <w:proofErr w:type="spellStart"/>
            <w:r>
              <w:t>ReportableServiceArea</w:t>
            </w:r>
            <w:proofErr w:type="spellEnd"/>
          </w:p>
          <w:p w14:paraId="206BF725" w14:textId="77777777" w:rsidR="00562F87" w:rsidRDefault="00A42A00">
            <w:pPr>
              <w:pStyle w:val="TableTextNormal"/>
              <w:tabs>
                <w:tab w:val="left" w:pos="1440"/>
              </w:tabs>
              <w:jc w:val="right"/>
            </w:pPr>
            <w:r>
              <w:rPr>
                <w:rStyle w:val="TableFieldLabel"/>
              </w:rPr>
              <w:t>[ Direction is 'Source -&gt; Destination'. ]</w:t>
            </w:r>
          </w:p>
          <w:p w14:paraId="68F50CCC" w14:textId="77777777" w:rsidR="00562F87" w:rsidRDefault="00562F87">
            <w:pPr>
              <w:pStyle w:val="TableTextNormal"/>
            </w:pPr>
          </w:p>
        </w:tc>
      </w:tr>
    </w:tbl>
    <w:p w14:paraId="355481D5"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215E58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05A84A" w14:textId="77777777" w:rsidR="00562F87" w:rsidRDefault="00A42A00">
            <w:pPr>
              <w:pStyle w:val="TableHeadingLight"/>
            </w:pPr>
            <w:r>
              <w:t>INCOMING STRUCTURAL RELATIONSHIPS</w:t>
            </w:r>
          </w:p>
        </w:tc>
      </w:tr>
      <w:tr w:rsidR="00562F87" w14:paraId="696B7AE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13C3FD" w14:textId="77777777" w:rsidR="00562F87" w:rsidRDefault="00562F87">
            <w:pPr>
              <w:pStyle w:val="TableTextNormal"/>
            </w:pPr>
          </w:p>
          <w:p w14:paraId="3A52871E" w14:textId="77777777" w:rsidR="00562F87" w:rsidRDefault="00A42A00">
            <w:pPr>
              <w:pStyle w:val="TableTextNormal"/>
            </w:pPr>
            <w:r>
              <w:rPr>
                <w:noProof/>
                <w:sz w:val="0"/>
                <w:szCs w:val="0"/>
              </w:rPr>
              <w:drawing>
                <wp:inline distT="0" distB="0" distL="0" distR="0" wp14:anchorId="064E88D6" wp14:editId="0DE433E4">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ShipReportingServiceArea</w:t>
            </w:r>
            <w:proofErr w:type="spellEnd"/>
          </w:p>
          <w:p w14:paraId="0B166B4F" w14:textId="77777777" w:rsidR="00562F87" w:rsidRDefault="00A42A00">
            <w:pPr>
              <w:pStyle w:val="TableTextNormal"/>
            </w:pPr>
            <w:r>
              <w:t>A feature association for the binding between a traffic control service and auxiliary features.</w:t>
            </w:r>
          </w:p>
          <w:p w14:paraId="761F6E44"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2ED62C3A" w14:textId="77777777" w:rsidR="00562F87" w:rsidRDefault="00562F87">
            <w:pPr>
              <w:pStyle w:val="TableTextNormal"/>
            </w:pPr>
          </w:p>
        </w:tc>
      </w:tr>
      <w:tr w:rsidR="00562F87" w14:paraId="2B084C3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577F02" w14:textId="77777777" w:rsidR="00562F87" w:rsidRDefault="00562F87">
            <w:pPr>
              <w:pStyle w:val="TableTextNormal"/>
            </w:pPr>
          </w:p>
          <w:p w14:paraId="46B0504F" w14:textId="77777777" w:rsidR="00562F87" w:rsidRDefault="00A42A00">
            <w:pPr>
              <w:pStyle w:val="TableTextNormal"/>
            </w:pPr>
            <w:r>
              <w:rPr>
                <w:noProof/>
                <w:sz w:val="0"/>
                <w:szCs w:val="0"/>
              </w:rPr>
              <w:drawing>
                <wp:inline distT="0" distB="0" distL="0" distR="0" wp14:anchorId="06A76382" wp14:editId="5EA1361C">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ShipReportingServiceArea</w:t>
            </w:r>
            <w:proofErr w:type="spellEnd"/>
          </w:p>
          <w:p w14:paraId="7505C5B5" w14:textId="77777777" w:rsidR="00562F87" w:rsidRDefault="00A42A00">
            <w:pPr>
              <w:pStyle w:val="TableTextNormal"/>
            </w:pPr>
            <w:r>
              <w:t>A feature association for the binding between a traffic control service and auxiliary features.</w:t>
            </w:r>
          </w:p>
          <w:p w14:paraId="797E96E1"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086F25C3" w14:textId="77777777" w:rsidR="00562F87" w:rsidRDefault="00562F87">
            <w:pPr>
              <w:pStyle w:val="TableTextNormal"/>
            </w:pPr>
          </w:p>
        </w:tc>
      </w:tr>
      <w:tr w:rsidR="00562F87" w14:paraId="175C222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615B95" w14:textId="77777777" w:rsidR="00562F87" w:rsidRDefault="00562F87">
            <w:pPr>
              <w:pStyle w:val="TableTextNormal"/>
            </w:pPr>
          </w:p>
          <w:p w14:paraId="4A034F66" w14:textId="77777777" w:rsidR="00562F87" w:rsidRDefault="00A42A00">
            <w:pPr>
              <w:pStyle w:val="TableTextNormal"/>
            </w:pPr>
            <w:r>
              <w:rPr>
                <w:noProof/>
                <w:sz w:val="0"/>
                <w:szCs w:val="0"/>
              </w:rPr>
              <w:drawing>
                <wp:inline distT="0" distB="0" distL="0" distR="0" wp14:anchorId="69A5BFBD" wp14:editId="16B9A143">
                  <wp:extent cx="11430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ShipReportingServiceArea</w:t>
            </w:r>
            <w:proofErr w:type="spellEnd"/>
          </w:p>
          <w:p w14:paraId="7C09E806" w14:textId="77777777" w:rsidR="00562F87" w:rsidRDefault="00A42A00">
            <w:pPr>
              <w:pStyle w:val="TableTextNormal"/>
            </w:pPr>
            <w:r>
              <w:t>A feature association for the binding between a traffic control service and auxiliary features</w:t>
            </w:r>
          </w:p>
          <w:p w14:paraId="23172492"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49E2A837" w14:textId="77777777" w:rsidR="00562F87" w:rsidRDefault="00562F87">
            <w:pPr>
              <w:pStyle w:val="TableTextNormal"/>
            </w:pPr>
          </w:p>
        </w:tc>
      </w:tr>
      <w:tr w:rsidR="00562F87" w14:paraId="5C21BC8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96A8F4" w14:textId="77777777" w:rsidR="00562F87" w:rsidRDefault="00562F87">
            <w:pPr>
              <w:pStyle w:val="TableTextNormal"/>
            </w:pPr>
          </w:p>
          <w:p w14:paraId="62DC655E" w14:textId="77777777" w:rsidR="00562F87" w:rsidRDefault="00A42A00">
            <w:pPr>
              <w:pStyle w:val="TableTextNormal"/>
            </w:pPr>
            <w:r>
              <w:rPr>
                <w:noProof/>
                <w:sz w:val="0"/>
                <w:szCs w:val="0"/>
              </w:rPr>
              <w:drawing>
                <wp:inline distT="0" distB="0" distL="0" distR="0" wp14:anchorId="6A6C3485" wp14:editId="5427C076">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ShipReportingServiceArea</w:t>
            </w:r>
            <w:proofErr w:type="spellEnd"/>
          </w:p>
          <w:p w14:paraId="3C29A0FD"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2411DB96" w14:textId="77777777" w:rsidR="00562F87" w:rsidRDefault="00562F87">
            <w:pPr>
              <w:pStyle w:val="TableTextNormal"/>
            </w:pPr>
          </w:p>
        </w:tc>
      </w:tr>
    </w:tbl>
    <w:p w14:paraId="154A088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B15CB3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436883F" w14:textId="77777777" w:rsidR="00562F87" w:rsidRDefault="00A42A00">
            <w:pPr>
              <w:pStyle w:val="TableHeadingLight"/>
            </w:pPr>
            <w:r>
              <w:t>ATTRIBUTES</w:t>
            </w:r>
          </w:p>
        </w:tc>
      </w:tr>
      <w:tr w:rsidR="00562F87" w14:paraId="436F038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2250F4" w14:textId="77777777" w:rsidR="00562F87" w:rsidRDefault="00562F87">
            <w:pPr>
              <w:pStyle w:val="TableTextNormal"/>
            </w:pPr>
          </w:p>
          <w:p w14:paraId="25887529" w14:textId="77777777" w:rsidR="00562F87" w:rsidRDefault="00A42A00">
            <w:pPr>
              <w:pStyle w:val="TableTextNormal"/>
            </w:pPr>
            <w:r>
              <w:rPr>
                <w:noProof/>
                <w:sz w:val="0"/>
                <w:szCs w:val="0"/>
              </w:rPr>
              <w:drawing>
                <wp:inline distT="0" distB="0" distL="0" distR="0" wp14:anchorId="140F4929" wp14:editId="297658A7">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serviceAccessProcedure</w:t>
            </w:r>
            <w:proofErr w:type="spellEnd"/>
            <w:r>
              <w:t xml:space="preserve"> : text  Public</w:t>
            </w:r>
          </w:p>
          <w:p w14:paraId="7F037B8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3A72836" w14:textId="77777777" w:rsidR="00562F87" w:rsidRDefault="00562F87">
            <w:pPr>
              <w:pStyle w:val="TableTextNormal"/>
              <w:tabs>
                <w:tab w:val="left" w:pos="540"/>
              </w:tabs>
            </w:pPr>
          </w:p>
          <w:p w14:paraId="7EBE79C1" w14:textId="77777777" w:rsidR="00562F87" w:rsidRDefault="00A42A00">
            <w:pPr>
              <w:pStyle w:val="TableTextNormal"/>
            </w:pPr>
            <w:r>
              <w:t>A description of the procedure to access the marine service.</w:t>
            </w:r>
          </w:p>
          <w:p w14:paraId="6C51CEA8" w14:textId="77777777" w:rsidR="00562F87" w:rsidRDefault="00A42A00">
            <w:pPr>
              <w:pStyle w:val="TableTextNormal"/>
              <w:tabs>
                <w:tab w:val="left" w:pos="1440"/>
              </w:tabs>
              <w:jc w:val="right"/>
            </w:pPr>
            <w:r>
              <w:rPr>
                <w:rStyle w:val="TableFieldLabel"/>
              </w:rPr>
              <w:t>[ Stereotype is «S100_Simple». Is static True. Containment is Not Specified. ]</w:t>
            </w:r>
          </w:p>
          <w:p w14:paraId="1971F274" w14:textId="77777777" w:rsidR="00562F87" w:rsidRDefault="00562F87">
            <w:pPr>
              <w:pStyle w:val="TableTextNormal"/>
              <w:tabs>
                <w:tab w:val="left" w:pos="720"/>
              </w:tabs>
            </w:pPr>
          </w:p>
        </w:tc>
      </w:tr>
      <w:tr w:rsidR="00562F87" w14:paraId="7F1C075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E69B59" w14:textId="77777777" w:rsidR="00562F87" w:rsidRDefault="00562F87">
            <w:pPr>
              <w:pStyle w:val="TableTextNormal"/>
            </w:pPr>
          </w:p>
          <w:p w14:paraId="6DE2683E" w14:textId="77777777" w:rsidR="00562F87" w:rsidRDefault="00A42A00">
            <w:pPr>
              <w:pStyle w:val="TableTextNormal"/>
            </w:pPr>
            <w:r>
              <w:rPr>
                <w:noProof/>
                <w:sz w:val="0"/>
                <w:szCs w:val="0"/>
              </w:rPr>
              <w:drawing>
                <wp:inline distT="0" distB="0" distL="0" distR="0" wp14:anchorId="3C33BF55" wp14:editId="283FF05B">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requirementsForMaintenanceOfListeningWatch</w:t>
            </w:r>
            <w:proofErr w:type="spellEnd"/>
            <w:r>
              <w:t xml:space="preserve"> : text  Public</w:t>
            </w:r>
          </w:p>
          <w:p w14:paraId="21C5F43B" w14:textId="77777777" w:rsidR="00562F87" w:rsidRDefault="00562F87">
            <w:pPr>
              <w:pStyle w:val="TableTextNormal"/>
              <w:tabs>
                <w:tab w:val="left" w:pos="540"/>
              </w:tabs>
            </w:pPr>
          </w:p>
          <w:p w14:paraId="42374FE1" w14:textId="77777777" w:rsidR="00562F87" w:rsidRDefault="00A42A00">
            <w:pPr>
              <w:pStyle w:val="TableTextNormal"/>
            </w:pPr>
            <w:r>
              <w:t>Description of continuous listening watch requirements.</w:t>
            </w:r>
          </w:p>
          <w:p w14:paraId="5F003969" w14:textId="77777777" w:rsidR="00562F87" w:rsidRDefault="00A42A00">
            <w:pPr>
              <w:pStyle w:val="TableTextNormal"/>
              <w:tabs>
                <w:tab w:val="left" w:pos="1440"/>
              </w:tabs>
              <w:jc w:val="right"/>
            </w:pPr>
            <w:r>
              <w:rPr>
                <w:rStyle w:val="TableFieldLabel"/>
              </w:rPr>
              <w:t>[ Stereotype is «S100_Simple». Is static True. Containment is Not Specified. ]</w:t>
            </w:r>
          </w:p>
          <w:p w14:paraId="26A766B5" w14:textId="77777777" w:rsidR="00562F87" w:rsidRDefault="00562F87">
            <w:pPr>
              <w:pStyle w:val="TableTextNormal"/>
              <w:tabs>
                <w:tab w:val="left" w:pos="720"/>
              </w:tabs>
            </w:pPr>
          </w:p>
        </w:tc>
      </w:tr>
      <w:tr w:rsidR="00562F87" w14:paraId="06622D3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538447" w14:textId="77777777" w:rsidR="00562F87" w:rsidRDefault="00562F87">
            <w:pPr>
              <w:pStyle w:val="TableTextNormal"/>
            </w:pPr>
          </w:p>
          <w:p w14:paraId="2C067D9F" w14:textId="77777777" w:rsidR="00562F87" w:rsidRDefault="00A42A00">
            <w:pPr>
              <w:pStyle w:val="TableTextNormal"/>
            </w:pPr>
            <w:r>
              <w:rPr>
                <w:noProof/>
                <w:sz w:val="0"/>
                <w:szCs w:val="0"/>
              </w:rPr>
              <w:drawing>
                <wp:inline distT="0" distB="0" distL="0" distR="0" wp14:anchorId="37F489AF" wp14:editId="3B52C203">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100E10E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6AB6D73" w14:textId="77777777" w:rsidR="00562F87" w:rsidRDefault="00A42A00">
            <w:pPr>
              <w:pStyle w:val="TableTextNormal"/>
              <w:tabs>
                <w:tab w:val="left" w:pos="1440"/>
              </w:tabs>
              <w:jc w:val="right"/>
            </w:pPr>
            <w:r>
              <w:rPr>
                <w:rStyle w:val="TableFieldLabel"/>
              </w:rPr>
              <w:t>[ Stereotype is «S100_Spatial». Is static True. Containment is Not Specified. ]</w:t>
            </w:r>
          </w:p>
          <w:p w14:paraId="79928E18" w14:textId="77777777" w:rsidR="00562F87" w:rsidRDefault="00562F87">
            <w:pPr>
              <w:pStyle w:val="TableTextNormal"/>
              <w:tabs>
                <w:tab w:val="left" w:pos="720"/>
              </w:tabs>
            </w:pPr>
          </w:p>
        </w:tc>
      </w:tr>
    </w:tbl>
    <w:p w14:paraId="7F6CC861" w14:textId="77777777" w:rsidR="00562F87" w:rsidRDefault="00562F87">
      <w:pPr>
        <w:pStyle w:val="Notes"/>
      </w:pPr>
    </w:p>
    <w:p w14:paraId="0B501CB0" w14:textId="77777777" w:rsidR="00562F87" w:rsidRDefault="00A42A00">
      <w:pPr>
        <w:pStyle w:val="Notes"/>
      </w:pPr>
      <w:r>
        <w:t xml:space="preserve">  </w:t>
      </w:r>
      <w:bookmarkEnd w:id="103"/>
    </w:p>
    <w:p w14:paraId="1B6951B3" w14:textId="77777777" w:rsidR="00562F87" w:rsidRDefault="00562F87">
      <w:pPr>
        <w:pStyle w:val="Notes"/>
      </w:pPr>
    </w:p>
    <w:p w14:paraId="326FF7A0" w14:textId="77777777" w:rsidR="00562F87" w:rsidRDefault="00A42A00">
      <w:pPr>
        <w:pStyle w:val="Heading3"/>
      </w:pPr>
      <w:bookmarkStart w:id="105" w:name="BKM_EF2EDDD8_3508_434F_A498_FCC90D126BCC"/>
      <w:bookmarkStart w:id="106" w:name="_Toc25000115"/>
      <w:proofErr w:type="spellStart"/>
      <w:r>
        <w:t>SignalStationTraffic</w:t>
      </w:r>
      <w:bookmarkEnd w:id="106"/>
      <w:proofErr w:type="spellEnd"/>
    </w:p>
    <w:p w14:paraId="0C7B866D"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79E0BA24" w14:textId="77777777" w:rsidR="00562F87" w:rsidRDefault="00562F87">
      <w:pPr>
        <w:pStyle w:val="Notes"/>
        <w:tabs>
          <w:tab w:val="left" w:pos="720"/>
        </w:tabs>
      </w:pPr>
    </w:p>
    <w:p w14:paraId="3D520046" w14:textId="77777777" w:rsidR="00562F87" w:rsidRDefault="00A42A00">
      <w:pPr>
        <w:pStyle w:val="Notes"/>
      </w:pPr>
      <w:r>
        <w:t>A traffic signal station is a place on shore from which signals are made to regulate the movement of traffic.</w:t>
      </w:r>
    </w:p>
    <w:p w14:paraId="0DE14763" w14:textId="77777777" w:rsidR="00562F87" w:rsidRDefault="00562F87">
      <w:pPr>
        <w:pStyle w:val="Notes"/>
      </w:pPr>
    </w:p>
    <w:p w14:paraId="167C5F28" w14:textId="77777777" w:rsidR="00562F87" w:rsidRDefault="00A42A00">
      <w:pPr>
        <w:pStyle w:val="Properties"/>
      </w:pPr>
      <w:proofErr w:type="spellStart"/>
      <w:r>
        <w:t>SignalStationTraffic</w:t>
      </w:r>
      <w:proofErr w:type="spellEnd"/>
      <w:r>
        <w:t xml:space="preserve"> </w:t>
      </w:r>
    </w:p>
    <w:p w14:paraId="3C5B523B" w14:textId="77777777" w:rsidR="00562F87" w:rsidRDefault="00A42A00">
      <w:pPr>
        <w:pStyle w:val="Properties"/>
      </w:pPr>
      <w:r>
        <w:t>Version 1.0  Phase 1.0  Proposed</w:t>
      </w:r>
    </w:p>
    <w:p w14:paraId="166E6CF7" w14:textId="77777777" w:rsidR="00562F87" w:rsidRDefault="00A42A00">
      <w:pPr>
        <w:pStyle w:val="Properties"/>
      </w:pPr>
      <w:proofErr w:type="spellStart"/>
      <w:r>
        <w:t>raphaelm</w:t>
      </w:r>
      <w:proofErr w:type="spellEnd"/>
      <w:r>
        <w:t xml:space="preserve"> created on 01-Jan-2018.  Last modified 20-Aug-2018</w:t>
      </w:r>
    </w:p>
    <w:p w14:paraId="2556F6CE" w14:textId="77777777" w:rsidR="00562F87" w:rsidRDefault="00A42A00">
      <w:pPr>
        <w:pStyle w:val="Properties"/>
      </w:pPr>
      <w:r>
        <w:t>Alias SISTAT</w:t>
      </w:r>
    </w:p>
    <w:p w14:paraId="144703B9" w14:textId="77777777" w:rsidR="00562F87" w:rsidRDefault="00A42A00">
      <w:pPr>
        <w:pStyle w:val="Properties"/>
      </w:pPr>
      <w:r>
        <w:t xml:space="preserve">Extends </w:t>
      </w:r>
      <w:proofErr w:type="spellStart"/>
      <w:r>
        <w:t>OrganisationContactArea</w:t>
      </w:r>
      <w:proofErr w:type="spellEnd"/>
    </w:p>
    <w:p w14:paraId="03667D3E"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F7391AE"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DDF6D5F" w14:textId="77777777" w:rsidR="00562F87" w:rsidRDefault="00A42A00">
            <w:pPr>
              <w:pStyle w:val="TableHeadingLight"/>
            </w:pPr>
            <w:r>
              <w:t>OUTGOING STRUCTURAL RELATIONSHIPS</w:t>
            </w:r>
          </w:p>
        </w:tc>
      </w:tr>
      <w:tr w:rsidR="00562F87" w14:paraId="5A410AD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A89495" w14:textId="77777777" w:rsidR="00562F87" w:rsidRDefault="00562F87">
            <w:pPr>
              <w:pStyle w:val="TableTextNormal"/>
            </w:pPr>
          </w:p>
          <w:p w14:paraId="2158DFD6" w14:textId="77777777" w:rsidR="00562F87" w:rsidRDefault="00A42A00">
            <w:pPr>
              <w:pStyle w:val="TableTextNormal"/>
            </w:pPr>
            <w:r>
              <w:rPr>
                <w:noProof/>
                <w:sz w:val="0"/>
                <w:szCs w:val="0"/>
              </w:rPr>
              <w:drawing>
                <wp:inline distT="0" distB="0" distL="0" distR="0" wp14:anchorId="70E9B2D8" wp14:editId="507F0CCB">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ShipReportingServiceArea</w:t>
            </w:r>
            <w:proofErr w:type="spellEnd"/>
          </w:p>
          <w:p w14:paraId="698FE80F" w14:textId="77777777" w:rsidR="00562F87" w:rsidRDefault="00A42A00">
            <w:pPr>
              <w:pStyle w:val="TableTextNormal"/>
            </w:pPr>
            <w:r>
              <w:t>A feature association for the binding between a traffic control service and auxiliary features.</w:t>
            </w:r>
          </w:p>
          <w:p w14:paraId="50C6870D"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6B37E45F" w14:textId="77777777" w:rsidR="00562F87" w:rsidRDefault="00562F87">
            <w:pPr>
              <w:pStyle w:val="TableTextNormal"/>
            </w:pPr>
          </w:p>
        </w:tc>
      </w:tr>
      <w:tr w:rsidR="00562F87" w14:paraId="7EB9471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4AD851" w14:textId="77777777" w:rsidR="00562F87" w:rsidRDefault="00562F87">
            <w:pPr>
              <w:pStyle w:val="TableTextNormal"/>
            </w:pPr>
          </w:p>
          <w:p w14:paraId="2E5963F5" w14:textId="77777777" w:rsidR="00562F87" w:rsidRDefault="00A42A00">
            <w:pPr>
              <w:pStyle w:val="TableTextNormal"/>
            </w:pPr>
            <w:r>
              <w:rPr>
                <w:noProof/>
                <w:sz w:val="0"/>
                <w:szCs w:val="0"/>
              </w:rPr>
              <w:drawing>
                <wp:inline distT="0" distB="0" distL="0" distR="0" wp14:anchorId="351A9932" wp14:editId="5873D7A6">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OrganisationContactArea</w:t>
            </w:r>
            <w:proofErr w:type="spellEnd"/>
          </w:p>
          <w:p w14:paraId="365C8140" w14:textId="77777777" w:rsidR="00562F87" w:rsidRDefault="00A42A00">
            <w:pPr>
              <w:pStyle w:val="TableTextNormal"/>
              <w:tabs>
                <w:tab w:val="left" w:pos="1440"/>
              </w:tabs>
              <w:jc w:val="right"/>
            </w:pPr>
            <w:r>
              <w:rPr>
                <w:rStyle w:val="TableFieldLabel"/>
              </w:rPr>
              <w:t>[ Direction is 'Source -&gt; Destination'. ]</w:t>
            </w:r>
          </w:p>
          <w:p w14:paraId="15D74686" w14:textId="77777777" w:rsidR="00562F87" w:rsidRDefault="00562F87">
            <w:pPr>
              <w:pStyle w:val="TableTextNormal"/>
            </w:pPr>
          </w:p>
        </w:tc>
      </w:tr>
      <w:tr w:rsidR="00562F87" w14:paraId="330654E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E910FA" w14:textId="77777777" w:rsidR="00562F87" w:rsidRDefault="00562F87">
            <w:pPr>
              <w:pStyle w:val="TableTextNormal"/>
            </w:pPr>
          </w:p>
          <w:p w14:paraId="1C3D1593" w14:textId="77777777" w:rsidR="00562F87" w:rsidRDefault="00A42A00">
            <w:pPr>
              <w:pStyle w:val="TableTextNormal"/>
            </w:pPr>
            <w:r>
              <w:rPr>
                <w:noProof/>
                <w:sz w:val="0"/>
                <w:szCs w:val="0"/>
              </w:rPr>
              <w:drawing>
                <wp:inline distT="0" distB="0" distL="0" distR="0" wp14:anchorId="6F24D5E4" wp14:editId="732E7CD1">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LocalPortServiceArea</w:t>
            </w:r>
            <w:proofErr w:type="spellEnd"/>
          </w:p>
          <w:p w14:paraId="6E715834" w14:textId="77777777" w:rsidR="00562F87" w:rsidRDefault="00A42A00">
            <w:pPr>
              <w:pStyle w:val="TableTextNormal"/>
            </w:pPr>
            <w:r>
              <w:t>A feature association for the binding between a traffic control service and auxiliary features.</w:t>
            </w:r>
          </w:p>
          <w:p w14:paraId="0D51BEC0"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140F88F8" w14:textId="77777777" w:rsidR="00562F87" w:rsidRDefault="00562F87">
            <w:pPr>
              <w:pStyle w:val="TableTextNormal"/>
            </w:pPr>
          </w:p>
        </w:tc>
      </w:tr>
      <w:tr w:rsidR="00562F87" w14:paraId="4C6E532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F50934" w14:textId="77777777" w:rsidR="00562F87" w:rsidRDefault="00562F87">
            <w:pPr>
              <w:pStyle w:val="TableTextNormal"/>
            </w:pPr>
          </w:p>
          <w:p w14:paraId="176EC218" w14:textId="77777777" w:rsidR="00562F87" w:rsidRDefault="00A42A00">
            <w:pPr>
              <w:pStyle w:val="TableTextNormal"/>
            </w:pPr>
            <w:r>
              <w:rPr>
                <w:noProof/>
                <w:sz w:val="0"/>
                <w:szCs w:val="0"/>
              </w:rPr>
              <w:drawing>
                <wp:inline distT="0" distB="0" distL="0" distR="0" wp14:anchorId="59775AD4" wp14:editId="52E46F6D">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VesselTrafficServiceArea</w:t>
            </w:r>
            <w:proofErr w:type="spellEnd"/>
          </w:p>
          <w:p w14:paraId="0F18E106" w14:textId="77777777" w:rsidR="00562F87" w:rsidRDefault="00A42A00">
            <w:pPr>
              <w:pStyle w:val="TableTextNormal"/>
            </w:pPr>
            <w:r>
              <w:t>A feature association for the binding between a traffic control service and auxiliary features</w:t>
            </w:r>
          </w:p>
          <w:p w14:paraId="487D4F89"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0A6128FE" w14:textId="77777777" w:rsidR="00562F87" w:rsidRDefault="00562F87">
            <w:pPr>
              <w:pStyle w:val="TableTextNormal"/>
            </w:pPr>
          </w:p>
        </w:tc>
      </w:tr>
    </w:tbl>
    <w:p w14:paraId="3F79699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545BA6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FD5B9CD" w14:textId="77777777" w:rsidR="00562F87" w:rsidRDefault="00A42A00">
            <w:pPr>
              <w:pStyle w:val="TableHeadingLight"/>
            </w:pPr>
            <w:r>
              <w:t>ATTRIBUTES</w:t>
            </w:r>
          </w:p>
        </w:tc>
      </w:tr>
      <w:tr w:rsidR="00562F87" w14:paraId="2C33647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0DAFFA" w14:textId="77777777" w:rsidR="00562F87" w:rsidRDefault="00562F87">
            <w:pPr>
              <w:pStyle w:val="TableTextNormal"/>
            </w:pPr>
          </w:p>
          <w:p w14:paraId="5B24F57E" w14:textId="77777777" w:rsidR="00562F87" w:rsidRDefault="00A42A00">
            <w:pPr>
              <w:pStyle w:val="TableTextNormal"/>
            </w:pPr>
            <w:r>
              <w:rPr>
                <w:noProof/>
                <w:sz w:val="0"/>
                <w:szCs w:val="0"/>
              </w:rPr>
              <w:drawing>
                <wp:inline distT="0" distB="0" distL="0" distR="0" wp14:anchorId="20937E78" wp14:editId="55677B36">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categoryOfSignalStationTraffic</w:t>
            </w:r>
            <w:proofErr w:type="spellEnd"/>
            <w:r>
              <w:t xml:space="preserve"> : </w:t>
            </w:r>
            <w:proofErr w:type="spellStart"/>
            <w:r>
              <w:t>categoryOfSignalStationTraffic</w:t>
            </w:r>
            <w:proofErr w:type="spellEnd"/>
            <w:r>
              <w:t xml:space="preserve">  Public</w:t>
            </w:r>
          </w:p>
          <w:p w14:paraId="33EABD4A"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4F6C838B" w14:textId="77777777" w:rsidR="00562F87" w:rsidRDefault="00A42A00">
            <w:pPr>
              <w:pStyle w:val="TableTextNormal"/>
              <w:tabs>
                <w:tab w:val="left" w:pos="1440"/>
              </w:tabs>
              <w:jc w:val="right"/>
            </w:pPr>
            <w:r>
              <w:rPr>
                <w:rStyle w:val="TableFieldLabel"/>
              </w:rPr>
              <w:t>[ Stereotype is «S100_Enum». Is static True. Containment is Not Specified. ]</w:t>
            </w:r>
          </w:p>
          <w:p w14:paraId="10FF462A" w14:textId="77777777" w:rsidR="00562F87" w:rsidRDefault="00562F87">
            <w:pPr>
              <w:pStyle w:val="TableTextNormal"/>
              <w:tabs>
                <w:tab w:val="left" w:pos="720"/>
              </w:tabs>
            </w:pPr>
          </w:p>
        </w:tc>
      </w:tr>
      <w:tr w:rsidR="00562F87" w14:paraId="18926FB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A30832" w14:textId="77777777" w:rsidR="00562F87" w:rsidRDefault="00562F87">
            <w:pPr>
              <w:pStyle w:val="TableTextNormal"/>
            </w:pPr>
          </w:p>
          <w:p w14:paraId="6B7E3882" w14:textId="77777777" w:rsidR="00562F87" w:rsidRDefault="00A42A00">
            <w:pPr>
              <w:pStyle w:val="TableTextNormal"/>
            </w:pPr>
            <w:r>
              <w:rPr>
                <w:noProof/>
                <w:sz w:val="0"/>
                <w:szCs w:val="0"/>
              </w:rPr>
              <w:drawing>
                <wp:inline distT="0" distB="0" distL="0" distR="0" wp14:anchorId="7DEEBA9A" wp14:editId="4A79AD0A">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644AC4F7" w14:textId="77777777" w:rsidR="00562F87" w:rsidRDefault="00A42A00">
            <w:pPr>
              <w:pStyle w:val="TableTextNormal"/>
              <w:ind w:left="540"/>
            </w:pPr>
            <w:r>
              <w:rPr>
                <w:rStyle w:val="TableFieldLabel"/>
              </w:rPr>
              <w:t>Alias:</w:t>
            </w:r>
            <w:r>
              <w:t xml:space="preserve">  COMCHA</w:t>
            </w:r>
          </w:p>
          <w:p w14:paraId="23732DB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4AEAF16" w14:textId="77777777" w:rsidR="00562F87" w:rsidRDefault="00A42A00">
            <w:pPr>
              <w:pStyle w:val="TableTextNormal"/>
              <w:tabs>
                <w:tab w:val="left" w:pos="1440"/>
              </w:tabs>
              <w:jc w:val="right"/>
            </w:pPr>
            <w:r>
              <w:rPr>
                <w:rStyle w:val="TableFieldLabel"/>
              </w:rPr>
              <w:t>[ Stereotype is «S100_Simple». Is static True. Containment is Not Specified. ]</w:t>
            </w:r>
          </w:p>
          <w:p w14:paraId="0C7FA966" w14:textId="77777777" w:rsidR="00562F87" w:rsidRDefault="00562F87">
            <w:pPr>
              <w:pStyle w:val="TableTextNormal"/>
              <w:tabs>
                <w:tab w:val="left" w:pos="720"/>
              </w:tabs>
            </w:pPr>
          </w:p>
        </w:tc>
      </w:tr>
      <w:tr w:rsidR="00562F87" w14:paraId="63308F2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D3B7A3" w14:textId="77777777" w:rsidR="00562F87" w:rsidRDefault="00562F87">
            <w:pPr>
              <w:pStyle w:val="TableTextNormal"/>
            </w:pPr>
          </w:p>
          <w:p w14:paraId="0938B5FE" w14:textId="77777777" w:rsidR="00562F87" w:rsidRDefault="00A42A00">
            <w:pPr>
              <w:pStyle w:val="TableTextNormal"/>
            </w:pPr>
            <w:r>
              <w:rPr>
                <w:noProof/>
                <w:sz w:val="0"/>
                <w:szCs w:val="0"/>
              </w:rPr>
              <w:drawing>
                <wp:inline distT="0" distB="0" distL="0" distR="0" wp14:anchorId="38F045A7" wp14:editId="74ACFC85">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5FAA9994" w14:textId="77777777" w:rsidR="00562F87" w:rsidRDefault="00A42A00">
            <w:pPr>
              <w:pStyle w:val="TableTextNormal"/>
              <w:ind w:left="540"/>
            </w:pPr>
            <w:r>
              <w:rPr>
                <w:rStyle w:val="TableFieldLabel"/>
              </w:rPr>
              <w:t>Alias:</w:t>
            </w:r>
            <w:r>
              <w:t xml:space="preserve">  STATUS</w:t>
            </w:r>
          </w:p>
          <w:p w14:paraId="2ED2A778"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26F853A" w14:textId="77777777" w:rsidR="00562F87" w:rsidRDefault="00562F87">
            <w:pPr>
              <w:pStyle w:val="TableTextNormal"/>
            </w:pPr>
          </w:p>
          <w:p w14:paraId="6B56EBB8" w14:textId="77777777" w:rsidR="00562F87" w:rsidRDefault="00A42A00">
            <w:pPr>
              <w:pStyle w:val="TableTextNormal"/>
              <w:ind w:left="540"/>
            </w:pPr>
            <w:r>
              <w:rPr>
                <w:rStyle w:val="TableFieldLabel"/>
              </w:rPr>
              <w:t>Constraints:</w:t>
            </w:r>
          </w:p>
          <w:p w14:paraId="009DD008" w14:textId="77777777" w:rsidR="00562F87" w:rsidRDefault="00A42A00">
            <w:pPr>
              <w:pStyle w:val="TableTextNormal"/>
              <w:ind w:left="720"/>
            </w:pPr>
            <w:r>
              <w:t>VS : Invariant</w:t>
            </w:r>
          </w:p>
          <w:p w14:paraId="414282D2" w14:textId="77777777" w:rsidR="00562F87" w:rsidRDefault="00A42A00">
            <w:pPr>
              <w:pStyle w:val="TableTextNormal"/>
              <w:tabs>
                <w:tab w:val="left" w:pos="1440"/>
              </w:tabs>
              <w:jc w:val="right"/>
            </w:pPr>
            <w:r>
              <w:rPr>
                <w:rStyle w:val="TableFieldLabel"/>
              </w:rPr>
              <w:t>[ Stereotype is «S100_Enum». Is static True. Containment is Not Specified. ]</w:t>
            </w:r>
          </w:p>
          <w:p w14:paraId="2FA189CF" w14:textId="77777777" w:rsidR="00562F87" w:rsidRDefault="00562F87">
            <w:pPr>
              <w:pStyle w:val="TableTextNormal"/>
              <w:tabs>
                <w:tab w:val="left" w:pos="720"/>
              </w:tabs>
            </w:pPr>
          </w:p>
        </w:tc>
      </w:tr>
      <w:tr w:rsidR="00562F87" w14:paraId="6E6FC22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EFE963" w14:textId="77777777" w:rsidR="00562F87" w:rsidRDefault="00562F87">
            <w:pPr>
              <w:pStyle w:val="TableTextNormal"/>
            </w:pPr>
          </w:p>
          <w:p w14:paraId="06D9533C" w14:textId="77777777" w:rsidR="00562F87" w:rsidRDefault="00A42A00">
            <w:pPr>
              <w:pStyle w:val="TableTextNormal"/>
            </w:pPr>
            <w:r>
              <w:rPr>
                <w:noProof/>
                <w:sz w:val="0"/>
                <w:szCs w:val="0"/>
              </w:rPr>
              <w:drawing>
                <wp:inline distT="0" distB="0" distL="0" distR="0" wp14:anchorId="2B6066E4" wp14:editId="2C57F3F3">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5A5AD739" w14:textId="77777777" w:rsidR="00562F87" w:rsidRDefault="00A42A00">
            <w:pPr>
              <w:pStyle w:val="TableTextNormal"/>
              <w:ind w:left="540"/>
            </w:pPr>
            <w:r>
              <w:rPr>
                <w:rStyle w:val="TableFieldLabel"/>
              </w:rPr>
              <w:lastRenderedPageBreak/>
              <w:t>Multiplicity:</w:t>
            </w:r>
            <w:r>
              <w:t xml:space="preserve"> (  [0..*], </w:t>
            </w:r>
            <w:r>
              <w:rPr>
                <w:rStyle w:val="TableFieldLabel"/>
              </w:rPr>
              <w:t>Allow duplicates:</w:t>
            </w:r>
            <w:r>
              <w:t xml:space="preserve"> 0, </w:t>
            </w:r>
            <w:r>
              <w:rPr>
                <w:rStyle w:val="TableFieldLabel"/>
              </w:rPr>
              <w:t>Is ordered:</w:t>
            </w:r>
            <w:r>
              <w:t xml:space="preserve"> False )</w:t>
            </w:r>
          </w:p>
          <w:p w14:paraId="69FF88E9" w14:textId="77777777" w:rsidR="00562F87" w:rsidRDefault="00A42A00">
            <w:pPr>
              <w:pStyle w:val="TableTextNormal"/>
              <w:tabs>
                <w:tab w:val="left" w:pos="1440"/>
              </w:tabs>
              <w:jc w:val="right"/>
            </w:pPr>
            <w:r>
              <w:rPr>
                <w:rStyle w:val="TableFieldLabel"/>
              </w:rPr>
              <w:t>[ Stereotype is «S100_Spatial». Is static True. Containment is Not Specified. ]</w:t>
            </w:r>
          </w:p>
          <w:p w14:paraId="0B343F5E" w14:textId="77777777" w:rsidR="00562F87" w:rsidRDefault="00562F87">
            <w:pPr>
              <w:pStyle w:val="TableTextNormal"/>
              <w:tabs>
                <w:tab w:val="left" w:pos="720"/>
              </w:tabs>
            </w:pPr>
          </w:p>
        </w:tc>
      </w:tr>
    </w:tbl>
    <w:p w14:paraId="507742AE" w14:textId="77777777" w:rsidR="00562F87" w:rsidRDefault="00562F87">
      <w:pPr>
        <w:pStyle w:val="Notes"/>
      </w:pPr>
    </w:p>
    <w:p w14:paraId="0A45ED33" w14:textId="77777777" w:rsidR="00562F87" w:rsidRDefault="00A42A00">
      <w:pPr>
        <w:pStyle w:val="Notes"/>
      </w:pPr>
      <w:r>
        <w:t xml:space="preserve">  </w:t>
      </w:r>
      <w:bookmarkEnd w:id="105"/>
    </w:p>
    <w:p w14:paraId="37A964CA" w14:textId="77777777" w:rsidR="00562F87" w:rsidRDefault="00562F87">
      <w:pPr>
        <w:pStyle w:val="Notes"/>
      </w:pPr>
    </w:p>
    <w:p w14:paraId="788C7A1D" w14:textId="77777777" w:rsidR="00562F87" w:rsidRDefault="00A42A00">
      <w:pPr>
        <w:pStyle w:val="Heading3"/>
      </w:pPr>
      <w:bookmarkStart w:id="107" w:name="BKM_922728B5_1517_4A16_B197_F722B723A94B"/>
      <w:bookmarkStart w:id="108" w:name="_Toc25000116"/>
      <w:proofErr w:type="spellStart"/>
      <w:r>
        <w:t>SignalStationWarning</w:t>
      </w:r>
      <w:bookmarkEnd w:id="108"/>
      <w:proofErr w:type="spellEnd"/>
    </w:p>
    <w:p w14:paraId="4035977B"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630127B7" w14:textId="77777777" w:rsidR="00562F87" w:rsidRDefault="00562F87">
      <w:pPr>
        <w:pStyle w:val="Notes"/>
        <w:tabs>
          <w:tab w:val="left" w:pos="720"/>
        </w:tabs>
      </w:pPr>
    </w:p>
    <w:p w14:paraId="3E5D961C" w14:textId="77777777" w:rsidR="00562F87" w:rsidRDefault="00A42A00">
      <w:pPr>
        <w:pStyle w:val="Notes"/>
      </w:pPr>
      <w:r>
        <w:t>A warning signal station is a place on shore from which warning signals are made to ships at sea.</w:t>
      </w:r>
    </w:p>
    <w:p w14:paraId="275488F7" w14:textId="77777777" w:rsidR="00562F87" w:rsidRDefault="00562F87">
      <w:pPr>
        <w:pStyle w:val="Notes"/>
      </w:pPr>
    </w:p>
    <w:p w14:paraId="71172892" w14:textId="77777777" w:rsidR="00562F87" w:rsidRDefault="00A42A00">
      <w:pPr>
        <w:pStyle w:val="Properties"/>
      </w:pPr>
      <w:proofErr w:type="spellStart"/>
      <w:r>
        <w:t>SignalStationWarning</w:t>
      </w:r>
      <w:proofErr w:type="spellEnd"/>
      <w:r>
        <w:t xml:space="preserve"> </w:t>
      </w:r>
    </w:p>
    <w:p w14:paraId="207C55C3" w14:textId="77777777" w:rsidR="00562F87" w:rsidRDefault="00A42A00">
      <w:pPr>
        <w:pStyle w:val="Properties"/>
      </w:pPr>
      <w:r>
        <w:t>Version 1.0  Phase 1.0  Proposed</w:t>
      </w:r>
    </w:p>
    <w:p w14:paraId="5CF2E2E5" w14:textId="77777777" w:rsidR="00562F87" w:rsidRDefault="00A42A00">
      <w:pPr>
        <w:pStyle w:val="Properties"/>
      </w:pPr>
      <w:proofErr w:type="spellStart"/>
      <w:r>
        <w:t>raphaelm</w:t>
      </w:r>
      <w:proofErr w:type="spellEnd"/>
      <w:r>
        <w:t xml:space="preserve"> created on 01-Jan-2018.  Last modified 20-Aug-2018</w:t>
      </w:r>
    </w:p>
    <w:p w14:paraId="6CF748D9" w14:textId="77777777" w:rsidR="00562F87" w:rsidRDefault="00A42A00">
      <w:pPr>
        <w:pStyle w:val="Properties"/>
      </w:pPr>
      <w:r>
        <w:t>Alias SISTAW</w:t>
      </w:r>
    </w:p>
    <w:p w14:paraId="65B2AEFB" w14:textId="77777777" w:rsidR="00562F87" w:rsidRDefault="00A42A00">
      <w:pPr>
        <w:pStyle w:val="Properties"/>
      </w:pPr>
      <w:r>
        <w:t xml:space="preserve">Extends </w:t>
      </w:r>
      <w:proofErr w:type="spellStart"/>
      <w:r>
        <w:t>FeatureType</w:t>
      </w:r>
      <w:proofErr w:type="spellEnd"/>
    </w:p>
    <w:p w14:paraId="12EFC0A8"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84B33F0"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BEAEF9" w14:textId="77777777" w:rsidR="00562F87" w:rsidRDefault="00A42A00">
            <w:pPr>
              <w:pStyle w:val="TableHeadingLight"/>
            </w:pPr>
            <w:r>
              <w:t>OUTGOING STRUCTURAL RELATIONSHIPS</w:t>
            </w:r>
          </w:p>
        </w:tc>
      </w:tr>
      <w:tr w:rsidR="00562F87" w14:paraId="62A6105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1461D8" w14:textId="77777777" w:rsidR="00562F87" w:rsidRDefault="00562F87">
            <w:pPr>
              <w:pStyle w:val="TableTextNormal"/>
            </w:pPr>
          </w:p>
          <w:p w14:paraId="00FA6547" w14:textId="77777777" w:rsidR="00562F87" w:rsidRDefault="00A42A00">
            <w:pPr>
              <w:pStyle w:val="TableTextNormal"/>
            </w:pPr>
            <w:r>
              <w:rPr>
                <w:noProof/>
                <w:sz w:val="0"/>
                <w:szCs w:val="0"/>
              </w:rPr>
              <w:drawing>
                <wp:inline distT="0" distB="0" distL="0" distR="0" wp14:anchorId="453670D1" wp14:editId="5492DCF6">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LocalPortServiceArea</w:t>
            </w:r>
            <w:proofErr w:type="spellEnd"/>
          </w:p>
          <w:p w14:paraId="210C050D" w14:textId="77777777" w:rsidR="00562F87" w:rsidRDefault="00A42A00">
            <w:pPr>
              <w:pStyle w:val="TableTextNormal"/>
            </w:pPr>
            <w:r>
              <w:t>A feature association for the binding between a traffic control service and auxiliary features.</w:t>
            </w:r>
          </w:p>
          <w:p w14:paraId="652A764C"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29093E41" w14:textId="77777777" w:rsidR="00562F87" w:rsidRDefault="00562F87">
            <w:pPr>
              <w:pStyle w:val="TableTextNormal"/>
            </w:pPr>
          </w:p>
        </w:tc>
      </w:tr>
      <w:tr w:rsidR="00562F87" w14:paraId="600ECD8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CDB373" w14:textId="77777777" w:rsidR="00562F87" w:rsidRDefault="00562F87">
            <w:pPr>
              <w:pStyle w:val="TableTextNormal"/>
            </w:pPr>
          </w:p>
          <w:p w14:paraId="4969EE16" w14:textId="77777777" w:rsidR="00562F87" w:rsidRDefault="00A42A00">
            <w:pPr>
              <w:pStyle w:val="TableTextNormal"/>
            </w:pPr>
            <w:r>
              <w:rPr>
                <w:noProof/>
                <w:sz w:val="0"/>
                <w:szCs w:val="0"/>
              </w:rPr>
              <w:drawing>
                <wp:inline distT="0" distB="0" distL="0" distR="0" wp14:anchorId="2133BDCF" wp14:editId="59056C04">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VesselTrafficServiceArea</w:t>
            </w:r>
            <w:proofErr w:type="spellEnd"/>
          </w:p>
          <w:p w14:paraId="7FDF9B61" w14:textId="77777777" w:rsidR="00562F87" w:rsidRDefault="00A42A00">
            <w:pPr>
              <w:pStyle w:val="TableTextNormal"/>
            </w:pPr>
            <w:r>
              <w:t>A feature association for the binding between a traffic control service and auxiliary features</w:t>
            </w:r>
          </w:p>
          <w:p w14:paraId="4058CCD4"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29B6ACC5" w14:textId="77777777" w:rsidR="00562F87" w:rsidRDefault="00562F87">
            <w:pPr>
              <w:pStyle w:val="TableTextNormal"/>
            </w:pPr>
          </w:p>
        </w:tc>
      </w:tr>
      <w:tr w:rsidR="00562F87" w14:paraId="6B071A9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F02E61" w14:textId="77777777" w:rsidR="00562F87" w:rsidRDefault="00562F87">
            <w:pPr>
              <w:pStyle w:val="TableTextNormal"/>
            </w:pPr>
          </w:p>
          <w:p w14:paraId="433013C2" w14:textId="77777777" w:rsidR="00562F87" w:rsidRDefault="00A42A00">
            <w:pPr>
              <w:pStyle w:val="TableTextNormal"/>
            </w:pPr>
            <w:r>
              <w:rPr>
                <w:noProof/>
                <w:sz w:val="0"/>
                <w:szCs w:val="0"/>
              </w:rPr>
              <w:drawing>
                <wp:inline distT="0" distB="0" distL="0" distR="0" wp14:anchorId="400DA9AC" wp14:editId="67330B9E">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ShipReportingServiceArea</w:t>
            </w:r>
            <w:proofErr w:type="spellEnd"/>
          </w:p>
          <w:p w14:paraId="2672CF1F"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1D80A358" w14:textId="77777777" w:rsidR="00562F87" w:rsidRDefault="00562F87">
            <w:pPr>
              <w:pStyle w:val="TableTextNormal"/>
            </w:pPr>
          </w:p>
        </w:tc>
      </w:tr>
      <w:tr w:rsidR="00562F87" w14:paraId="26A96E1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9418D5" w14:textId="77777777" w:rsidR="00562F87" w:rsidRDefault="00562F87">
            <w:pPr>
              <w:pStyle w:val="TableTextNormal"/>
            </w:pPr>
          </w:p>
          <w:p w14:paraId="6E894E29" w14:textId="77777777" w:rsidR="00562F87" w:rsidRDefault="00A42A00">
            <w:pPr>
              <w:pStyle w:val="TableTextNormal"/>
            </w:pPr>
            <w:r>
              <w:rPr>
                <w:noProof/>
                <w:sz w:val="0"/>
                <w:szCs w:val="0"/>
              </w:rPr>
              <w:drawing>
                <wp:inline distT="0" distB="0" distL="0" distR="0" wp14:anchorId="2C5187F6" wp14:editId="4ED9C0DB">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FeatureType</w:t>
            </w:r>
            <w:proofErr w:type="spellEnd"/>
          </w:p>
          <w:p w14:paraId="2488703C" w14:textId="77777777" w:rsidR="00562F87" w:rsidRDefault="00A42A00">
            <w:pPr>
              <w:pStyle w:val="TableTextNormal"/>
              <w:tabs>
                <w:tab w:val="left" w:pos="1440"/>
              </w:tabs>
              <w:jc w:val="right"/>
            </w:pPr>
            <w:r>
              <w:rPr>
                <w:rStyle w:val="TableFieldLabel"/>
              </w:rPr>
              <w:t>[ Direction is 'Source -&gt; Destination'. ]</w:t>
            </w:r>
          </w:p>
          <w:p w14:paraId="214672A8" w14:textId="77777777" w:rsidR="00562F87" w:rsidRDefault="00562F87">
            <w:pPr>
              <w:pStyle w:val="TableTextNormal"/>
            </w:pPr>
          </w:p>
        </w:tc>
      </w:tr>
    </w:tbl>
    <w:p w14:paraId="4CF1917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970107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668102" w14:textId="77777777" w:rsidR="00562F87" w:rsidRDefault="00A42A00">
            <w:pPr>
              <w:pStyle w:val="TableHeadingLight"/>
            </w:pPr>
            <w:r>
              <w:t>ATTRIBUTES</w:t>
            </w:r>
          </w:p>
        </w:tc>
      </w:tr>
      <w:tr w:rsidR="00562F87" w14:paraId="68AD4C1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340D1A" w14:textId="77777777" w:rsidR="00562F87" w:rsidRDefault="00562F87">
            <w:pPr>
              <w:pStyle w:val="TableTextNormal"/>
            </w:pPr>
          </w:p>
          <w:p w14:paraId="76E78C10" w14:textId="77777777" w:rsidR="00562F87" w:rsidRDefault="00A42A00">
            <w:pPr>
              <w:pStyle w:val="TableTextNormal"/>
            </w:pPr>
            <w:r>
              <w:rPr>
                <w:noProof/>
                <w:sz w:val="0"/>
                <w:szCs w:val="0"/>
              </w:rPr>
              <w:drawing>
                <wp:inline distT="0" distB="0" distL="0" distR="0" wp14:anchorId="12C87F42" wp14:editId="30C6B775">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categoryOfSignalStationWarning</w:t>
            </w:r>
            <w:proofErr w:type="spellEnd"/>
            <w:r>
              <w:t xml:space="preserve"> : </w:t>
            </w:r>
            <w:proofErr w:type="spellStart"/>
            <w:r>
              <w:t>categoryOfSignalStationWarning</w:t>
            </w:r>
            <w:proofErr w:type="spellEnd"/>
            <w:r>
              <w:t xml:space="preserve">  Public</w:t>
            </w:r>
          </w:p>
          <w:p w14:paraId="2BF5380D" w14:textId="77777777" w:rsidR="00562F87" w:rsidRDefault="00A42A00">
            <w:pPr>
              <w:pStyle w:val="TableTextNormal"/>
              <w:ind w:left="540"/>
            </w:pPr>
            <w:r>
              <w:rPr>
                <w:rStyle w:val="TableFieldLabel"/>
              </w:rPr>
              <w:t>Alias:</w:t>
            </w:r>
            <w:r>
              <w:t xml:space="preserve">  CATSIW</w:t>
            </w:r>
          </w:p>
          <w:p w14:paraId="79741679"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58F124B" w14:textId="77777777" w:rsidR="00562F87" w:rsidRDefault="00A42A00">
            <w:pPr>
              <w:pStyle w:val="TableTextNormal"/>
              <w:tabs>
                <w:tab w:val="left" w:pos="1440"/>
              </w:tabs>
              <w:jc w:val="right"/>
            </w:pPr>
            <w:r>
              <w:rPr>
                <w:rStyle w:val="TableFieldLabel"/>
              </w:rPr>
              <w:t>[ Stereotype is «S100_Enum». Is static True. Containment is Not Specified. ]</w:t>
            </w:r>
          </w:p>
          <w:p w14:paraId="0CBDCEA5" w14:textId="77777777" w:rsidR="00562F87" w:rsidRDefault="00562F87">
            <w:pPr>
              <w:pStyle w:val="TableTextNormal"/>
              <w:tabs>
                <w:tab w:val="left" w:pos="720"/>
              </w:tabs>
            </w:pPr>
          </w:p>
        </w:tc>
      </w:tr>
      <w:tr w:rsidR="00562F87" w14:paraId="4394D50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4DA28A" w14:textId="77777777" w:rsidR="00562F87" w:rsidRDefault="00562F87">
            <w:pPr>
              <w:pStyle w:val="TableTextNormal"/>
            </w:pPr>
          </w:p>
          <w:p w14:paraId="4C617634" w14:textId="77777777" w:rsidR="00562F87" w:rsidRDefault="00A42A00">
            <w:pPr>
              <w:pStyle w:val="TableTextNormal"/>
            </w:pPr>
            <w:r>
              <w:rPr>
                <w:noProof/>
                <w:sz w:val="0"/>
                <w:szCs w:val="0"/>
              </w:rPr>
              <w:drawing>
                <wp:inline distT="0" distB="0" distL="0" distR="0" wp14:anchorId="5278CAFC" wp14:editId="7F100A52">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52007C36" w14:textId="77777777" w:rsidR="00562F87" w:rsidRDefault="00A42A00">
            <w:pPr>
              <w:pStyle w:val="TableTextNormal"/>
              <w:ind w:left="540"/>
            </w:pPr>
            <w:r>
              <w:rPr>
                <w:rStyle w:val="TableFieldLabel"/>
              </w:rPr>
              <w:t>Alias:</w:t>
            </w:r>
            <w:r>
              <w:t xml:space="preserve">  COMCHA</w:t>
            </w:r>
          </w:p>
          <w:p w14:paraId="77A9FCD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F564436" w14:textId="77777777" w:rsidR="00562F87" w:rsidRDefault="00A42A00">
            <w:pPr>
              <w:pStyle w:val="TableTextNormal"/>
              <w:tabs>
                <w:tab w:val="left" w:pos="1440"/>
              </w:tabs>
              <w:jc w:val="right"/>
            </w:pPr>
            <w:r>
              <w:rPr>
                <w:rStyle w:val="TableFieldLabel"/>
              </w:rPr>
              <w:t>[ Stereotype is «S100_Simple». Is static True. Containment is Not Specified. ]</w:t>
            </w:r>
          </w:p>
          <w:p w14:paraId="3B839FC3" w14:textId="77777777" w:rsidR="00562F87" w:rsidRDefault="00562F87">
            <w:pPr>
              <w:pStyle w:val="TableTextNormal"/>
              <w:tabs>
                <w:tab w:val="left" w:pos="720"/>
              </w:tabs>
            </w:pPr>
          </w:p>
        </w:tc>
      </w:tr>
      <w:tr w:rsidR="00562F87" w14:paraId="3C04F82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BC670C" w14:textId="77777777" w:rsidR="00562F87" w:rsidRDefault="00562F87">
            <w:pPr>
              <w:pStyle w:val="TableTextNormal"/>
            </w:pPr>
          </w:p>
          <w:p w14:paraId="39CA0F7A" w14:textId="77777777" w:rsidR="00562F87" w:rsidRDefault="00A42A00">
            <w:pPr>
              <w:pStyle w:val="TableTextNormal"/>
            </w:pPr>
            <w:r>
              <w:rPr>
                <w:noProof/>
                <w:sz w:val="0"/>
                <w:szCs w:val="0"/>
              </w:rPr>
              <w:drawing>
                <wp:inline distT="0" distB="0" distL="0" distR="0" wp14:anchorId="2568F7C2" wp14:editId="46F58CA4">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17C0862D" w14:textId="77777777" w:rsidR="00562F87" w:rsidRDefault="00A42A00">
            <w:pPr>
              <w:pStyle w:val="TableTextNormal"/>
              <w:ind w:left="540"/>
            </w:pPr>
            <w:r>
              <w:rPr>
                <w:rStyle w:val="TableFieldLabel"/>
              </w:rPr>
              <w:t>Alias:</w:t>
            </w:r>
            <w:r>
              <w:t xml:space="preserve">  STATUS</w:t>
            </w:r>
          </w:p>
          <w:p w14:paraId="4FE8316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9BD34EF" w14:textId="77777777" w:rsidR="00562F87" w:rsidRDefault="00562F87">
            <w:pPr>
              <w:pStyle w:val="TableTextNormal"/>
            </w:pPr>
          </w:p>
          <w:p w14:paraId="0AA484DA" w14:textId="77777777" w:rsidR="00562F87" w:rsidRDefault="00A42A00">
            <w:pPr>
              <w:pStyle w:val="TableTextNormal"/>
              <w:ind w:left="540"/>
            </w:pPr>
            <w:r>
              <w:rPr>
                <w:rStyle w:val="TableFieldLabel"/>
              </w:rPr>
              <w:t>Constraints:</w:t>
            </w:r>
          </w:p>
          <w:p w14:paraId="6489525F" w14:textId="77777777" w:rsidR="00562F87" w:rsidRDefault="00A42A00">
            <w:pPr>
              <w:pStyle w:val="TableTextNormal"/>
              <w:ind w:left="720"/>
            </w:pPr>
            <w:r>
              <w:t>VS : Invariant</w:t>
            </w:r>
          </w:p>
          <w:p w14:paraId="0329E2AD" w14:textId="77777777" w:rsidR="00562F87" w:rsidRDefault="00A42A00">
            <w:pPr>
              <w:pStyle w:val="TableTextNormal"/>
              <w:tabs>
                <w:tab w:val="left" w:pos="1440"/>
              </w:tabs>
              <w:jc w:val="right"/>
            </w:pPr>
            <w:r>
              <w:rPr>
                <w:rStyle w:val="TableFieldLabel"/>
              </w:rPr>
              <w:t>[ Stereotype is «S100_Enum». Is static True. Containment is Not Specified. ]</w:t>
            </w:r>
          </w:p>
          <w:p w14:paraId="78E9CA5B" w14:textId="77777777" w:rsidR="00562F87" w:rsidRDefault="00562F87">
            <w:pPr>
              <w:pStyle w:val="TableTextNormal"/>
              <w:tabs>
                <w:tab w:val="left" w:pos="720"/>
              </w:tabs>
            </w:pPr>
          </w:p>
        </w:tc>
      </w:tr>
      <w:tr w:rsidR="00562F87" w14:paraId="343F1FF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B0BAB9" w14:textId="77777777" w:rsidR="00562F87" w:rsidRDefault="00562F87">
            <w:pPr>
              <w:pStyle w:val="TableTextNormal"/>
            </w:pPr>
          </w:p>
          <w:p w14:paraId="07F81AC9" w14:textId="77777777" w:rsidR="00562F87" w:rsidRDefault="00A42A00">
            <w:pPr>
              <w:pStyle w:val="TableTextNormal"/>
            </w:pPr>
            <w:r>
              <w:rPr>
                <w:noProof/>
                <w:sz w:val="0"/>
                <w:szCs w:val="0"/>
              </w:rPr>
              <w:drawing>
                <wp:inline distT="0" distB="0" distL="0" distR="0" wp14:anchorId="55214E23" wp14:editId="79BF7764">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PointOrSurface</w:t>
            </w:r>
            <w:proofErr w:type="spellEnd"/>
            <w:r>
              <w:t xml:space="preserve">  Public</w:t>
            </w:r>
          </w:p>
          <w:p w14:paraId="542840B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748D447" w14:textId="77777777" w:rsidR="00562F87" w:rsidRDefault="00A42A00">
            <w:pPr>
              <w:pStyle w:val="TableTextNormal"/>
              <w:tabs>
                <w:tab w:val="left" w:pos="1440"/>
              </w:tabs>
              <w:jc w:val="right"/>
            </w:pPr>
            <w:r>
              <w:rPr>
                <w:rStyle w:val="TableFieldLabel"/>
              </w:rPr>
              <w:t>[ Stereotype is «S100_Spatial». Is static True. Containment is Not Specified. ]</w:t>
            </w:r>
          </w:p>
          <w:p w14:paraId="3004690F" w14:textId="77777777" w:rsidR="00562F87" w:rsidRDefault="00562F87">
            <w:pPr>
              <w:pStyle w:val="TableTextNormal"/>
              <w:tabs>
                <w:tab w:val="left" w:pos="720"/>
              </w:tabs>
            </w:pPr>
          </w:p>
        </w:tc>
      </w:tr>
    </w:tbl>
    <w:p w14:paraId="74B942EE" w14:textId="77777777" w:rsidR="00562F87" w:rsidRDefault="00562F87">
      <w:pPr>
        <w:pStyle w:val="Notes"/>
      </w:pPr>
    </w:p>
    <w:p w14:paraId="02499143" w14:textId="77777777" w:rsidR="00562F87" w:rsidRDefault="00A42A00">
      <w:pPr>
        <w:pStyle w:val="Notes"/>
      </w:pPr>
      <w:r>
        <w:t xml:space="preserve">  </w:t>
      </w:r>
      <w:bookmarkEnd w:id="107"/>
    </w:p>
    <w:p w14:paraId="5B5660EC" w14:textId="77777777" w:rsidR="00562F87" w:rsidRDefault="00562F87">
      <w:pPr>
        <w:pStyle w:val="Notes"/>
      </w:pPr>
    </w:p>
    <w:p w14:paraId="1BD136AC" w14:textId="77777777" w:rsidR="00562F87" w:rsidRDefault="00A42A00">
      <w:pPr>
        <w:pStyle w:val="Heading3"/>
      </w:pPr>
      <w:bookmarkStart w:id="109" w:name="BKM_126CAF7C_8FF3_4506_B6AD_D64C18D8E3B1"/>
      <w:bookmarkStart w:id="110" w:name="_Toc25000117"/>
      <w:proofErr w:type="spellStart"/>
      <w:r>
        <w:t>UnderkeelClearanceAllowanceArea</w:t>
      </w:r>
      <w:bookmarkEnd w:id="110"/>
      <w:proofErr w:type="spellEnd"/>
    </w:p>
    <w:p w14:paraId="442B3568"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48ACB737" w14:textId="77777777" w:rsidR="00562F87" w:rsidRDefault="00562F87">
      <w:pPr>
        <w:pStyle w:val="Notes"/>
        <w:tabs>
          <w:tab w:val="left" w:pos="720"/>
        </w:tabs>
      </w:pPr>
    </w:p>
    <w:p w14:paraId="24FD8A0E" w14:textId="77777777" w:rsidR="00562F87" w:rsidRDefault="00A42A00">
      <w:pPr>
        <w:pStyle w:val="Notes"/>
      </w:pPr>
      <w:r>
        <w:t xml:space="preserve">An area for which an authority has stated </w:t>
      </w:r>
      <w:proofErr w:type="spellStart"/>
      <w:r>
        <w:t>underkeel</w:t>
      </w:r>
      <w:proofErr w:type="spellEnd"/>
      <w:r>
        <w:t xml:space="preserve"> allowance requirements.</w:t>
      </w:r>
    </w:p>
    <w:p w14:paraId="2DA60318" w14:textId="77777777" w:rsidR="00562F87" w:rsidRDefault="00562F87">
      <w:pPr>
        <w:pStyle w:val="Notes"/>
      </w:pPr>
    </w:p>
    <w:p w14:paraId="54D1788C" w14:textId="77777777" w:rsidR="00562F87" w:rsidRDefault="00A42A00">
      <w:pPr>
        <w:pStyle w:val="Properties"/>
      </w:pPr>
      <w:proofErr w:type="spellStart"/>
      <w:r>
        <w:t>UnderkeelClearanceAllowanceArea</w:t>
      </w:r>
      <w:proofErr w:type="spellEnd"/>
      <w:r>
        <w:t xml:space="preserve"> </w:t>
      </w:r>
    </w:p>
    <w:p w14:paraId="030A81FB" w14:textId="77777777" w:rsidR="00562F87" w:rsidRDefault="00A42A00">
      <w:pPr>
        <w:pStyle w:val="Properties"/>
      </w:pPr>
      <w:r>
        <w:t>Version 1.0  Phase 1.0  Proposed</w:t>
      </w:r>
    </w:p>
    <w:p w14:paraId="45293BF8" w14:textId="77777777" w:rsidR="00562F87" w:rsidRDefault="00A42A00">
      <w:pPr>
        <w:pStyle w:val="Properties"/>
      </w:pPr>
      <w:proofErr w:type="spellStart"/>
      <w:r>
        <w:t>raphaelm</w:t>
      </w:r>
      <w:proofErr w:type="spellEnd"/>
      <w:r>
        <w:t xml:space="preserve"> created on 10-Jan-2018.  Last modified 12-Nov-2018</w:t>
      </w:r>
    </w:p>
    <w:p w14:paraId="59EE855E" w14:textId="77777777" w:rsidR="00562F87" w:rsidRDefault="00A42A00">
      <w:pPr>
        <w:pStyle w:val="Properties"/>
      </w:pPr>
      <w:r>
        <w:t xml:space="preserve">Extends </w:t>
      </w:r>
      <w:proofErr w:type="spellStart"/>
      <w:r>
        <w:t>FeatureType</w:t>
      </w:r>
      <w:proofErr w:type="spellEnd"/>
    </w:p>
    <w:p w14:paraId="2E7F43B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A634095"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35476ED" w14:textId="77777777" w:rsidR="00562F87" w:rsidRDefault="00A42A00">
            <w:pPr>
              <w:pStyle w:val="TableHeadingLight"/>
            </w:pPr>
            <w:r>
              <w:t>OUTGOING STRUCTURAL RELATIONSHIPS</w:t>
            </w:r>
          </w:p>
        </w:tc>
      </w:tr>
      <w:tr w:rsidR="00562F87" w14:paraId="0122E67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B16FD8" w14:textId="77777777" w:rsidR="00562F87" w:rsidRDefault="00562F87">
            <w:pPr>
              <w:pStyle w:val="TableTextNormal"/>
            </w:pPr>
          </w:p>
          <w:p w14:paraId="0E1C7189" w14:textId="77777777" w:rsidR="00562F87" w:rsidRDefault="00A42A00">
            <w:pPr>
              <w:pStyle w:val="TableTextNormal"/>
            </w:pPr>
            <w:r>
              <w:rPr>
                <w:noProof/>
                <w:sz w:val="0"/>
                <w:szCs w:val="0"/>
              </w:rPr>
              <w:drawing>
                <wp:inline distT="0" distB="0" distL="0" distR="0" wp14:anchorId="41543FFF" wp14:editId="5827FF77">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UnderkeelClearanceAllowanceArea</w:t>
            </w:r>
            <w:proofErr w:type="spellEnd"/>
            <w:r>
              <w:t xml:space="preserve"> to «</w:t>
            </w:r>
            <w:proofErr w:type="spellStart"/>
            <w:r>
              <w:t>FeatureType</w:t>
            </w:r>
            <w:proofErr w:type="spellEnd"/>
            <w:r>
              <w:t xml:space="preserve">» </w:t>
            </w:r>
            <w:proofErr w:type="spellStart"/>
            <w:r>
              <w:t>FeatureType</w:t>
            </w:r>
            <w:proofErr w:type="spellEnd"/>
          </w:p>
          <w:p w14:paraId="743C53DB" w14:textId="77777777" w:rsidR="00562F87" w:rsidRDefault="00A42A00">
            <w:pPr>
              <w:pStyle w:val="TableTextNormal"/>
              <w:tabs>
                <w:tab w:val="left" w:pos="1440"/>
              </w:tabs>
              <w:jc w:val="right"/>
            </w:pPr>
            <w:r>
              <w:rPr>
                <w:rStyle w:val="TableFieldLabel"/>
              </w:rPr>
              <w:t>[ Direction is 'Source -&gt; Destination'. ]</w:t>
            </w:r>
          </w:p>
          <w:p w14:paraId="4969F683" w14:textId="77777777" w:rsidR="00562F87" w:rsidRDefault="00562F87">
            <w:pPr>
              <w:pStyle w:val="TableTextNormal"/>
            </w:pPr>
          </w:p>
        </w:tc>
      </w:tr>
    </w:tbl>
    <w:p w14:paraId="32F04C22"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141F98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A57338" w14:textId="77777777" w:rsidR="00562F87" w:rsidRDefault="00A42A00">
            <w:pPr>
              <w:pStyle w:val="TableHeadingLight"/>
            </w:pPr>
            <w:r>
              <w:t>ATTRIBUTES</w:t>
            </w:r>
          </w:p>
        </w:tc>
      </w:tr>
      <w:tr w:rsidR="00562F87" w14:paraId="5D98E05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0EB1D2" w14:textId="77777777" w:rsidR="00562F87" w:rsidRDefault="00562F87">
            <w:pPr>
              <w:pStyle w:val="TableTextNormal"/>
            </w:pPr>
          </w:p>
          <w:p w14:paraId="0DC88FD9" w14:textId="77777777" w:rsidR="00562F87" w:rsidRDefault="00A42A00">
            <w:pPr>
              <w:pStyle w:val="TableTextNormal"/>
            </w:pPr>
            <w:r>
              <w:rPr>
                <w:noProof/>
                <w:sz w:val="0"/>
                <w:szCs w:val="0"/>
              </w:rPr>
              <w:drawing>
                <wp:inline distT="0" distB="0" distL="0" distR="0" wp14:anchorId="11804C4E" wp14:editId="01FBF82C">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underkeelAllowance</w:t>
            </w:r>
            <w:proofErr w:type="spellEnd"/>
            <w:r>
              <w:t xml:space="preserve"> : </w:t>
            </w:r>
            <w:proofErr w:type="spellStart"/>
            <w:r>
              <w:t>underkeelAllowance</w:t>
            </w:r>
            <w:proofErr w:type="spellEnd"/>
            <w:r>
              <w:t xml:space="preserve">  Public</w:t>
            </w:r>
          </w:p>
          <w:p w14:paraId="6243210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4577917"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ACD35E1" w14:textId="77777777" w:rsidR="00562F87" w:rsidRDefault="00562F87">
            <w:pPr>
              <w:pStyle w:val="TableTextNormal"/>
              <w:tabs>
                <w:tab w:val="left" w:pos="720"/>
              </w:tabs>
            </w:pPr>
          </w:p>
        </w:tc>
      </w:tr>
      <w:tr w:rsidR="00562F87" w14:paraId="110C380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E431B7" w14:textId="77777777" w:rsidR="00562F87" w:rsidRDefault="00562F87">
            <w:pPr>
              <w:pStyle w:val="TableTextNormal"/>
            </w:pPr>
          </w:p>
          <w:p w14:paraId="695422D4" w14:textId="77777777" w:rsidR="00562F87" w:rsidRDefault="00A42A00">
            <w:pPr>
              <w:pStyle w:val="TableTextNormal"/>
            </w:pPr>
            <w:r>
              <w:rPr>
                <w:noProof/>
                <w:sz w:val="0"/>
                <w:szCs w:val="0"/>
              </w:rPr>
              <w:drawing>
                <wp:inline distT="0" distB="0" distL="0" distR="0" wp14:anchorId="3A6C6D6D" wp14:editId="6CAEC657">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waterLevelTrend</w:t>
            </w:r>
            <w:proofErr w:type="spellEnd"/>
            <w:r>
              <w:t xml:space="preserve"> : </w:t>
            </w:r>
            <w:proofErr w:type="spellStart"/>
            <w:r>
              <w:t>waterLevelTrend</w:t>
            </w:r>
            <w:proofErr w:type="spellEnd"/>
            <w:r>
              <w:t xml:space="preserve">  Public</w:t>
            </w:r>
          </w:p>
          <w:p w14:paraId="5BC907B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A38E1A0" w14:textId="77777777" w:rsidR="00562F87" w:rsidRDefault="00A42A00">
            <w:pPr>
              <w:pStyle w:val="TableTextNormal"/>
              <w:tabs>
                <w:tab w:val="left" w:pos="1440"/>
              </w:tabs>
              <w:jc w:val="right"/>
            </w:pPr>
            <w:r>
              <w:rPr>
                <w:rStyle w:val="TableFieldLabel"/>
              </w:rPr>
              <w:t>[ Stereotype is «S100_Simple». Is static True. Containment is Not Specified. ]</w:t>
            </w:r>
          </w:p>
          <w:p w14:paraId="0334862E" w14:textId="77777777" w:rsidR="00562F87" w:rsidRDefault="00562F87">
            <w:pPr>
              <w:pStyle w:val="TableTextNormal"/>
              <w:tabs>
                <w:tab w:val="left" w:pos="720"/>
              </w:tabs>
            </w:pPr>
          </w:p>
        </w:tc>
      </w:tr>
      <w:tr w:rsidR="00562F87" w14:paraId="1A902BE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CE298F" w14:textId="77777777" w:rsidR="00562F87" w:rsidRDefault="00562F87">
            <w:pPr>
              <w:pStyle w:val="TableTextNormal"/>
            </w:pPr>
          </w:p>
          <w:p w14:paraId="2C1D023B" w14:textId="77777777" w:rsidR="00562F87" w:rsidRDefault="00A42A00">
            <w:pPr>
              <w:pStyle w:val="TableTextNormal"/>
            </w:pPr>
            <w:r>
              <w:rPr>
                <w:noProof/>
                <w:sz w:val="0"/>
                <w:szCs w:val="0"/>
              </w:rPr>
              <w:drawing>
                <wp:inline distT="0" distB="0" distL="0" distR="0" wp14:anchorId="07FBDCFD" wp14:editId="6459803E">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FEB5C82"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348E794" w14:textId="77777777" w:rsidR="00562F87" w:rsidRDefault="00A42A00">
            <w:pPr>
              <w:pStyle w:val="TableTextNormal"/>
              <w:tabs>
                <w:tab w:val="left" w:pos="1440"/>
              </w:tabs>
              <w:jc w:val="right"/>
            </w:pPr>
            <w:r>
              <w:rPr>
                <w:rStyle w:val="TableFieldLabel"/>
              </w:rPr>
              <w:t>[ Stereotype is «S100_Spatial». Is static True. Containment is Not Specified. ]</w:t>
            </w:r>
          </w:p>
          <w:p w14:paraId="0EE8F874" w14:textId="77777777" w:rsidR="00562F87" w:rsidRDefault="00562F87">
            <w:pPr>
              <w:pStyle w:val="TableTextNormal"/>
              <w:tabs>
                <w:tab w:val="left" w:pos="720"/>
              </w:tabs>
            </w:pPr>
          </w:p>
        </w:tc>
      </w:tr>
    </w:tbl>
    <w:p w14:paraId="27F0BB0C" w14:textId="77777777" w:rsidR="00562F87" w:rsidRDefault="00562F87">
      <w:pPr>
        <w:pStyle w:val="Notes"/>
      </w:pPr>
    </w:p>
    <w:p w14:paraId="59448071" w14:textId="77777777" w:rsidR="00562F87" w:rsidRDefault="00A42A00">
      <w:pPr>
        <w:pStyle w:val="Notes"/>
      </w:pPr>
      <w:r>
        <w:t xml:space="preserve">  </w:t>
      </w:r>
      <w:bookmarkEnd w:id="109"/>
    </w:p>
    <w:p w14:paraId="34005B06" w14:textId="77777777" w:rsidR="00562F87" w:rsidRDefault="00562F87">
      <w:pPr>
        <w:pStyle w:val="Notes"/>
      </w:pPr>
    </w:p>
    <w:p w14:paraId="0CB0C535" w14:textId="77777777" w:rsidR="00562F87" w:rsidRDefault="00A42A00">
      <w:pPr>
        <w:pStyle w:val="Heading3"/>
      </w:pPr>
      <w:bookmarkStart w:id="111" w:name="BKM_CDCB8F13_4895_4ABA_9005_F98AABD3374D"/>
      <w:bookmarkStart w:id="112" w:name="_Toc25000118"/>
      <w:proofErr w:type="spellStart"/>
      <w:r>
        <w:t>UnderkeelClearanceManagementArea</w:t>
      </w:r>
      <w:bookmarkEnd w:id="112"/>
      <w:proofErr w:type="spellEnd"/>
    </w:p>
    <w:p w14:paraId="748A356D"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7530991F" w14:textId="77777777" w:rsidR="00562F87" w:rsidRDefault="00562F87">
      <w:pPr>
        <w:pStyle w:val="Notes"/>
        <w:tabs>
          <w:tab w:val="left" w:pos="720"/>
        </w:tabs>
      </w:pPr>
    </w:p>
    <w:p w14:paraId="646F2449" w14:textId="77777777" w:rsidR="00562F87" w:rsidRDefault="00A42A00">
      <w:pPr>
        <w:pStyle w:val="Notes"/>
      </w:pPr>
      <w:r>
        <w:rPr>
          <w:color w:val="FF0000"/>
        </w:rPr>
        <w:t xml:space="preserve">An area for which an authority permits use of dynamic </w:t>
      </w:r>
      <w:proofErr w:type="spellStart"/>
      <w:r>
        <w:rPr>
          <w:color w:val="FF0000"/>
        </w:rPr>
        <w:t>underkeel</w:t>
      </w:r>
      <w:proofErr w:type="spellEnd"/>
      <w:r>
        <w:rPr>
          <w:color w:val="FF0000"/>
        </w:rPr>
        <w:t xml:space="preserve"> clearance information or provides dynamic information related to </w:t>
      </w:r>
      <w:proofErr w:type="spellStart"/>
      <w:r>
        <w:rPr>
          <w:color w:val="FF0000"/>
        </w:rPr>
        <w:t>underkeel</w:t>
      </w:r>
      <w:proofErr w:type="spellEnd"/>
      <w:r>
        <w:rPr>
          <w:color w:val="FF0000"/>
        </w:rPr>
        <w:t xml:space="preserve"> clearances.</w:t>
      </w:r>
    </w:p>
    <w:p w14:paraId="16CFDF43" w14:textId="77777777" w:rsidR="00562F87" w:rsidRDefault="00562F87">
      <w:pPr>
        <w:pStyle w:val="Notes"/>
      </w:pPr>
    </w:p>
    <w:p w14:paraId="3FB4BF8B" w14:textId="77777777" w:rsidR="00562F87" w:rsidRDefault="00A42A00">
      <w:pPr>
        <w:pStyle w:val="Properties"/>
      </w:pPr>
      <w:proofErr w:type="spellStart"/>
      <w:r>
        <w:t>UnderkeelClearanceManagementArea</w:t>
      </w:r>
      <w:proofErr w:type="spellEnd"/>
      <w:r>
        <w:t xml:space="preserve"> </w:t>
      </w:r>
    </w:p>
    <w:p w14:paraId="142505CD" w14:textId="77777777" w:rsidR="00562F87" w:rsidRDefault="00A42A00">
      <w:pPr>
        <w:pStyle w:val="Properties"/>
      </w:pPr>
      <w:r>
        <w:t>Version 1.0  Phase 1.0  Proposed</w:t>
      </w:r>
    </w:p>
    <w:p w14:paraId="6B5C35D4" w14:textId="77777777" w:rsidR="00562F87" w:rsidRDefault="00A42A00">
      <w:pPr>
        <w:pStyle w:val="Properties"/>
      </w:pPr>
      <w:proofErr w:type="spellStart"/>
      <w:r>
        <w:t>raphaelm</w:t>
      </w:r>
      <w:proofErr w:type="spellEnd"/>
      <w:r>
        <w:t xml:space="preserve"> created on 01-Jan-2018.  Last modified 20-Aug-2018</w:t>
      </w:r>
    </w:p>
    <w:p w14:paraId="4B89F43C" w14:textId="77777777" w:rsidR="00562F87" w:rsidRDefault="00A42A00">
      <w:pPr>
        <w:pStyle w:val="Properties"/>
      </w:pPr>
      <w:r>
        <w:t xml:space="preserve">Extends </w:t>
      </w:r>
      <w:proofErr w:type="spellStart"/>
      <w:r>
        <w:t>ReportableServiceArea</w:t>
      </w:r>
      <w:proofErr w:type="spellEnd"/>
    </w:p>
    <w:p w14:paraId="066B8322"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B9E53EC"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59260F4" w14:textId="77777777" w:rsidR="00562F87" w:rsidRDefault="00A42A00">
            <w:pPr>
              <w:pStyle w:val="TableHeadingLight"/>
            </w:pPr>
            <w:r>
              <w:t>OUTGOING STRUCTURAL RELATIONSHIPS</w:t>
            </w:r>
          </w:p>
        </w:tc>
      </w:tr>
      <w:tr w:rsidR="00562F87" w14:paraId="4A882B2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06520F" w14:textId="77777777" w:rsidR="00562F87" w:rsidRDefault="00562F87">
            <w:pPr>
              <w:pStyle w:val="TableTextNormal"/>
            </w:pPr>
          </w:p>
          <w:p w14:paraId="4186F4AC" w14:textId="77777777" w:rsidR="00562F87" w:rsidRDefault="00A42A00">
            <w:pPr>
              <w:pStyle w:val="TableTextNormal"/>
            </w:pPr>
            <w:r>
              <w:rPr>
                <w:noProof/>
                <w:sz w:val="0"/>
                <w:szCs w:val="0"/>
              </w:rPr>
              <w:drawing>
                <wp:inline distT="0" distB="0" distL="0" distR="0" wp14:anchorId="5899BC6A" wp14:editId="1CDE0BF2">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Realization from «</w:t>
            </w:r>
            <w:proofErr w:type="spellStart"/>
            <w:r>
              <w:t>FeatureType</w:t>
            </w:r>
            <w:proofErr w:type="spellEnd"/>
            <w:r>
              <w:t xml:space="preserve">» </w:t>
            </w:r>
            <w:proofErr w:type="spellStart"/>
            <w:r>
              <w:t>UnderkeelClearanceManagementArea</w:t>
            </w:r>
            <w:proofErr w:type="spellEnd"/>
            <w:r>
              <w:t xml:space="preserve"> to «</w:t>
            </w:r>
            <w:proofErr w:type="spellStart"/>
            <w:r>
              <w:t>metaclass</w:t>
            </w:r>
            <w:proofErr w:type="spellEnd"/>
            <w:r>
              <w:t xml:space="preserve">» </w:t>
            </w:r>
            <w:proofErr w:type="spellStart"/>
            <w:r>
              <w:t>DynamicFeature</w:t>
            </w:r>
            <w:proofErr w:type="spellEnd"/>
          </w:p>
          <w:p w14:paraId="7165418C" w14:textId="77777777" w:rsidR="00562F87" w:rsidRDefault="00A42A00">
            <w:pPr>
              <w:pStyle w:val="TableTextNormal"/>
              <w:tabs>
                <w:tab w:val="left" w:pos="1440"/>
              </w:tabs>
              <w:jc w:val="right"/>
            </w:pPr>
            <w:r>
              <w:rPr>
                <w:rStyle w:val="TableFieldLabel"/>
              </w:rPr>
              <w:t>[ Direction is 'Source -&gt; Destination'. ]</w:t>
            </w:r>
          </w:p>
          <w:p w14:paraId="54909A9C" w14:textId="77777777" w:rsidR="00562F87" w:rsidRDefault="00562F87">
            <w:pPr>
              <w:pStyle w:val="TableTextNormal"/>
            </w:pPr>
          </w:p>
        </w:tc>
      </w:tr>
      <w:tr w:rsidR="00562F87" w14:paraId="4AF6A9F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ECB196" w14:textId="77777777" w:rsidR="00562F87" w:rsidRDefault="00562F87">
            <w:pPr>
              <w:pStyle w:val="TableTextNormal"/>
            </w:pPr>
          </w:p>
          <w:p w14:paraId="6765C4B2" w14:textId="77777777" w:rsidR="00562F87" w:rsidRDefault="00A42A00">
            <w:pPr>
              <w:pStyle w:val="TableTextNormal"/>
            </w:pPr>
            <w:r>
              <w:rPr>
                <w:noProof/>
                <w:sz w:val="0"/>
                <w:szCs w:val="0"/>
              </w:rPr>
              <w:drawing>
                <wp:inline distT="0" distB="0" distL="0" distR="0" wp14:anchorId="0D7D09CD" wp14:editId="10EDAA82">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UnderkeelClearanceManagementArea</w:t>
            </w:r>
            <w:proofErr w:type="spellEnd"/>
            <w:r>
              <w:t xml:space="preserve"> to «</w:t>
            </w:r>
            <w:proofErr w:type="spellStart"/>
            <w:r>
              <w:t>FeatureType</w:t>
            </w:r>
            <w:proofErr w:type="spellEnd"/>
            <w:r>
              <w:t xml:space="preserve">» </w:t>
            </w:r>
            <w:proofErr w:type="spellStart"/>
            <w:r>
              <w:t>ReportableServiceArea</w:t>
            </w:r>
            <w:proofErr w:type="spellEnd"/>
          </w:p>
          <w:p w14:paraId="4637CE82" w14:textId="77777777" w:rsidR="00562F87" w:rsidRDefault="00A42A00">
            <w:pPr>
              <w:pStyle w:val="TableTextNormal"/>
              <w:tabs>
                <w:tab w:val="left" w:pos="1440"/>
              </w:tabs>
              <w:jc w:val="right"/>
            </w:pPr>
            <w:r>
              <w:rPr>
                <w:rStyle w:val="TableFieldLabel"/>
              </w:rPr>
              <w:t>[ Direction is 'Source -&gt; Destination'. ]</w:t>
            </w:r>
          </w:p>
          <w:p w14:paraId="65FA3601" w14:textId="77777777" w:rsidR="00562F87" w:rsidRDefault="00562F87">
            <w:pPr>
              <w:pStyle w:val="TableTextNormal"/>
            </w:pPr>
          </w:p>
        </w:tc>
      </w:tr>
    </w:tbl>
    <w:p w14:paraId="73E34E4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340229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3E1889" w14:textId="77777777" w:rsidR="00562F87" w:rsidRDefault="00A42A00">
            <w:pPr>
              <w:pStyle w:val="TableHeadingLight"/>
            </w:pPr>
            <w:r>
              <w:t>ATTRIBUTES</w:t>
            </w:r>
          </w:p>
        </w:tc>
      </w:tr>
      <w:tr w:rsidR="00562F87" w14:paraId="7D1A6E9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7C37E6" w14:textId="77777777" w:rsidR="00562F87" w:rsidRDefault="00562F87">
            <w:pPr>
              <w:pStyle w:val="TableTextNormal"/>
            </w:pPr>
          </w:p>
          <w:p w14:paraId="5E79571B" w14:textId="77777777" w:rsidR="00562F87" w:rsidRDefault="00A42A00">
            <w:pPr>
              <w:pStyle w:val="TableTextNormal"/>
            </w:pPr>
            <w:r>
              <w:rPr>
                <w:noProof/>
                <w:sz w:val="0"/>
                <w:szCs w:val="0"/>
              </w:rPr>
              <w:lastRenderedPageBreak/>
              <w:drawing>
                <wp:inline distT="0" distB="0" distL="0" distR="0" wp14:anchorId="08B2F713" wp14:editId="54BD5012">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dynamicResource</w:t>
            </w:r>
            <w:proofErr w:type="spellEnd"/>
            <w:r>
              <w:t xml:space="preserve"> : </w:t>
            </w:r>
            <w:proofErr w:type="spellStart"/>
            <w:r>
              <w:t>dynamicResource</w:t>
            </w:r>
            <w:proofErr w:type="spellEnd"/>
            <w:r>
              <w:t xml:space="preserve">  Public</w:t>
            </w:r>
          </w:p>
          <w:p w14:paraId="700F9DDE" w14:textId="77777777" w:rsidR="00562F87" w:rsidRDefault="00A42A00">
            <w:pPr>
              <w:pStyle w:val="TableTextNormal"/>
              <w:tabs>
                <w:tab w:val="left" w:pos="1440"/>
              </w:tabs>
              <w:jc w:val="right"/>
            </w:pPr>
            <w:r>
              <w:rPr>
                <w:rStyle w:val="TableFieldLabel"/>
              </w:rPr>
              <w:t>[ Stereotype is «S100_Enum». Is static True. Containment is Not Specified. ]</w:t>
            </w:r>
          </w:p>
          <w:p w14:paraId="22283F8B" w14:textId="77777777" w:rsidR="00562F87" w:rsidRDefault="00562F87">
            <w:pPr>
              <w:pStyle w:val="TableTextNormal"/>
              <w:tabs>
                <w:tab w:val="left" w:pos="720"/>
              </w:tabs>
            </w:pPr>
          </w:p>
        </w:tc>
      </w:tr>
      <w:tr w:rsidR="00562F87" w14:paraId="7E20D0E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109DEB" w14:textId="77777777" w:rsidR="00562F87" w:rsidRDefault="00562F87">
            <w:pPr>
              <w:pStyle w:val="TableTextNormal"/>
            </w:pPr>
          </w:p>
          <w:p w14:paraId="6A873A47" w14:textId="77777777" w:rsidR="00562F87" w:rsidRDefault="00A42A00">
            <w:pPr>
              <w:pStyle w:val="TableTextNormal"/>
            </w:pPr>
            <w:r>
              <w:rPr>
                <w:noProof/>
                <w:sz w:val="0"/>
                <w:szCs w:val="0"/>
              </w:rPr>
              <w:drawing>
                <wp:inline distT="0" distB="0" distL="0" distR="0" wp14:anchorId="7DB596E8" wp14:editId="3A6B305A">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0D3A403"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247E859" w14:textId="77777777" w:rsidR="00562F87" w:rsidRDefault="00A42A00">
            <w:pPr>
              <w:pStyle w:val="TableTextNormal"/>
              <w:tabs>
                <w:tab w:val="left" w:pos="1440"/>
              </w:tabs>
              <w:jc w:val="right"/>
            </w:pPr>
            <w:r>
              <w:rPr>
                <w:rStyle w:val="TableFieldLabel"/>
              </w:rPr>
              <w:t>[ Stereotype is «S100_Spatial». Is static True. Containment is Not Specified. ]</w:t>
            </w:r>
          </w:p>
          <w:p w14:paraId="0BA96F55" w14:textId="77777777" w:rsidR="00562F87" w:rsidRDefault="00562F87">
            <w:pPr>
              <w:pStyle w:val="TableTextNormal"/>
              <w:tabs>
                <w:tab w:val="left" w:pos="720"/>
              </w:tabs>
            </w:pPr>
          </w:p>
        </w:tc>
      </w:tr>
    </w:tbl>
    <w:p w14:paraId="4BFB9452" w14:textId="77777777" w:rsidR="00562F87" w:rsidRDefault="00562F87">
      <w:pPr>
        <w:pStyle w:val="Notes"/>
      </w:pPr>
    </w:p>
    <w:p w14:paraId="0D75FC9D" w14:textId="77777777" w:rsidR="00562F87" w:rsidRDefault="00A42A00">
      <w:pPr>
        <w:pStyle w:val="Notes"/>
      </w:pPr>
      <w:r>
        <w:t xml:space="preserve">  </w:t>
      </w:r>
      <w:bookmarkEnd w:id="111"/>
    </w:p>
    <w:p w14:paraId="0268B8F4" w14:textId="77777777" w:rsidR="00562F87" w:rsidRDefault="00562F87">
      <w:pPr>
        <w:pStyle w:val="Notes"/>
      </w:pPr>
    </w:p>
    <w:p w14:paraId="068C18AC" w14:textId="77777777" w:rsidR="00562F87" w:rsidRDefault="00A42A00">
      <w:pPr>
        <w:pStyle w:val="Heading3"/>
      </w:pPr>
      <w:bookmarkStart w:id="113" w:name="BKM_AB8C3012_9BF8_40AE_BE10_213367195241"/>
      <w:bookmarkStart w:id="114" w:name="_Toc25000119"/>
      <w:proofErr w:type="spellStart"/>
      <w:r>
        <w:t>WaterwayArea</w:t>
      </w:r>
      <w:bookmarkEnd w:id="114"/>
      <w:proofErr w:type="spellEnd"/>
    </w:p>
    <w:p w14:paraId="479B4285"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2A53D674" w14:textId="77777777" w:rsidR="00562F87" w:rsidRDefault="00562F87">
      <w:pPr>
        <w:pStyle w:val="Notes"/>
        <w:tabs>
          <w:tab w:val="left" w:pos="720"/>
        </w:tabs>
      </w:pPr>
    </w:p>
    <w:p w14:paraId="6D56EB24" w14:textId="77777777" w:rsidR="00562F87" w:rsidRDefault="00A42A00">
      <w:pPr>
        <w:pStyle w:val="Notes"/>
      </w:pPr>
      <w:r>
        <w:t>An area in which uniform general information of the waterway exists.</w:t>
      </w:r>
    </w:p>
    <w:p w14:paraId="3A87BD76" w14:textId="77777777" w:rsidR="00562F87" w:rsidRDefault="00562F87">
      <w:pPr>
        <w:pStyle w:val="Notes"/>
      </w:pPr>
    </w:p>
    <w:p w14:paraId="047C3B9A" w14:textId="77777777" w:rsidR="00562F87" w:rsidRDefault="00A42A00">
      <w:pPr>
        <w:pStyle w:val="Properties"/>
      </w:pPr>
      <w:proofErr w:type="spellStart"/>
      <w:r>
        <w:t>WaterwayArea</w:t>
      </w:r>
      <w:proofErr w:type="spellEnd"/>
      <w:r>
        <w:t xml:space="preserve"> </w:t>
      </w:r>
    </w:p>
    <w:p w14:paraId="2D072D5B" w14:textId="77777777" w:rsidR="00562F87" w:rsidRDefault="00A42A00">
      <w:pPr>
        <w:pStyle w:val="Properties"/>
      </w:pPr>
      <w:r>
        <w:t>Version 1.0  Phase 1.0  Proposed</w:t>
      </w:r>
    </w:p>
    <w:p w14:paraId="0763CE8F" w14:textId="77777777" w:rsidR="00562F87" w:rsidRDefault="00A42A00">
      <w:pPr>
        <w:pStyle w:val="Properties"/>
      </w:pPr>
      <w:proofErr w:type="spellStart"/>
      <w:r>
        <w:t>raphaelm</w:t>
      </w:r>
      <w:proofErr w:type="spellEnd"/>
      <w:r>
        <w:t xml:space="preserve"> created on 01-Jan-2018.  Last modified 20-Aug-2018</w:t>
      </w:r>
    </w:p>
    <w:p w14:paraId="1AF7F6E7" w14:textId="77777777" w:rsidR="00562F87" w:rsidRDefault="00A42A00">
      <w:pPr>
        <w:pStyle w:val="Properties"/>
      </w:pPr>
      <w:r>
        <w:t xml:space="preserve">Extends </w:t>
      </w:r>
      <w:proofErr w:type="spellStart"/>
      <w:r>
        <w:t>SupervisedArea</w:t>
      </w:r>
      <w:proofErr w:type="spellEnd"/>
    </w:p>
    <w:p w14:paraId="35C7C32D"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A130750"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B976539" w14:textId="77777777" w:rsidR="00562F87" w:rsidRDefault="00A42A00">
            <w:pPr>
              <w:pStyle w:val="TableHeadingLight"/>
            </w:pPr>
            <w:r>
              <w:t>OUTGOING STRUCTURAL RELATIONSHIPS</w:t>
            </w:r>
          </w:p>
        </w:tc>
      </w:tr>
      <w:tr w:rsidR="00562F87" w14:paraId="2A1C0F6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0C461B" w14:textId="77777777" w:rsidR="00562F87" w:rsidRDefault="00562F87">
            <w:pPr>
              <w:pStyle w:val="TableTextNormal"/>
            </w:pPr>
          </w:p>
          <w:p w14:paraId="4CEA3C92" w14:textId="77777777" w:rsidR="00562F87" w:rsidRDefault="00A42A00">
            <w:pPr>
              <w:pStyle w:val="TableTextNormal"/>
            </w:pPr>
            <w:r>
              <w:rPr>
                <w:noProof/>
                <w:sz w:val="0"/>
                <w:szCs w:val="0"/>
              </w:rPr>
              <w:drawing>
                <wp:inline distT="0" distB="0" distL="0" distR="0" wp14:anchorId="3D2AC017" wp14:editId="2C181291">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Realization from «</w:t>
            </w:r>
            <w:proofErr w:type="spellStart"/>
            <w:r>
              <w:t>FeatureType</w:t>
            </w:r>
            <w:proofErr w:type="spellEnd"/>
            <w:r>
              <w:t xml:space="preserve">» </w:t>
            </w:r>
            <w:proofErr w:type="spellStart"/>
            <w:r>
              <w:t>WaterwayArea</w:t>
            </w:r>
            <w:proofErr w:type="spellEnd"/>
            <w:r>
              <w:t xml:space="preserve"> to «</w:t>
            </w:r>
            <w:proofErr w:type="spellStart"/>
            <w:r>
              <w:t>metaclass</w:t>
            </w:r>
            <w:proofErr w:type="spellEnd"/>
            <w:r>
              <w:t xml:space="preserve">» </w:t>
            </w:r>
            <w:proofErr w:type="spellStart"/>
            <w:r>
              <w:t>DynamicFeature</w:t>
            </w:r>
            <w:proofErr w:type="spellEnd"/>
          </w:p>
          <w:p w14:paraId="512280CF" w14:textId="77777777" w:rsidR="00562F87" w:rsidRDefault="00A42A00">
            <w:pPr>
              <w:pStyle w:val="TableTextNormal"/>
              <w:tabs>
                <w:tab w:val="left" w:pos="1440"/>
              </w:tabs>
              <w:jc w:val="right"/>
            </w:pPr>
            <w:r>
              <w:rPr>
                <w:rStyle w:val="TableFieldLabel"/>
              </w:rPr>
              <w:t>[ Direction is 'Source -&gt; Destination'. ]</w:t>
            </w:r>
          </w:p>
          <w:p w14:paraId="33B461E3" w14:textId="77777777" w:rsidR="00562F87" w:rsidRDefault="00562F87">
            <w:pPr>
              <w:pStyle w:val="TableTextNormal"/>
            </w:pPr>
          </w:p>
        </w:tc>
      </w:tr>
      <w:tr w:rsidR="00562F87" w14:paraId="62EEF61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874593" w14:textId="77777777" w:rsidR="00562F87" w:rsidRDefault="00562F87">
            <w:pPr>
              <w:pStyle w:val="TableTextNormal"/>
            </w:pPr>
          </w:p>
          <w:p w14:paraId="0D84CE81" w14:textId="77777777" w:rsidR="00562F87" w:rsidRDefault="00A42A00">
            <w:pPr>
              <w:pStyle w:val="TableTextNormal"/>
            </w:pPr>
            <w:r>
              <w:rPr>
                <w:noProof/>
                <w:sz w:val="0"/>
                <w:szCs w:val="0"/>
              </w:rPr>
              <w:drawing>
                <wp:inline distT="0" distB="0" distL="0" distR="0" wp14:anchorId="328D00D8" wp14:editId="666632D6">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WaterwayArea</w:t>
            </w:r>
            <w:proofErr w:type="spellEnd"/>
            <w:r>
              <w:t xml:space="preserve"> to «</w:t>
            </w:r>
            <w:proofErr w:type="spellStart"/>
            <w:r>
              <w:t>FeatureType</w:t>
            </w:r>
            <w:proofErr w:type="spellEnd"/>
            <w:r>
              <w:t xml:space="preserve">» </w:t>
            </w:r>
            <w:proofErr w:type="spellStart"/>
            <w:r>
              <w:t>SupervisedArea</w:t>
            </w:r>
            <w:proofErr w:type="spellEnd"/>
          </w:p>
          <w:p w14:paraId="3AF2E3E2" w14:textId="77777777" w:rsidR="00562F87" w:rsidRDefault="00A42A00">
            <w:pPr>
              <w:pStyle w:val="TableTextNormal"/>
              <w:tabs>
                <w:tab w:val="left" w:pos="1440"/>
              </w:tabs>
              <w:jc w:val="right"/>
            </w:pPr>
            <w:r>
              <w:rPr>
                <w:rStyle w:val="TableFieldLabel"/>
              </w:rPr>
              <w:t>[ Direction is 'Source -&gt; Destination'. ]</w:t>
            </w:r>
          </w:p>
          <w:p w14:paraId="131D37B6" w14:textId="77777777" w:rsidR="00562F87" w:rsidRDefault="00562F87">
            <w:pPr>
              <w:pStyle w:val="TableTextNormal"/>
            </w:pPr>
          </w:p>
        </w:tc>
      </w:tr>
    </w:tbl>
    <w:p w14:paraId="0463BA4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F2D069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0EF1609" w14:textId="77777777" w:rsidR="00562F87" w:rsidRDefault="00A42A00">
            <w:pPr>
              <w:pStyle w:val="TableHeadingLight"/>
            </w:pPr>
            <w:r>
              <w:t>ATTRIBUTES</w:t>
            </w:r>
          </w:p>
        </w:tc>
      </w:tr>
      <w:tr w:rsidR="00562F87" w14:paraId="5DFE7B8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63FA2D" w14:textId="77777777" w:rsidR="00562F87" w:rsidRDefault="00562F87">
            <w:pPr>
              <w:pStyle w:val="TableTextNormal"/>
            </w:pPr>
          </w:p>
          <w:p w14:paraId="6F814B77" w14:textId="77777777" w:rsidR="00562F87" w:rsidRDefault="00A42A00">
            <w:pPr>
              <w:pStyle w:val="TableTextNormal"/>
            </w:pPr>
            <w:r>
              <w:rPr>
                <w:noProof/>
                <w:sz w:val="0"/>
                <w:szCs w:val="0"/>
              </w:rPr>
              <w:drawing>
                <wp:inline distT="0" distB="0" distL="0" distR="0" wp14:anchorId="79B929CF" wp14:editId="4F85E3E2">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siltationRate</w:t>
            </w:r>
            <w:proofErr w:type="spellEnd"/>
            <w:r>
              <w:t xml:space="preserve"> : text  Public</w:t>
            </w:r>
          </w:p>
          <w:p w14:paraId="4E38FA2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AE0C563" w14:textId="77777777" w:rsidR="00562F87" w:rsidRDefault="00562F87">
            <w:pPr>
              <w:pStyle w:val="TableTextNormal"/>
              <w:tabs>
                <w:tab w:val="left" w:pos="540"/>
              </w:tabs>
            </w:pPr>
          </w:p>
          <w:p w14:paraId="1C015B68" w14:textId="77777777" w:rsidR="00562F87" w:rsidRDefault="00A42A00">
            <w:pPr>
              <w:pStyle w:val="TableTextNormal"/>
            </w:pPr>
            <w:r>
              <w:t>A description of the rate at which the depth in an area decreases.</w:t>
            </w:r>
          </w:p>
          <w:p w14:paraId="7B1C62BE" w14:textId="77777777" w:rsidR="00562F87" w:rsidRDefault="00A42A00">
            <w:pPr>
              <w:pStyle w:val="TableTextNormal"/>
              <w:tabs>
                <w:tab w:val="left" w:pos="1440"/>
              </w:tabs>
              <w:jc w:val="right"/>
            </w:pPr>
            <w:r>
              <w:rPr>
                <w:rStyle w:val="TableFieldLabel"/>
              </w:rPr>
              <w:t>[ Stereotype is «S100_Simple». Is static True. Containment is Not Specified. ]</w:t>
            </w:r>
          </w:p>
          <w:p w14:paraId="0B051B8C" w14:textId="77777777" w:rsidR="00562F87" w:rsidRDefault="00562F87">
            <w:pPr>
              <w:pStyle w:val="TableTextNormal"/>
              <w:tabs>
                <w:tab w:val="left" w:pos="720"/>
              </w:tabs>
            </w:pPr>
          </w:p>
        </w:tc>
      </w:tr>
      <w:tr w:rsidR="00562F87" w14:paraId="71AE074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D62106" w14:textId="77777777" w:rsidR="00562F87" w:rsidRDefault="00562F87">
            <w:pPr>
              <w:pStyle w:val="TableTextNormal"/>
            </w:pPr>
          </w:p>
          <w:p w14:paraId="5FBD8605" w14:textId="77777777" w:rsidR="00562F87" w:rsidRDefault="00A42A00">
            <w:pPr>
              <w:pStyle w:val="TableTextNormal"/>
            </w:pPr>
            <w:r>
              <w:rPr>
                <w:noProof/>
                <w:sz w:val="0"/>
                <w:szCs w:val="0"/>
              </w:rPr>
              <w:drawing>
                <wp:inline distT="0" distB="0" distL="0" distR="0" wp14:anchorId="5E842E57" wp14:editId="0FF2A643">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status : status  Public</w:t>
            </w:r>
          </w:p>
          <w:p w14:paraId="04CB596B" w14:textId="77777777" w:rsidR="00562F87" w:rsidRDefault="00A42A00">
            <w:pPr>
              <w:pStyle w:val="TableTextNormal"/>
              <w:ind w:left="540"/>
            </w:pPr>
            <w:r>
              <w:rPr>
                <w:rStyle w:val="TableFieldLabel"/>
              </w:rPr>
              <w:t>Alias:</w:t>
            </w:r>
            <w:r>
              <w:t xml:space="preserve">  STATUS</w:t>
            </w:r>
          </w:p>
          <w:p w14:paraId="08320B0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2DEDFDF" w14:textId="77777777" w:rsidR="00562F87" w:rsidRDefault="00562F87">
            <w:pPr>
              <w:pStyle w:val="TableTextNormal"/>
            </w:pPr>
          </w:p>
          <w:p w14:paraId="3B3F21F0" w14:textId="77777777" w:rsidR="00562F87" w:rsidRDefault="00A42A00">
            <w:pPr>
              <w:pStyle w:val="TableTextNormal"/>
              <w:ind w:left="540"/>
            </w:pPr>
            <w:r>
              <w:rPr>
                <w:rStyle w:val="TableFieldLabel"/>
              </w:rPr>
              <w:t>Constraints:</w:t>
            </w:r>
          </w:p>
          <w:p w14:paraId="0005C950" w14:textId="77777777" w:rsidR="00562F87" w:rsidRDefault="00A42A00">
            <w:pPr>
              <w:pStyle w:val="TableTextNormal"/>
              <w:ind w:left="720"/>
            </w:pPr>
            <w:r>
              <w:t>VS : Invariant</w:t>
            </w:r>
          </w:p>
          <w:p w14:paraId="7908B35D" w14:textId="77777777" w:rsidR="00562F87" w:rsidRDefault="00A42A00">
            <w:pPr>
              <w:pStyle w:val="TableTextNormal"/>
              <w:tabs>
                <w:tab w:val="left" w:pos="1440"/>
              </w:tabs>
              <w:jc w:val="right"/>
            </w:pPr>
            <w:r>
              <w:rPr>
                <w:rStyle w:val="TableFieldLabel"/>
              </w:rPr>
              <w:t>[ Stereotype is «S100_Enum». Is static True. Containment is Not Specified. ]</w:t>
            </w:r>
          </w:p>
          <w:p w14:paraId="5DD5E48E" w14:textId="77777777" w:rsidR="00562F87" w:rsidRDefault="00562F87">
            <w:pPr>
              <w:pStyle w:val="TableTextNormal"/>
              <w:tabs>
                <w:tab w:val="left" w:pos="720"/>
              </w:tabs>
            </w:pPr>
          </w:p>
        </w:tc>
      </w:tr>
      <w:tr w:rsidR="00562F87" w14:paraId="63150A0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59497E" w14:textId="77777777" w:rsidR="00562F87" w:rsidRDefault="00562F87">
            <w:pPr>
              <w:pStyle w:val="TableTextNormal"/>
            </w:pPr>
          </w:p>
          <w:p w14:paraId="48652A6F" w14:textId="77777777" w:rsidR="00562F87" w:rsidRDefault="00A42A00">
            <w:pPr>
              <w:pStyle w:val="TableTextNormal"/>
            </w:pPr>
            <w:r>
              <w:rPr>
                <w:noProof/>
                <w:sz w:val="0"/>
                <w:szCs w:val="0"/>
              </w:rPr>
              <w:drawing>
                <wp:inline distT="0" distB="0" distL="0" distR="0" wp14:anchorId="6AE105F8" wp14:editId="55AEECAF">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dynamicResource</w:t>
            </w:r>
            <w:proofErr w:type="spellEnd"/>
            <w:r>
              <w:t xml:space="preserve"> : </w:t>
            </w:r>
            <w:proofErr w:type="spellStart"/>
            <w:r>
              <w:t>dynamicResource</w:t>
            </w:r>
            <w:proofErr w:type="spellEnd"/>
            <w:r>
              <w:t xml:space="preserve">  Public</w:t>
            </w:r>
          </w:p>
          <w:p w14:paraId="6C19BEFC" w14:textId="77777777" w:rsidR="00562F87" w:rsidRDefault="00562F87">
            <w:pPr>
              <w:pStyle w:val="TableTextNormal"/>
              <w:tabs>
                <w:tab w:val="left" w:pos="540"/>
              </w:tabs>
            </w:pPr>
          </w:p>
          <w:p w14:paraId="32C0C182" w14:textId="77777777" w:rsidR="00562F87" w:rsidRDefault="00A42A00">
            <w:pPr>
              <w:pStyle w:val="TableTextNormal"/>
            </w:pPr>
            <w:r>
              <w:t>Whether dynamic water level information is available.</w:t>
            </w:r>
          </w:p>
          <w:p w14:paraId="27CC6AB9" w14:textId="77777777" w:rsidR="00562F87" w:rsidRDefault="00A42A00">
            <w:pPr>
              <w:pStyle w:val="TableTextNormal"/>
            </w:pPr>
            <w:r>
              <w:t xml:space="preserve">Remarks: If the value of this attribute is TRUE, the source of dynamic water level information, if known, should be encoded in the </w:t>
            </w:r>
            <w:proofErr w:type="spellStart"/>
            <w:r>
              <w:t>textContent</w:t>
            </w:r>
            <w:proofErr w:type="spellEnd"/>
            <w:r>
              <w:t xml:space="preserve"> attribute.</w:t>
            </w:r>
          </w:p>
          <w:p w14:paraId="68271485" w14:textId="77777777" w:rsidR="00562F87" w:rsidRDefault="00A42A00">
            <w:pPr>
              <w:pStyle w:val="TableTextNormal"/>
              <w:tabs>
                <w:tab w:val="left" w:pos="1440"/>
              </w:tabs>
              <w:jc w:val="right"/>
            </w:pPr>
            <w:r>
              <w:rPr>
                <w:rStyle w:val="TableFieldLabel"/>
              </w:rPr>
              <w:t>[ Stereotype is «S100_Enum». Is static True. Containment is Not Specified. ]</w:t>
            </w:r>
          </w:p>
          <w:p w14:paraId="3E4B1FF0" w14:textId="77777777" w:rsidR="00562F87" w:rsidRDefault="00562F87">
            <w:pPr>
              <w:pStyle w:val="TableTextNormal"/>
              <w:tabs>
                <w:tab w:val="left" w:pos="720"/>
              </w:tabs>
            </w:pPr>
          </w:p>
        </w:tc>
      </w:tr>
      <w:tr w:rsidR="00562F87" w14:paraId="7149424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2FD36A" w14:textId="77777777" w:rsidR="00562F87" w:rsidRDefault="00562F87">
            <w:pPr>
              <w:pStyle w:val="TableTextNormal"/>
            </w:pPr>
          </w:p>
          <w:p w14:paraId="7ACE6DE9" w14:textId="77777777" w:rsidR="00562F87" w:rsidRDefault="00A42A00">
            <w:pPr>
              <w:pStyle w:val="TableTextNormal"/>
            </w:pPr>
            <w:r>
              <w:rPr>
                <w:noProof/>
                <w:sz w:val="0"/>
                <w:szCs w:val="0"/>
              </w:rPr>
              <w:drawing>
                <wp:inline distT="0" distB="0" distL="0" distR="0" wp14:anchorId="32BADD80" wp14:editId="45D04EDE">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5C5B6CC4"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A689569" w14:textId="77777777" w:rsidR="00562F87" w:rsidRDefault="00A42A00">
            <w:pPr>
              <w:pStyle w:val="TableTextNormal"/>
              <w:tabs>
                <w:tab w:val="left" w:pos="1440"/>
              </w:tabs>
              <w:jc w:val="right"/>
            </w:pPr>
            <w:r>
              <w:rPr>
                <w:rStyle w:val="TableFieldLabel"/>
              </w:rPr>
              <w:t>[ Stereotype is «S100_Spatial». Is static True. Containment is Not Specified. ]</w:t>
            </w:r>
          </w:p>
          <w:p w14:paraId="5938C0CC" w14:textId="77777777" w:rsidR="00562F87" w:rsidRDefault="00562F87">
            <w:pPr>
              <w:pStyle w:val="TableTextNormal"/>
              <w:tabs>
                <w:tab w:val="left" w:pos="720"/>
              </w:tabs>
            </w:pPr>
          </w:p>
        </w:tc>
      </w:tr>
    </w:tbl>
    <w:p w14:paraId="2280746A" w14:textId="77777777" w:rsidR="00562F87" w:rsidRDefault="00562F87">
      <w:pPr>
        <w:pStyle w:val="Notes"/>
      </w:pPr>
    </w:p>
    <w:p w14:paraId="34FEB916" w14:textId="77777777" w:rsidR="00562F87" w:rsidRDefault="00A42A00">
      <w:pPr>
        <w:pStyle w:val="Notes"/>
      </w:pPr>
      <w:r>
        <w:t xml:space="preserve">  </w:t>
      </w:r>
      <w:bookmarkEnd w:id="113"/>
    </w:p>
    <w:p w14:paraId="2B0F4BC6" w14:textId="77777777" w:rsidR="00562F87" w:rsidRDefault="00562F87">
      <w:pPr>
        <w:pStyle w:val="Notes"/>
      </w:pPr>
    </w:p>
    <w:p w14:paraId="04DAA90D" w14:textId="77777777" w:rsidR="00562F87" w:rsidRDefault="00A42A00">
      <w:pPr>
        <w:pStyle w:val="Heading3"/>
      </w:pPr>
      <w:bookmarkStart w:id="115" w:name="BKM_8894F19E_10D5_46AE_AE61_B2E45533FE5D"/>
      <w:bookmarkStart w:id="116" w:name="_Toc25000120"/>
      <w:proofErr w:type="spellStart"/>
      <w:r>
        <w:lastRenderedPageBreak/>
        <w:t>VesselTrafficServiceArea</w:t>
      </w:r>
      <w:bookmarkEnd w:id="116"/>
      <w:proofErr w:type="spellEnd"/>
    </w:p>
    <w:p w14:paraId="5393FB17"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Domain Model'</w:t>
      </w:r>
    </w:p>
    <w:p w14:paraId="6F147100" w14:textId="77777777" w:rsidR="00562F87" w:rsidRDefault="00562F87">
      <w:pPr>
        <w:pStyle w:val="Notes"/>
        <w:tabs>
          <w:tab w:val="left" w:pos="720"/>
        </w:tabs>
      </w:pPr>
    </w:p>
    <w:p w14:paraId="7E40106C" w14:textId="77777777" w:rsidR="00562F87" w:rsidRDefault="00A42A00">
      <w:pPr>
        <w:pStyle w:val="Notes"/>
      </w:pPr>
      <w:r>
        <w:t xml:space="preserve">The area of any service implemented by a relevant authority primarily designed to improve safety and efficiency of traffic flow and the protection of the environment. It may range from simple information messages, to extensive </w:t>
      </w:r>
      <w:proofErr w:type="spellStart"/>
      <w:r>
        <w:t>organisation</w:t>
      </w:r>
      <w:proofErr w:type="spellEnd"/>
      <w:r>
        <w:t xml:space="preserve"> of the traffic involving national or regional schemes.</w:t>
      </w:r>
    </w:p>
    <w:p w14:paraId="7AC2F026" w14:textId="77777777" w:rsidR="00562F87" w:rsidRDefault="00562F87">
      <w:pPr>
        <w:pStyle w:val="Notes"/>
      </w:pPr>
    </w:p>
    <w:p w14:paraId="2383D7D2" w14:textId="77777777" w:rsidR="00562F87" w:rsidRDefault="00A42A00">
      <w:pPr>
        <w:pStyle w:val="Properties"/>
      </w:pPr>
      <w:proofErr w:type="spellStart"/>
      <w:r>
        <w:t>VesselTrafficServiceArea</w:t>
      </w:r>
      <w:proofErr w:type="spellEnd"/>
      <w:r>
        <w:t xml:space="preserve"> </w:t>
      </w:r>
    </w:p>
    <w:p w14:paraId="13FB4A11" w14:textId="77777777" w:rsidR="00562F87" w:rsidRDefault="00A42A00">
      <w:pPr>
        <w:pStyle w:val="Properties"/>
      </w:pPr>
      <w:r>
        <w:t>Version 1.0  Phase 1.0  Proposed</w:t>
      </w:r>
    </w:p>
    <w:p w14:paraId="2A551930" w14:textId="77777777" w:rsidR="00562F87" w:rsidRDefault="00A42A00">
      <w:pPr>
        <w:pStyle w:val="Properties"/>
      </w:pPr>
      <w:proofErr w:type="spellStart"/>
      <w:r>
        <w:t>raphaelm</w:t>
      </w:r>
      <w:proofErr w:type="spellEnd"/>
      <w:r>
        <w:t xml:space="preserve"> created on 01-Jan-2018.  Last modified 20-Aug-2018</w:t>
      </w:r>
    </w:p>
    <w:p w14:paraId="1DB403F5" w14:textId="77777777" w:rsidR="00562F87" w:rsidRDefault="00A42A00">
      <w:pPr>
        <w:pStyle w:val="Properties"/>
      </w:pPr>
      <w:r>
        <w:t xml:space="preserve">Extends </w:t>
      </w:r>
      <w:proofErr w:type="spellStart"/>
      <w:r>
        <w:t>ReportableServiceArea</w:t>
      </w:r>
      <w:proofErr w:type="spellEnd"/>
    </w:p>
    <w:p w14:paraId="1E08865A"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3BFE858"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816F4F3" w14:textId="77777777" w:rsidR="00562F87" w:rsidRDefault="00A42A00">
            <w:pPr>
              <w:pStyle w:val="TableHeadingLight"/>
            </w:pPr>
            <w:r>
              <w:t>OUTGOING STRUCTURAL RELATIONSHIPS</w:t>
            </w:r>
          </w:p>
        </w:tc>
      </w:tr>
      <w:tr w:rsidR="00562F87" w14:paraId="7012A97F"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41382E" w14:textId="77777777" w:rsidR="00562F87" w:rsidRDefault="00562F87">
            <w:pPr>
              <w:pStyle w:val="TableTextNormal"/>
            </w:pPr>
          </w:p>
          <w:p w14:paraId="3515301A" w14:textId="77777777" w:rsidR="00562F87" w:rsidRDefault="00A42A00">
            <w:pPr>
              <w:pStyle w:val="TableTextNormal"/>
            </w:pPr>
            <w:r>
              <w:rPr>
                <w:noProof/>
                <w:sz w:val="0"/>
                <w:szCs w:val="0"/>
              </w:rPr>
              <w:drawing>
                <wp:inline distT="0" distB="0" distL="0" distR="0" wp14:anchorId="636E6C8B" wp14:editId="1E46FECB">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VesselTrafficServiceArea</w:t>
            </w:r>
            <w:proofErr w:type="spellEnd"/>
            <w:r>
              <w:t xml:space="preserve"> to «</w:t>
            </w:r>
            <w:proofErr w:type="spellStart"/>
            <w:r>
              <w:t>FeatureType</w:t>
            </w:r>
            <w:proofErr w:type="spellEnd"/>
            <w:r>
              <w:t xml:space="preserve">» </w:t>
            </w:r>
            <w:proofErr w:type="spellStart"/>
            <w:r>
              <w:t>ReportableServiceArea</w:t>
            </w:r>
            <w:proofErr w:type="spellEnd"/>
          </w:p>
          <w:p w14:paraId="08E324CC" w14:textId="77777777" w:rsidR="00562F87" w:rsidRDefault="00A42A00">
            <w:pPr>
              <w:pStyle w:val="TableTextNormal"/>
              <w:tabs>
                <w:tab w:val="left" w:pos="1440"/>
              </w:tabs>
              <w:jc w:val="right"/>
            </w:pPr>
            <w:r>
              <w:rPr>
                <w:rStyle w:val="TableFieldLabel"/>
              </w:rPr>
              <w:t>[ Direction is 'Source -&gt; Destination'. ]</w:t>
            </w:r>
          </w:p>
          <w:p w14:paraId="0D07674D" w14:textId="77777777" w:rsidR="00562F87" w:rsidRDefault="00562F87">
            <w:pPr>
              <w:pStyle w:val="TableTextNormal"/>
            </w:pPr>
          </w:p>
        </w:tc>
      </w:tr>
    </w:tbl>
    <w:p w14:paraId="16FD53A4"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319C0B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F7E80A4" w14:textId="77777777" w:rsidR="00562F87" w:rsidRDefault="00A42A00">
            <w:pPr>
              <w:pStyle w:val="TableHeadingLight"/>
            </w:pPr>
            <w:r>
              <w:t>INCOMING STRUCTURAL RELATIONSHIPS</w:t>
            </w:r>
          </w:p>
        </w:tc>
      </w:tr>
      <w:tr w:rsidR="00562F87" w14:paraId="70860D83"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01E0C1" w14:textId="77777777" w:rsidR="00562F87" w:rsidRDefault="00562F87">
            <w:pPr>
              <w:pStyle w:val="TableTextNormal"/>
            </w:pPr>
          </w:p>
          <w:p w14:paraId="79180429" w14:textId="77777777" w:rsidR="00562F87" w:rsidRDefault="00A42A00">
            <w:pPr>
              <w:pStyle w:val="TableTextNormal"/>
            </w:pPr>
            <w:r>
              <w:rPr>
                <w:noProof/>
                <w:sz w:val="0"/>
                <w:szCs w:val="0"/>
              </w:rPr>
              <w:drawing>
                <wp:inline distT="0" distB="0" distL="0" distR="0" wp14:anchorId="24A9739C" wp14:editId="13C4F48D">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RadarRange</w:t>
            </w:r>
            <w:proofErr w:type="spellEnd"/>
            <w:r>
              <w:t xml:space="preserve"> to «</w:t>
            </w:r>
            <w:proofErr w:type="spellStart"/>
            <w:r>
              <w:t>FeatureType</w:t>
            </w:r>
            <w:proofErr w:type="spellEnd"/>
            <w:r>
              <w:t xml:space="preserve">» </w:t>
            </w:r>
            <w:proofErr w:type="spellStart"/>
            <w:r>
              <w:t>VesselTrafficServiceArea</w:t>
            </w:r>
            <w:proofErr w:type="spellEnd"/>
          </w:p>
          <w:p w14:paraId="296484A5" w14:textId="77777777" w:rsidR="00562F87" w:rsidRDefault="00A42A00">
            <w:pPr>
              <w:pStyle w:val="TableTextNormal"/>
            </w:pPr>
            <w:r>
              <w:t>A feature association for the binding between a traffic control service and auxiliary features</w:t>
            </w:r>
          </w:p>
          <w:p w14:paraId="10416937"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386E0A18" w14:textId="77777777" w:rsidR="00562F87" w:rsidRDefault="00562F87">
            <w:pPr>
              <w:pStyle w:val="TableTextNormal"/>
            </w:pPr>
          </w:p>
        </w:tc>
      </w:tr>
      <w:tr w:rsidR="00562F87" w14:paraId="0A4BABB2"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C14FC7" w14:textId="77777777" w:rsidR="00562F87" w:rsidRDefault="00562F87">
            <w:pPr>
              <w:pStyle w:val="TableTextNormal"/>
            </w:pPr>
          </w:p>
          <w:p w14:paraId="501E626E" w14:textId="77777777" w:rsidR="00562F87" w:rsidRDefault="00A42A00">
            <w:pPr>
              <w:pStyle w:val="TableTextNormal"/>
            </w:pPr>
            <w:r>
              <w:rPr>
                <w:noProof/>
                <w:sz w:val="0"/>
                <w:szCs w:val="0"/>
              </w:rPr>
              <w:drawing>
                <wp:inline distT="0" distB="0" distL="0" distR="0" wp14:anchorId="05E686A4" wp14:editId="77C7E4A4">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SignalStationWarning</w:t>
            </w:r>
            <w:proofErr w:type="spellEnd"/>
            <w:r>
              <w:t xml:space="preserve"> to «</w:t>
            </w:r>
            <w:proofErr w:type="spellStart"/>
            <w:r>
              <w:t>FeatureType</w:t>
            </w:r>
            <w:proofErr w:type="spellEnd"/>
            <w:r>
              <w:t xml:space="preserve">» </w:t>
            </w:r>
            <w:proofErr w:type="spellStart"/>
            <w:r>
              <w:t>VesselTrafficServiceArea</w:t>
            </w:r>
            <w:proofErr w:type="spellEnd"/>
          </w:p>
          <w:p w14:paraId="38B2E755" w14:textId="77777777" w:rsidR="00562F87" w:rsidRDefault="00A42A00">
            <w:pPr>
              <w:pStyle w:val="TableTextNormal"/>
            </w:pPr>
            <w:r>
              <w:t>A feature association for the binding between a traffic control service and auxiliary features</w:t>
            </w:r>
          </w:p>
          <w:p w14:paraId="42618BC2"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333B7030" w14:textId="77777777" w:rsidR="00562F87" w:rsidRDefault="00562F87">
            <w:pPr>
              <w:pStyle w:val="TableTextNormal"/>
            </w:pPr>
          </w:p>
        </w:tc>
      </w:tr>
      <w:tr w:rsidR="00562F87" w14:paraId="1468E20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067F5E" w14:textId="77777777" w:rsidR="00562F87" w:rsidRDefault="00562F87">
            <w:pPr>
              <w:pStyle w:val="TableTextNormal"/>
            </w:pPr>
          </w:p>
          <w:p w14:paraId="5850F95C" w14:textId="77777777" w:rsidR="00562F87" w:rsidRDefault="00A42A00">
            <w:pPr>
              <w:pStyle w:val="TableTextNormal"/>
            </w:pPr>
            <w:r>
              <w:rPr>
                <w:noProof/>
                <w:sz w:val="0"/>
                <w:szCs w:val="0"/>
              </w:rPr>
              <w:drawing>
                <wp:inline distT="0" distB="0" distL="0" distR="0" wp14:anchorId="4A9B6814" wp14:editId="46F4B4E3">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SignalStationTraffic</w:t>
            </w:r>
            <w:proofErr w:type="spellEnd"/>
            <w:r>
              <w:t xml:space="preserve"> to «</w:t>
            </w:r>
            <w:proofErr w:type="spellStart"/>
            <w:r>
              <w:t>FeatureType</w:t>
            </w:r>
            <w:proofErr w:type="spellEnd"/>
            <w:r>
              <w:t xml:space="preserve">» </w:t>
            </w:r>
            <w:proofErr w:type="spellStart"/>
            <w:r>
              <w:t>VesselTrafficServiceArea</w:t>
            </w:r>
            <w:proofErr w:type="spellEnd"/>
          </w:p>
          <w:p w14:paraId="357B31D0" w14:textId="77777777" w:rsidR="00562F87" w:rsidRDefault="00A42A00">
            <w:pPr>
              <w:pStyle w:val="TableTextNormal"/>
            </w:pPr>
            <w:r>
              <w:t>A feature association for the binding between a traffic control service and auxiliary features</w:t>
            </w:r>
          </w:p>
          <w:p w14:paraId="5232C7E9"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'Source -&gt; Destination'. ]</w:t>
            </w:r>
          </w:p>
          <w:p w14:paraId="012C1D33" w14:textId="77777777" w:rsidR="00562F87" w:rsidRDefault="00562F87">
            <w:pPr>
              <w:pStyle w:val="TableTextNormal"/>
            </w:pPr>
          </w:p>
        </w:tc>
      </w:tr>
      <w:tr w:rsidR="00562F87" w14:paraId="0FD741B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B4F33B" w14:textId="77777777" w:rsidR="00562F87" w:rsidRDefault="00562F87">
            <w:pPr>
              <w:pStyle w:val="TableTextNormal"/>
            </w:pPr>
          </w:p>
          <w:p w14:paraId="36E3C9A1" w14:textId="77777777" w:rsidR="00562F87" w:rsidRDefault="00A42A00">
            <w:pPr>
              <w:pStyle w:val="TableTextNormal"/>
            </w:pPr>
            <w:r>
              <w:rPr>
                <w:noProof/>
                <w:sz w:val="0"/>
                <w:szCs w:val="0"/>
              </w:rPr>
              <w:drawing>
                <wp:inline distT="0" distB="0" distL="0" distR="0" wp14:anchorId="34CC3857" wp14:editId="199A2D36">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Aggregation  from «</w:t>
            </w:r>
            <w:proofErr w:type="spellStart"/>
            <w:r>
              <w:t>FeatureType</w:t>
            </w:r>
            <w:proofErr w:type="spellEnd"/>
            <w:r>
              <w:t xml:space="preserve">» </w:t>
            </w:r>
            <w:proofErr w:type="spellStart"/>
            <w:r>
              <w:t>RadioCallingInPoint</w:t>
            </w:r>
            <w:proofErr w:type="spellEnd"/>
            <w:r>
              <w:t xml:space="preserve"> to «</w:t>
            </w:r>
            <w:proofErr w:type="spellStart"/>
            <w:r>
              <w:t>FeatureType</w:t>
            </w:r>
            <w:proofErr w:type="spellEnd"/>
            <w:r>
              <w:t xml:space="preserve">» </w:t>
            </w:r>
            <w:proofErr w:type="spellStart"/>
            <w:r>
              <w:t>VesselTrafficServiceArea</w:t>
            </w:r>
            <w:proofErr w:type="spellEnd"/>
          </w:p>
          <w:p w14:paraId="5BBB079B" w14:textId="77777777" w:rsidR="00562F87" w:rsidRDefault="00A42A00">
            <w:pPr>
              <w:pStyle w:val="TableTextNormal"/>
            </w:pPr>
            <w:r>
              <w:t>A feature association for the binding between a traffic control service and auxiliary features.</w:t>
            </w:r>
          </w:p>
          <w:p w14:paraId="311FACDC" w14:textId="77777777" w:rsidR="00562F87" w:rsidRDefault="00A42A00">
            <w:pPr>
              <w:pStyle w:val="TableTextNormal"/>
              <w:tabs>
                <w:tab w:val="left" w:pos="1440"/>
              </w:tabs>
              <w:jc w:val="right"/>
            </w:pPr>
            <w:r>
              <w:rPr>
                <w:rStyle w:val="TableFieldLabel"/>
              </w:rPr>
              <w:t xml:space="preserve">[ Name is </w:t>
            </w:r>
            <w:proofErr w:type="spellStart"/>
            <w:r>
              <w:rPr>
                <w:rStyle w:val="TableFieldLabel"/>
              </w:rPr>
              <w:t>TrafficControlServiceAggregation</w:t>
            </w:r>
            <w:proofErr w:type="spellEnd"/>
            <w:r>
              <w:rPr>
                <w:rStyle w:val="TableFieldLabel"/>
              </w:rPr>
              <w:t>.  Direction is 'Unspecified'. ]</w:t>
            </w:r>
          </w:p>
          <w:p w14:paraId="27374ED0" w14:textId="77777777" w:rsidR="00562F87" w:rsidRDefault="00562F87">
            <w:pPr>
              <w:pStyle w:val="TableTextNormal"/>
            </w:pPr>
          </w:p>
        </w:tc>
      </w:tr>
    </w:tbl>
    <w:p w14:paraId="50005C7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370071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8E77B40" w14:textId="77777777" w:rsidR="00562F87" w:rsidRDefault="00A42A00">
            <w:pPr>
              <w:pStyle w:val="TableHeadingLight"/>
            </w:pPr>
            <w:r>
              <w:t>ATTRIBUTES</w:t>
            </w:r>
          </w:p>
        </w:tc>
      </w:tr>
      <w:tr w:rsidR="00562F87" w14:paraId="68307DE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CBCF3A" w14:textId="77777777" w:rsidR="00562F87" w:rsidRDefault="00562F87">
            <w:pPr>
              <w:pStyle w:val="TableTextNormal"/>
            </w:pPr>
          </w:p>
          <w:p w14:paraId="74D99273" w14:textId="77777777" w:rsidR="00562F87" w:rsidRDefault="00A42A00">
            <w:pPr>
              <w:pStyle w:val="TableTextNormal"/>
            </w:pPr>
            <w:r>
              <w:rPr>
                <w:noProof/>
                <w:sz w:val="0"/>
                <w:szCs w:val="0"/>
              </w:rPr>
              <w:drawing>
                <wp:inline distT="0" distB="0" distL="0" distR="0" wp14:anchorId="4AC52EA8" wp14:editId="099BCC29">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categoryOfVesselTrafficService</w:t>
            </w:r>
            <w:proofErr w:type="spellEnd"/>
            <w:r>
              <w:t xml:space="preserve"> : </w:t>
            </w:r>
            <w:proofErr w:type="spellStart"/>
            <w:r>
              <w:t>categoryOfVesselTrafficService</w:t>
            </w:r>
            <w:proofErr w:type="spellEnd"/>
            <w:r>
              <w:t xml:space="preserve">  Public</w:t>
            </w:r>
          </w:p>
          <w:p w14:paraId="59D43053"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3C4EC562" w14:textId="77777777" w:rsidR="00562F87" w:rsidRDefault="00562F87">
            <w:pPr>
              <w:pStyle w:val="TableTextNormal"/>
            </w:pPr>
          </w:p>
          <w:p w14:paraId="34F7034A" w14:textId="77777777" w:rsidR="00562F87" w:rsidRDefault="00A42A00">
            <w:pPr>
              <w:pStyle w:val="TableTextNormal"/>
              <w:ind w:left="540"/>
            </w:pPr>
            <w:r>
              <w:rPr>
                <w:rStyle w:val="TableFieldLabel"/>
              </w:rPr>
              <w:t>Constraints:</w:t>
            </w:r>
          </w:p>
          <w:p w14:paraId="0345FAB0" w14:textId="77777777" w:rsidR="00562F87" w:rsidRDefault="00A42A00">
            <w:pPr>
              <w:pStyle w:val="TableTextNormal"/>
              <w:ind w:left="720"/>
            </w:pPr>
            <w:r>
              <w:t>VS : Invariant</w:t>
            </w:r>
          </w:p>
          <w:p w14:paraId="2EAEEC62" w14:textId="77777777" w:rsidR="00562F87" w:rsidRDefault="00A42A00">
            <w:pPr>
              <w:pStyle w:val="TableTextNormal"/>
              <w:tabs>
                <w:tab w:val="left" w:pos="1440"/>
              </w:tabs>
              <w:jc w:val="right"/>
            </w:pPr>
            <w:r>
              <w:rPr>
                <w:rStyle w:val="TableFieldLabel"/>
              </w:rPr>
              <w:t>[ Stereotype is «S100_Enum». Is static True. Containment is Not Specified. ]</w:t>
            </w:r>
          </w:p>
          <w:p w14:paraId="07AF3929" w14:textId="77777777" w:rsidR="00562F87" w:rsidRDefault="00562F87">
            <w:pPr>
              <w:pStyle w:val="TableTextNormal"/>
              <w:tabs>
                <w:tab w:val="left" w:pos="720"/>
              </w:tabs>
            </w:pPr>
          </w:p>
        </w:tc>
      </w:tr>
      <w:tr w:rsidR="00562F87" w14:paraId="671666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5C21D4" w14:textId="77777777" w:rsidR="00562F87" w:rsidRDefault="00562F87">
            <w:pPr>
              <w:pStyle w:val="TableTextNormal"/>
            </w:pPr>
          </w:p>
          <w:p w14:paraId="148A79FD" w14:textId="77777777" w:rsidR="00562F87" w:rsidRDefault="00A42A00">
            <w:pPr>
              <w:pStyle w:val="TableTextNormal"/>
            </w:pPr>
            <w:r>
              <w:rPr>
                <w:noProof/>
                <w:sz w:val="0"/>
                <w:szCs w:val="0"/>
              </w:rPr>
              <w:drawing>
                <wp:inline distT="0" distB="0" distL="0" distR="0" wp14:anchorId="38F3EE4D" wp14:editId="0109DCAA">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1F76ACB0"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6CBA43F" w14:textId="77777777" w:rsidR="00562F87" w:rsidRDefault="00A42A00">
            <w:pPr>
              <w:pStyle w:val="TableTextNormal"/>
              <w:tabs>
                <w:tab w:val="left" w:pos="1440"/>
              </w:tabs>
              <w:jc w:val="right"/>
            </w:pPr>
            <w:r>
              <w:rPr>
                <w:rStyle w:val="TableFieldLabel"/>
              </w:rPr>
              <w:t>[ Stereotype is «S100_Spatial». Is static True. Containment is Not Specified. ]</w:t>
            </w:r>
          </w:p>
          <w:p w14:paraId="6D68C33A" w14:textId="77777777" w:rsidR="00562F87" w:rsidRDefault="00562F87">
            <w:pPr>
              <w:pStyle w:val="TableTextNormal"/>
              <w:tabs>
                <w:tab w:val="left" w:pos="720"/>
              </w:tabs>
            </w:pPr>
          </w:p>
        </w:tc>
      </w:tr>
      <w:tr w:rsidR="00562F87" w14:paraId="51CD169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6EF11D" w14:textId="77777777" w:rsidR="00562F87" w:rsidRDefault="00562F87">
            <w:pPr>
              <w:pStyle w:val="TableTextNormal"/>
            </w:pPr>
          </w:p>
          <w:p w14:paraId="7824CAAF" w14:textId="77777777" w:rsidR="00562F87" w:rsidRDefault="00A42A00">
            <w:pPr>
              <w:pStyle w:val="TableTextNormal"/>
            </w:pPr>
            <w:r>
              <w:rPr>
                <w:noProof/>
                <w:sz w:val="0"/>
                <w:szCs w:val="0"/>
              </w:rPr>
              <w:drawing>
                <wp:inline distT="0" distB="0" distL="0" distR="0" wp14:anchorId="72630D51" wp14:editId="5D02D908">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serviceAccessProcedure</w:t>
            </w:r>
            <w:proofErr w:type="spellEnd"/>
            <w:r>
              <w:t xml:space="preserve"> : text  Public</w:t>
            </w:r>
          </w:p>
          <w:p w14:paraId="3680A40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02124D1" w14:textId="77777777" w:rsidR="00562F87" w:rsidRDefault="00562F87">
            <w:pPr>
              <w:pStyle w:val="TableTextNormal"/>
              <w:tabs>
                <w:tab w:val="left" w:pos="540"/>
              </w:tabs>
            </w:pPr>
          </w:p>
          <w:p w14:paraId="128E26F7" w14:textId="77777777" w:rsidR="00562F87" w:rsidRDefault="00A42A00">
            <w:pPr>
              <w:pStyle w:val="TableTextNormal"/>
            </w:pPr>
            <w:r>
              <w:t>A description of the procedure to access the marine service.</w:t>
            </w:r>
          </w:p>
          <w:p w14:paraId="72799EAE" w14:textId="77777777" w:rsidR="00562F87" w:rsidRDefault="00A42A00">
            <w:pPr>
              <w:pStyle w:val="TableTextNormal"/>
              <w:tabs>
                <w:tab w:val="left" w:pos="1440"/>
              </w:tabs>
              <w:jc w:val="right"/>
            </w:pPr>
            <w:r>
              <w:rPr>
                <w:rStyle w:val="TableFieldLabel"/>
              </w:rPr>
              <w:t>[ Stereotype is «S100_Simple». Is static True. Containment is Not Specified. ]</w:t>
            </w:r>
          </w:p>
          <w:p w14:paraId="3EC97653" w14:textId="77777777" w:rsidR="00562F87" w:rsidRDefault="00562F87">
            <w:pPr>
              <w:pStyle w:val="TableTextNormal"/>
              <w:tabs>
                <w:tab w:val="left" w:pos="720"/>
              </w:tabs>
            </w:pPr>
          </w:p>
        </w:tc>
      </w:tr>
      <w:tr w:rsidR="00562F87" w14:paraId="05E7211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E92AF3" w14:textId="77777777" w:rsidR="00562F87" w:rsidRDefault="00562F87">
            <w:pPr>
              <w:pStyle w:val="TableTextNormal"/>
            </w:pPr>
          </w:p>
          <w:p w14:paraId="632182AB" w14:textId="77777777" w:rsidR="00562F87" w:rsidRDefault="00A42A00">
            <w:pPr>
              <w:pStyle w:val="TableTextNormal"/>
            </w:pPr>
            <w:r>
              <w:rPr>
                <w:noProof/>
                <w:sz w:val="0"/>
                <w:szCs w:val="0"/>
              </w:rPr>
              <w:drawing>
                <wp:inline distT="0" distB="0" distL="0" distR="0" wp14:anchorId="514CEFFB" wp14:editId="0F9F557D">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requirementsForMaintenanceOfListeningWatch</w:t>
            </w:r>
            <w:proofErr w:type="spellEnd"/>
            <w:r>
              <w:t xml:space="preserve"> : text  Public</w:t>
            </w:r>
          </w:p>
          <w:p w14:paraId="179EC486" w14:textId="77777777" w:rsidR="00562F87" w:rsidRDefault="00562F87">
            <w:pPr>
              <w:pStyle w:val="TableTextNormal"/>
              <w:tabs>
                <w:tab w:val="left" w:pos="540"/>
              </w:tabs>
            </w:pPr>
          </w:p>
          <w:p w14:paraId="40E5F975" w14:textId="77777777" w:rsidR="00562F87" w:rsidRDefault="00A42A00">
            <w:pPr>
              <w:pStyle w:val="TableTextNormal"/>
            </w:pPr>
            <w:r>
              <w:t>Description of continuous listening watch requirements.</w:t>
            </w:r>
          </w:p>
          <w:p w14:paraId="519FE0DC" w14:textId="77777777" w:rsidR="00562F87" w:rsidRDefault="00A42A00">
            <w:pPr>
              <w:pStyle w:val="TableTextNormal"/>
              <w:tabs>
                <w:tab w:val="left" w:pos="1440"/>
              </w:tabs>
              <w:jc w:val="right"/>
            </w:pPr>
            <w:r>
              <w:rPr>
                <w:rStyle w:val="TableFieldLabel"/>
              </w:rPr>
              <w:lastRenderedPageBreak/>
              <w:t>[ Stereotype is «S100_Simple». Is static True. Containment is Not Specified. ]</w:t>
            </w:r>
          </w:p>
          <w:p w14:paraId="7D822C36" w14:textId="77777777" w:rsidR="00562F87" w:rsidRDefault="00562F87">
            <w:pPr>
              <w:pStyle w:val="TableTextNormal"/>
              <w:tabs>
                <w:tab w:val="left" w:pos="720"/>
              </w:tabs>
            </w:pPr>
          </w:p>
        </w:tc>
      </w:tr>
    </w:tbl>
    <w:p w14:paraId="0EECFA13" w14:textId="77777777" w:rsidR="00562F87" w:rsidRDefault="00562F87">
      <w:pPr>
        <w:pStyle w:val="Notes"/>
      </w:pPr>
    </w:p>
    <w:p w14:paraId="34425D68" w14:textId="77777777" w:rsidR="00562F87" w:rsidRDefault="00A42A00">
      <w:pPr>
        <w:pStyle w:val="Notes"/>
      </w:pPr>
      <w:r>
        <w:t xml:space="preserve">  </w:t>
      </w:r>
      <w:bookmarkEnd w:id="115"/>
    </w:p>
    <w:p w14:paraId="71062297" w14:textId="77777777" w:rsidR="00562F87" w:rsidRDefault="00562F87">
      <w:pPr>
        <w:pStyle w:val="Notes"/>
      </w:pPr>
    </w:p>
    <w:p w14:paraId="1369E375" w14:textId="77777777" w:rsidR="00562F87" w:rsidRDefault="00A42A00">
      <w:pPr>
        <w:pStyle w:val="Heading3"/>
      </w:pPr>
      <w:bookmarkStart w:id="117" w:name="BKM_8051295A_90DD_4622_A18E_04F0A28B0BB8"/>
      <w:bookmarkStart w:id="118" w:name="_Toc25000121"/>
      <w:proofErr w:type="spellStart"/>
      <w:r>
        <w:t>AbstractRXN</w:t>
      </w:r>
      <w:bookmarkEnd w:id="118"/>
      <w:proofErr w:type="spellEnd"/>
    </w:p>
    <w:p w14:paraId="6047C8DB"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3CF17318" w14:textId="77777777" w:rsidR="00562F87" w:rsidRDefault="00562F87">
      <w:pPr>
        <w:pStyle w:val="Notes"/>
        <w:tabs>
          <w:tab w:val="left" w:pos="720"/>
        </w:tabs>
      </w:pPr>
    </w:p>
    <w:p w14:paraId="15D92B06" w14:textId="77777777" w:rsidR="00562F87" w:rsidRDefault="00A42A00">
      <w:pPr>
        <w:pStyle w:val="Notes"/>
      </w:pPr>
      <w:r>
        <w:t>An abstract superclass for information types that encode rules, recommendations, and general information in text or graphic form.</w:t>
      </w:r>
    </w:p>
    <w:p w14:paraId="47544DB6" w14:textId="77777777" w:rsidR="00562F87" w:rsidRDefault="00A42A00">
      <w:pPr>
        <w:pStyle w:val="Notes"/>
      </w:pPr>
      <w:r>
        <w:t xml:space="preserve">Remarks: Subtypes of </w:t>
      </w:r>
      <w:proofErr w:type="spellStart"/>
      <w:r>
        <w:t>AbstractRxN</w:t>
      </w:r>
      <w:proofErr w:type="spellEnd"/>
      <w:r>
        <w:t xml:space="preserve"> carry the same attributes, but differ in the nature of information they encode. There are currently four such subtypes: Regulations, Restrictions, Recommendations, and </w:t>
      </w:r>
      <w:proofErr w:type="spellStart"/>
      <w:r>
        <w:t>NauticalInformation</w:t>
      </w:r>
      <w:proofErr w:type="spellEnd"/>
      <w:r>
        <w:t>.</w:t>
      </w:r>
    </w:p>
    <w:p w14:paraId="0836125E" w14:textId="77777777" w:rsidR="00562F87" w:rsidRDefault="00562F87">
      <w:pPr>
        <w:pStyle w:val="Notes"/>
      </w:pPr>
    </w:p>
    <w:p w14:paraId="1D6B4C0F" w14:textId="77777777" w:rsidR="00562F87" w:rsidRDefault="00A42A00">
      <w:pPr>
        <w:pStyle w:val="Properties"/>
      </w:pPr>
      <w:proofErr w:type="spellStart"/>
      <w:r>
        <w:t>AbstractRXN</w:t>
      </w:r>
      <w:proofErr w:type="spellEnd"/>
      <w:r>
        <w:t xml:space="preserve"> </w:t>
      </w:r>
    </w:p>
    <w:p w14:paraId="38519FDC" w14:textId="77777777" w:rsidR="00562F87" w:rsidRDefault="00A42A00">
      <w:pPr>
        <w:pStyle w:val="Properties"/>
      </w:pPr>
      <w:r>
        <w:t>Version 1.0  Phase 1.0  Proposed</w:t>
      </w:r>
    </w:p>
    <w:p w14:paraId="2E6E8E8B" w14:textId="77777777" w:rsidR="00562F87" w:rsidRDefault="00A42A00">
      <w:pPr>
        <w:pStyle w:val="Properties"/>
      </w:pPr>
      <w:proofErr w:type="spellStart"/>
      <w:r>
        <w:t>raphaelm</w:t>
      </w:r>
      <w:proofErr w:type="spellEnd"/>
      <w:r>
        <w:t xml:space="preserve"> created on 01-Jan-2018.  Last modified 20-Aug-2018</w:t>
      </w:r>
    </w:p>
    <w:p w14:paraId="625F393E" w14:textId="77777777" w:rsidR="00562F87" w:rsidRDefault="00A42A00">
      <w:pPr>
        <w:pStyle w:val="Properties"/>
      </w:pPr>
      <w:r>
        <w:t xml:space="preserve">Extends </w:t>
      </w:r>
      <w:proofErr w:type="spellStart"/>
      <w:r>
        <w:t>InformationType</w:t>
      </w:r>
      <w:proofErr w:type="spellEnd"/>
    </w:p>
    <w:p w14:paraId="7A23FC0D"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2306359"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897A94" w14:textId="77777777" w:rsidR="00562F87" w:rsidRDefault="00A42A00">
            <w:pPr>
              <w:pStyle w:val="TableHeadingLight"/>
            </w:pPr>
            <w:r>
              <w:t>OUTGOING STRUCTURAL RELATIONSHIPS</w:t>
            </w:r>
          </w:p>
        </w:tc>
      </w:tr>
      <w:tr w:rsidR="00562F87" w14:paraId="0C34B75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60102B" w14:textId="77777777" w:rsidR="00562F87" w:rsidRDefault="00562F87">
            <w:pPr>
              <w:pStyle w:val="TableTextNormal"/>
            </w:pPr>
          </w:p>
          <w:p w14:paraId="41591C5C" w14:textId="77777777" w:rsidR="00562F87" w:rsidRDefault="00A42A00">
            <w:pPr>
              <w:pStyle w:val="TableTextNormal"/>
            </w:pPr>
            <w:r>
              <w:rPr>
                <w:noProof/>
                <w:sz w:val="0"/>
                <w:szCs w:val="0"/>
              </w:rPr>
              <w:drawing>
                <wp:inline distT="0" distB="0" distL="0" distR="0" wp14:anchorId="6E9F6610" wp14:editId="741B62DA">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AbstractRXN</w:t>
            </w:r>
            <w:proofErr w:type="spellEnd"/>
            <w:r>
              <w:t xml:space="preserve"> to «</w:t>
            </w:r>
            <w:proofErr w:type="spellStart"/>
            <w:r>
              <w:t>InformationType</w:t>
            </w:r>
            <w:proofErr w:type="spellEnd"/>
            <w:r>
              <w:t xml:space="preserve">» </w:t>
            </w:r>
            <w:proofErr w:type="spellStart"/>
            <w:r>
              <w:t>InformationType</w:t>
            </w:r>
            <w:proofErr w:type="spellEnd"/>
          </w:p>
          <w:p w14:paraId="12A1CDFD" w14:textId="77777777" w:rsidR="00562F87" w:rsidRDefault="00A42A00">
            <w:pPr>
              <w:pStyle w:val="TableTextNormal"/>
              <w:tabs>
                <w:tab w:val="left" w:pos="1440"/>
              </w:tabs>
              <w:jc w:val="right"/>
            </w:pPr>
            <w:r>
              <w:rPr>
                <w:rStyle w:val="TableFieldLabel"/>
              </w:rPr>
              <w:t>[ Direction is 'Source -&gt; Destination'. ]</w:t>
            </w:r>
          </w:p>
          <w:p w14:paraId="64683135" w14:textId="77777777" w:rsidR="00562F87" w:rsidRDefault="00562F87">
            <w:pPr>
              <w:pStyle w:val="TableTextNormal"/>
            </w:pPr>
          </w:p>
        </w:tc>
      </w:tr>
    </w:tbl>
    <w:p w14:paraId="5D6A4C76"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51D98A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2042C20" w14:textId="77777777" w:rsidR="00562F87" w:rsidRDefault="00A42A00">
            <w:pPr>
              <w:pStyle w:val="TableHeadingLight"/>
            </w:pPr>
            <w:r>
              <w:t>INCOMING STRUCTURAL RELATIONSHIPS</w:t>
            </w:r>
          </w:p>
        </w:tc>
      </w:tr>
      <w:tr w:rsidR="00562F87" w14:paraId="731CFD36"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74F329" w14:textId="77777777" w:rsidR="00562F87" w:rsidRDefault="00562F87">
            <w:pPr>
              <w:pStyle w:val="TableTextNormal"/>
            </w:pPr>
          </w:p>
          <w:p w14:paraId="30A15F36" w14:textId="77777777" w:rsidR="00562F87" w:rsidRDefault="00A42A00">
            <w:pPr>
              <w:pStyle w:val="TableTextNormal"/>
            </w:pPr>
            <w:r>
              <w:rPr>
                <w:noProof/>
                <w:sz w:val="0"/>
                <w:szCs w:val="0"/>
              </w:rPr>
              <w:drawing>
                <wp:inline distT="0" distB="0" distL="0" distR="0" wp14:anchorId="59AC4CE4" wp14:editId="420E9EDE">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Restrictions to «</w:t>
            </w:r>
            <w:proofErr w:type="spellStart"/>
            <w:r>
              <w:t>InformationType</w:t>
            </w:r>
            <w:proofErr w:type="spellEnd"/>
            <w:r>
              <w:t xml:space="preserve">» </w:t>
            </w:r>
            <w:proofErr w:type="spellStart"/>
            <w:r>
              <w:t>AbstractRXN</w:t>
            </w:r>
            <w:proofErr w:type="spellEnd"/>
          </w:p>
          <w:p w14:paraId="39CE6300" w14:textId="77777777" w:rsidR="00562F87" w:rsidRDefault="00A42A00">
            <w:pPr>
              <w:pStyle w:val="TableTextNormal"/>
              <w:tabs>
                <w:tab w:val="left" w:pos="1440"/>
              </w:tabs>
              <w:jc w:val="right"/>
            </w:pPr>
            <w:r>
              <w:rPr>
                <w:rStyle w:val="TableFieldLabel"/>
              </w:rPr>
              <w:t>[ Direction is 'Source -&gt; Destination'. ]</w:t>
            </w:r>
          </w:p>
          <w:p w14:paraId="3DB8BC4F" w14:textId="77777777" w:rsidR="00562F87" w:rsidRDefault="00562F87">
            <w:pPr>
              <w:pStyle w:val="TableTextNormal"/>
            </w:pPr>
          </w:p>
        </w:tc>
      </w:tr>
      <w:tr w:rsidR="00562F87" w14:paraId="7757C332"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2AEAA4" w14:textId="77777777" w:rsidR="00562F87" w:rsidRDefault="00562F87">
            <w:pPr>
              <w:pStyle w:val="TableTextNormal"/>
            </w:pPr>
          </w:p>
          <w:p w14:paraId="1B787052" w14:textId="77777777" w:rsidR="00562F87" w:rsidRDefault="00A42A00">
            <w:pPr>
              <w:pStyle w:val="TableTextNormal"/>
            </w:pPr>
            <w:r>
              <w:rPr>
                <w:noProof/>
                <w:sz w:val="0"/>
                <w:szCs w:val="0"/>
              </w:rPr>
              <w:drawing>
                <wp:inline distT="0" distB="0" distL="0" distR="0" wp14:anchorId="45F194E6" wp14:editId="5FEA04C2">
                  <wp:extent cx="114300" cy="1143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NauticalInformation</w:t>
            </w:r>
            <w:proofErr w:type="spellEnd"/>
            <w:r>
              <w:t xml:space="preserve"> to «</w:t>
            </w:r>
            <w:proofErr w:type="spellStart"/>
            <w:r>
              <w:t>InformationType</w:t>
            </w:r>
            <w:proofErr w:type="spellEnd"/>
            <w:r>
              <w:t xml:space="preserve">» </w:t>
            </w:r>
            <w:proofErr w:type="spellStart"/>
            <w:r>
              <w:t>AbstractRXN</w:t>
            </w:r>
            <w:proofErr w:type="spellEnd"/>
          </w:p>
          <w:p w14:paraId="7679ABFD" w14:textId="77777777" w:rsidR="00562F87" w:rsidRDefault="00A42A00">
            <w:pPr>
              <w:pStyle w:val="TableTextNormal"/>
              <w:tabs>
                <w:tab w:val="left" w:pos="1440"/>
              </w:tabs>
              <w:jc w:val="right"/>
            </w:pPr>
            <w:r>
              <w:rPr>
                <w:rStyle w:val="TableFieldLabel"/>
              </w:rPr>
              <w:t>[ Direction is 'Source -&gt; Destination'. ]</w:t>
            </w:r>
          </w:p>
          <w:p w14:paraId="34C7FD93" w14:textId="77777777" w:rsidR="00562F87" w:rsidRDefault="00562F87">
            <w:pPr>
              <w:pStyle w:val="TableTextNormal"/>
            </w:pPr>
          </w:p>
        </w:tc>
      </w:tr>
      <w:tr w:rsidR="00562F87" w14:paraId="5F0870F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E84A59" w14:textId="77777777" w:rsidR="00562F87" w:rsidRDefault="00562F87">
            <w:pPr>
              <w:pStyle w:val="TableTextNormal"/>
            </w:pPr>
          </w:p>
          <w:p w14:paraId="76793BD4" w14:textId="77777777" w:rsidR="00562F87" w:rsidRDefault="00A42A00">
            <w:pPr>
              <w:pStyle w:val="TableTextNormal"/>
            </w:pPr>
            <w:r>
              <w:rPr>
                <w:noProof/>
                <w:sz w:val="0"/>
                <w:szCs w:val="0"/>
              </w:rPr>
              <w:drawing>
                <wp:inline distT="0" distB="0" distL="0" distR="0" wp14:anchorId="2FC57213" wp14:editId="44B61673">
                  <wp:extent cx="114300" cy="114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Recommendations to «</w:t>
            </w:r>
            <w:proofErr w:type="spellStart"/>
            <w:r>
              <w:t>InformationType</w:t>
            </w:r>
            <w:proofErr w:type="spellEnd"/>
            <w:r>
              <w:t xml:space="preserve">» </w:t>
            </w:r>
            <w:proofErr w:type="spellStart"/>
            <w:r>
              <w:t>AbstractRXN</w:t>
            </w:r>
            <w:proofErr w:type="spellEnd"/>
          </w:p>
          <w:p w14:paraId="23F92BD4" w14:textId="77777777" w:rsidR="00562F87" w:rsidRDefault="00A42A00">
            <w:pPr>
              <w:pStyle w:val="TableTextNormal"/>
              <w:tabs>
                <w:tab w:val="left" w:pos="1440"/>
              </w:tabs>
              <w:jc w:val="right"/>
            </w:pPr>
            <w:r>
              <w:rPr>
                <w:rStyle w:val="TableFieldLabel"/>
              </w:rPr>
              <w:t>[ Direction is 'Source -&gt; Destination'. ]</w:t>
            </w:r>
          </w:p>
          <w:p w14:paraId="29132894" w14:textId="77777777" w:rsidR="00562F87" w:rsidRDefault="00562F87">
            <w:pPr>
              <w:pStyle w:val="TableTextNormal"/>
            </w:pPr>
          </w:p>
        </w:tc>
      </w:tr>
      <w:tr w:rsidR="00562F87" w14:paraId="6CB7D6C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E253DF" w14:textId="77777777" w:rsidR="00562F87" w:rsidRDefault="00562F87">
            <w:pPr>
              <w:pStyle w:val="TableTextNormal"/>
            </w:pPr>
          </w:p>
          <w:p w14:paraId="42B88F4B" w14:textId="77777777" w:rsidR="00562F87" w:rsidRDefault="00A42A00">
            <w:pPr>
              <w:pStyle w:val="TableTextNormal"/>
            </w:pPr>
            <w:r>
              <w:rPr>
                <w:noProof/>
                <w:sz w:val="0"/>
                <w:szCs w:val="0"/>
              </w:rPr>
              <w:drawing>
                <wp:inline distT="0" distB="0" distL="0" distR="0" wp14:anchorId="18880190" wp14:editId="34B0A53D">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Regulations to «</w:t>
            </w:r>
            <w:proofErr w:type="spellStart"/>
            <w:r>
              <w:t>InformationType</w:t>
            </w:r>
            <w:proofErr w:type="spellEnd"/>
            <w:r>
              <w:t xml:space="preserve">» </w:t>
            </w:r>
            <w:proofErr w:type="spellStart"/>
            <w:r>
              <w:t>AbstractRXN</w:t>
            </w:r>
            <w:proofErr w:type="spellEnd"/>
          </w:p>
          <w:p w14:paraId="3D5DFEB2" w14:textId="77777777" w:rsidR="00562F87" w:rsidRDefault="00A42A00">
            <w:pPr>
              <w:pStyle w:val="TableTextNormal"/>
              <w:tabs>
                <w:tab w:val="left" w:pos="1440"/>
              </w:tabs>
              <w:jc w:val="right"/>
            </w:pPr>
            <w:r>
              <w:rPr>
                <w:rStyle w:val="TableFieldLabel"/>
              </w:rPr>
              <w:t>[ Direction is 'Source -&gt; Destination'. ]</w:t>
            </w:r>
          </w:p>
          <w:p w14:paraId="5A00D352" w14:textId="77777777" w:rsidR="00562F87" w:rsidRDefault="00562F87">
            <w:pPr>
              <w:pStyle w:val="TableTextNormal"/>
            </w:pPr>
          </w:p>
        </w:tc>
      </w:tr>
    </w:tbl>
    <w:p w14:paraId="63B6FF35"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310FB998"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E698491" w14:textId="77777777" w:rsidR="00562F87" w:rsidRDefault="00A42A00">
            <w:pPr>
              <w:pStyle w:val="TableHeadingLight"/>
            </w:pPr>
            <w:r>
              <w:t>CONNECTORS</w:t>
            </w:r>
          </w:p>
        </w:tc>
      </w:tr>
      <w:tr w:rsidR="00562F87" w14:paraId="2CBAC81F"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4FCD11" w14:textId="77777777" w:rsidR="00562F87" w:rsidRDefault="00562F87">
            <w:pPr>
              <w:pStyle w:val="TableTextNormal"/>
            </w:pPr>
          </w:p>
          <w:p w14:paraId="677ADEA3" w14:textId="77777777" w:rsidR="00562F87" w:rsidRDefault="00A42A00">
            <w:pPr>
              <w:pStyle w:val="TableTextNormal"/>
            </w:pPr>
            <w:r>
              <w:rPr>
                <w:noProof/>
                <w:sz w:val="0"/>
                <w:szCs w:val="0"/>
              </w:rPr>
              <w:drawing>
                <wp:inline distT="0" distB="0" distL="0" distR="0" wp14:anchorId="77BFEA47" wp14:editId="188B8CD2">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r>
              <w:rPr>
                <w:rStyle w:val="Bold"/>
              </w:rPr>
              <w:t>Dependency</w:t>
            </w:r>
            <w:r>
              <w:t xml:space="preserve">       Source -&gt; Destination</w:t>
            </w:r>
          </w:p>
          <w:p w14:paraId="6FBC0EC5" w14:textId="77777777" w:rsidR="00562F87" w:rsidRDefault="00A42A00">
            <w:pPr>
              <w:pStyle w:val="TableTextNormal"/>
              <w:tabs>
                <w:tab w:val="left" w:pos="1080"/>
              </w:tabs>
            </w:pPr>
            <w:r>
              <w:rPr>
                <w:rStyle w:val="TableFieldLabel"/>
              </w:rPr>
              <w:t>From:</w:t>
            </w:r>
            <w:r>
              <w:tab/>
            </w:r>
            <w:proofErr w:type="spellStart"/>
            <w:r>
              <w:t>DynamicFeature</w:t>
            </w:r>
            <w:proofErr w:type="spellEnd"/>
            <w:r>
              <w:t xml:space="preserve"> : </w:t>
            </w:r>
            <w:proofErr w:type="spellStart"/>
            <w:r>
              <w:t>Metaclass</w:t>
            </w:r>
            <w:proofErr w:type="spellEnd"/>
            <w:r>
              <w:t xml:space="preserve">, Public  </w:t>
            </w:r>
          </w:p>
          <w:p w14:paraId="1C8F8990" w14:textId="77777777" w:rsidR="00562F87" w:rsidRDefault="00A42A00">
            <w:pPr>
              <w:pStyle w:val="TableTextNormal"/>
              <w:tabs>
                <w:tab w:val="left" w:pos="1080"/>
              </w:tabs>
            </w:pPr>
            <w:r>
              <w:rPr>
                <w:rStyle w:val="TableFieldLabel"/>
              </w:rPr>
              <w:t>To:</w:t>
            </w:r>
            <w:r>
              <w:tab/>
            </w:r>
            <w:proofErr w:type="spellStart"/>
            <w:r>
              <w:t>AbstractRXN</w:t>
            </w:r>
            <w:proofErr w:type="spellEnd"/>
            <w:r>
              <w:t xml:space="preserve"> : Class, Public  </w:t>
            </w:r>
          </w:p>
          <w:p w14:paraId="499D25AA" w14:textId="77777777" w:rsidR="00562F87" w:rsidRDefault="00562F87">
            <w:pPr>
              <w:pStyle w:val="TableTextNormal"/>
            </w:pPr>
          </w:p>
        </w:tc>
      </w:tr>
    </w:tbl>
    <w:p w14:paraId="149C0D2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088541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B24EDD" w14:textId="77777777" w:rsidR="00562F87" w:rsidRDefault="00A42A00">
            <w:pPr>
              <w:pStyle w:val="TableHeadingLight"/>
            </w:pPr>
            <w:r>
              <w:t>ATTRIBUTES</w:t>
            </w:r>
          </w:p>
        </w:tc>
      </w:tr>
      <w:tr w:rsidR="00562F87" w14:paraId="49336F9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0FE8F4" w14:textId="77777777" w:rsidR="00562F87" w:rsidRDefault="00562F87">
            <w:pPr>
              <w:pStyle w:val="TableTextNormal"/>
            </w:pPr>
          </w:p>
          <w:p w14:paraId="32689B67" w14:textId="77777777" w:rsidR="00562F87" w:rsidRDefault="00A42A00">
            <w:pPr>
              <w:pStyle w:val="TableTextNormal"/>
            </w:pPr>
            <w:r>
              <w:rPr>
                <w:noProof/>
                <w:sz w:val="0"/>
                <w:szCs w:val="0"/>
              </w:rPr>
              <w:drawing>
                <wp:inline distT="0" distB="0" distL="0" distR="0" wp14:anchorId="3CA624D6" wp14:editId="4CE009B2">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categoryOfAuthority</w:t>
            </w:r>
            <w:proofErr w:type="spellEnd"/>
            <w:r>
              <w:t xml:space="preserve"> : </w:t>
            </w:r>
            <w:proofErr w:type="spellStart"/>
            <w:r>
              <w:t>categoryOfAuthority</w:t>
            </w:r>
            <w:proofErr w:type="spellEnd"/>
            <w:r>
              <w:t xml:space="preserve">  Public</w:t>
            </w:r>
          </w:p>
          <w:p w14:paraId="721E922F" w14:textId="77777777" w:rsidR="00562F87" w:rsidRDefault="00A42A00">
            <w:pPr>
              <w:pStyle w:val="TableTextNormal"/>
              <w:ind w:left="540"/>
            </w:pPr>
            <w:r>
              <w:rPr>
                <w:rStyle w:val="TableFieldLabel"/>
              </w:rPr>
              <w:t>Alias:</w:t>
            </w:r>
            <w:r>
              <w:t xml:space="preserve">  CATAUT</w:t>
            </w:r>
          </w:p>
          <w:p w14:paraId="19DB182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53951A1" w14:textId="77777777" w:rsidR="00562F87" w:rsidRDefault="00A42A00">
            <w:pPr>
              <w:pStyle w:val="TableTextNormal"/>
              <w:tabs>
                <w:tab w:val="left" w:pos="1440"/>
              </w:tabs>
              <w:jc w:val="right"/>
            </w:pPr>
            <w:r>
              <w:rPr>
                <w:rStyle w:val="TableFieldLabel"/>
              </w:rPr>
              <w:t>[ Stereotype is «S100_Enum». Is static True. Containment is Not Specified. ]</w:t>
            </w:r>
          </w:p>
          <w:p w14:paraId="02FD4457" w14:textId="77777777" w:rsidR="00562F87" w:rsidRDefault="00562F87">
            <w:pPr>
              <w:pStyle w:val="TableTextNormal"/>
              <w:tabs>
                <w:tab w:val="left" w:pos="720"/>
              </w:tabs>
            </w:pPr>
          </w:p>
        </w:tc>
      </w:tr>
      <w:tr w:rsidR="00562F87" w14:paraId="5D2CD08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4C86E3" w14:textId="77777777" w:rsidR="00562F87" w:rsidRDefault="00562F87">
            <w:pPr>
              <w:pStyle w:val="TableTextNormal"/>
            </w:pPr>
          </w:p>
          <w:p w14:paraId="73DFA88D" w14:textId="77777777" w:rsidR="00562F87" w:rsidRDefault="00A42A00">
            <w:pPr>
              <w:pStyle w:val="TableTextNormal"/>
            </w:pPr>
            <w:r>
              <w:rPr>
                <w:noProof/>
                <w:sz w:val="0"/>
                <w:szCs w:val="0"/>
              </w:rPr>
              <w:drawing>
                <wp:inline distT="0" distB="0" distL="0" distR="0" wp14:anchorId="49E0D757" wp14:editId="51B2111A">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textContent</w:t>
            </w:r>
            <w:proofErr w:type="spellEnd"/>
            <w:r>
              <w:t xml:space="preserve"> : </w:t>
            </w:r>
            <w:proofErr w:type="spellStart"/>
            <w:r>
              <w:t>textContent</w:t>
            </w:r>
            <w:proofErr w:type="spellEnd"/>
            <w:r>
              <w:t xml:space="preserve">  Public</w:t>
            </w:r>
          </w:p>
          <w:p w14:paraId="66520D40"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74D33CF8"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6D6E56F" w14:textId="77777777" w:rsidR="00562F87" w:rsidRDefault="00562F87">
            <w:pPr>
              <w:pStyle w:val="TableTextNormal"/>
              <w:tabs>
                <w:tab w:val="left" w:pos="720"/>
              </w:tabs>
            </w:pPr>
          </w:p>
        </w:tc>
      </w:tr>
      <w:tr w:rsidR="00562F87" w14:paraId="6EF65A4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48B8E4" w14:textId="77777777" w:rsidR="00562F87" w:rsidRDefault="00562F87">
            <w:pPr>
              <w:pStyle w:val="TableTextNormal"/>
            </w:pPr>
          </w:p>
          <w:p w14:paraId="4FE9C13E" w14:textId="77777777" w:rsidR="00562F87" w:rsidRDefault="00A42A00">
            <w:pPr>
              <w:pStyle w:val="TableTextNormal"/>
            </w:pPr>
            <w:r>
              <w:rPr>
                <w:noProof/>
                <w:sz w:val="0"/>
                <w:szCs w:val="0"/>
              </w:rPr>
              <w:lastRenderedPageBreak/>
              <w:drawing>
                <wp:inline distT="0" distB="0" distL="0" distR="0" wp14:anchorId="3746ECE2" wp14:editId="36FA7D28">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graphic : graphic  Public</w:t>
            </w:r>
          </w:p>
          <w:p w14:paraId="55A74D20"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E46AA28"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7FA78BA" w14:textId="77777777" w:rsidR="00562F87" w:rsidRDefault="00562F87">
            <w:pPr>
              <w:pStyle w:val="TableTextNormal"/>
              <w:tabs>
                <w:tab w:val="left" w:pos="720"/>
              </w:tabs>
            </w:pPr>
          </w:p>
        </w:tc>
      </w:tr>
      <w:tr w:rsidR="00562F87" w14:paraId="48B977B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F12B8D" w14:textId="77777777" w:rsidR="00562F87" w:rsidRDefault="00562F87">
            <w:pPr>
              <w:pStyle w:val="TableTextNormal"/>
            </w:pPr>
          </w:p>
          <w:p w14:paraId="6E20CC69" w14:textId="77777777" w:rsidR="00562F87" w:rsidRDefault="00A42A00">
            <w:pPr>
              <w:pStyle w:val="TableTextNormal"/>
            </w:pPr>
            <w:r>
              <w:rPr>
                <w:noProof/>
                <w:sz w:val="0"/>
                <w:szCs w:val="0"/>
              </w:rPr>
              <w:drawing>
                <wp:inline distT="0" distB="0" distL="0" distR="0" wp14:anchorId="42A04651" wp14:editId="19B662A7">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rxnCode</w:t>
            </w:r>
            <w:proofErr w:type="spellEnd"/>
            <w:r>
              <w:t xml:space="preserve"> : </w:t>
            </w:r>
            <w:proofErr w:type="spellStart"/>
            <w:r>
              <w:t>rxnCode</w:t>
            </w:r>
            <w:proofErr w:type="spellEnd"/>
            <w:r>
              <w:t xml:space="preserve">  Public</w:t>
            </w:r>
          </w:p>
          <w:p w14:paraId="7B4ED2A6"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9F429E9"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6F89002" w14:textId="77777777" w:rsidR="00562F87" w:rsidRDefault="00562F87">
            <w:pPr>
              <w:pStyle w:val="TableTextNormal"/>
              <w:tabs>
                <w:tab w:val="left" w:pos="720"/>
              </w:tabs>
            </w:pPr>
          </w:p>
        </w:tc>
      </w:tr>
    </w:tbl>
    <w:p w14:paraId="0E318869"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5D698779"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D4AE615" w14:textId="77777777" w:rsidR="00562F87" w:rsidRDefault="00A42A00">
            <w:pPr>
              <w:pStyle w:val="TableHeadingLight"/>
            </w:pPr>
            <w:r>
              <w:t>ASSOCIATIONS</w:t>
            </w:r>
          </w:p>
        </w:tc>
      </w:tr>
      <w:tr w:rsidR="00562F87" w14:paraId="7428C82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47F109D" w14:textId="77777777" w:rsidR="00562F87" w:rsidRDefault="00562F87">
            <w:pPr>
              <w:pStyle w:val="TableTextNormal"/>
            </w:pPr>
          </w:p>
          <w:p w14:paraId="09AD20D8" w14:textId="77777777" w:rsidR="00562F87" w:rsidRDefault="00A42A00">
            <w:pPr>
              <w:pStyle w:val="TableTextNormal"/>
            </w:pPr>
            <w:r>
              <w:rPr>
                <w:noProof/>
                <w:sz w:val="0"/>
                <w:szCs w:val="0"/>
              </w:rPr>
              <w:drawing>
                <wp:inline distT="0" distB="0" distL="0" distR="0" wp14:anchorId="04F35040" wp14:editId="055A67D8">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AssociationClass</w:t>
            </w:r>
            <w:proofErr w:type="spellEnd"/>
            <w:r>
              <w:t xml:space="preserve"> (</w:t>
            </w:r>
            <w:r>
              <w:rPr>
                <w:rStyle w:val="TableFieldLabel"/>
              </w:rPr>
              <w:t>direction:</w:t>
            </w:r>
            <w:r>
              <w:t xml:space="preserve"> Source -&gt; Destination)  </w:t>
            </w:r>
            <w:proofErr w:type="spellStart"/>
            <w:r>
              <w:t>InclusionType</w:t>
            </w:r>
            <w:proofErr w:type="spellEnd"/>
          </w:p>
          <w:p w14:paraId="51D1AEB9" w14:textId="77777777" w:rsidR="00562F87" w:rsidRDefault="00562F87">
            <w:pPr>
              <w:pStyle w:val="TableTextNormal"/>
            </w:pPr>
          </w:p>
        </w:tc>
      </w:tr>
      <w:tr w:rsidR="00562F87" w14:paraId="7563CA1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5B932495" w14:textId="77777777" w:rsidR="00562F87" w:rsidRDefault="00A42A00">
            <w:pPr>
              <w:pStyle w:val="TableTextNormal"/>
            </w:pPr>
            <w:r>
              <w:t xml:space="preserve">Source: Public </w:t>
            </w:r>
            <w:proofErr w:type="spellStart"/>
            <w:r>
              <w:t>theApplicableRXN</w:t>
            </w:r>
            <w:proofErr w:type="spellEnd"/>
            <w:r>
              <w:t xml:space="preserve"> (Class) </w:t>
            </w:r>
            <w:proofErr w:type="spellStart"/>
            <w:r>
              <w:t>AbstractRXN</w:t>
            </w:r>
            <w:proofErr w:type="spellEnd"/>
            <w:r>
              <w:t xml:space="preserve"> «</w:t>
            </w:r>
            <w:proofErr w:type="spellStart"/>
            <w:r>
              <w:t>InformationType</w:t>
            </w:r>
            <w:proofErr w:type="spellEnd"/>
            <w:r>
              <w:t>»</w:t>
            </w:r>
          </w:p>
          <w:p w14:paraId="36EF4CC2" w14:textId="77777777" w:rsidR="00562F87" w:rsidRDefault="00A42A00">
            <w:pPr>
              <w:pStyle w:val="TableTextNormal"/>
              <w:tabs>
                <w:tab w:val="left" w:pos="1800"/>
              </w:tabs>
              <w:ind w:left="540"/>
            </w:pPr>
            <w:r>
              <w:rPr>
                <w:rStyle w:val="TableFieldLabel"/>
              </w:rPr>
              <w:t xml:space="preserve">Cardinality:  </w:t>
            </w:r>
            <w:r>
              <w:t>[0..*]</w:t>
            </w:r>
          </w:p>
          <w:p w14:paraId="15608625"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330700D9" w14:textId="77777777" w:rsidR="00562F87" w:rsidRDefault="00A42A00">
            <w:pPr>
              <w:pStyle w:val="TableTextNormal"/>
            </w:pPr>
            <w:r>
              <w:t xml:space="preserve">Target: Public </w:t>
            </w:r>
            <w:proofErr w:type="spellStart"/>
            <w:r>
              <w:t>isApplicableTo</w:t>
            </w:r>
            <w:proofErr w:type="spellEnd"/>
            <w:r>
              <w:t xml:space="preserve"> (Class) Applicability «</w:t>
            </w:r>
            <w:proofErr w:type="spellStart"/>
            <w:r>
              <w:t>InformationType</w:t>
            </w:r>
            <w:proofErr w:type="spellEnd"/>
            <w:r>
              <w:t>»</w:t>
            </w:r>
          </w:p>
          <w:p w14:paraId="2EB862A5" w14:textId="77777777" w:rsidR="00562F87" w:rsidRDefault="00A42A00">
            <w:pPr>
              <w:pStyle w:val="TableTextNormal"/>
              <w:tabs>
                <w:tab w:val="left" w:pos="1440"/>
              </w:tabs>
              <w:ind w:left="540"/>
            </w:pPr>
            <w:r>
              <w:rPr>
                <w:rStyle w:val="TableFieldLabel"/>
              </w:rPr>
              <w:t xml:space="preserve">Cardinality:  </w:t>
            </w:r>
            <w:r>
              <w:t>[0..*]</w:t>
            </w:r>
          </w:p>
          <w:p w14:paraId="72AD174D" w14:textId="77777777" w:rsidR="00562F87" w:rsidRDefault="00562F87">
            <w:pPr>
              <w:pStyle w:val="TableTextNormal"/>
            </w:pPr>
          </w:p>
        </w:tc>
      </w:tr>
      <w:tr w:rsidR="00562F87" w14:paraId="40545F10"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04E0FDC" w14:textId="77777777" w:rsidR="00562F87" w:rsidRDefault="00562F87">
            <w:pPr>
              <w:pStyle w:val="TableTextNormal"/>
            </w:pPr>
          </w:p>
          <w:p w14:paraId="1DC3237F" w14:textId="77777777" w:rsidR="00562F87" w:rsidRDefault="00A42A00">
            <w:pPr>
              <w:pStyle w:val="TableTextNormal"/>
            </w:pPr>
            <w:r>
              <w:rPr>
                <w:noProof/>
                <w:sz w:val="0"/>
                <w:szCs w:val="0"/>
              </w:rPr>
              <w:drawing>
                <wp:inline distT="0" distB="0" distL="0" distR="0" wp14:anchorId="784E6C9B" wp14:editId="73A97DC7">
                  <wp:extent cx="1143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AssociatedRxN</w:t>
            </w:r>
            <w:proofErr w:type="spellEnd"/>
          </w:p>
          <w:p w14:paraId="623577EE" w14:textId="77777777" w:rsidR="00562F87" w:rsidRDefault="00562F87">
            <w:pPr>
              <w:pStyle w:val="TableTextNormal"/>
            </w:pPr>
          </w:p>
          <w:p w14:paraId="3846D987" w14:textId="77777777" w:rsidR="00562F87" w:rsidRDefault="00A42A00">
            <w:pPr>
              <w:pStyle w:val="TableTextNormal"/>
            </w:pPr>
            <w:r>
              <w:t>Association between a geographic location and a regulation, restriction, recommendation, or nautical information</w:t>
            </w:r>
          </w:p>
          <w:p w14:paraId="1113D162" w14:textId="77777777" w:rsidR="00562F87" w:rsidRDefault="00562F87">
            <w:pPr>
              <w:pStyle w:val="TableTextNormal"/>
            </w:pPr>
          </w:p>
        </w:tc>
      </w:tr>
      <w:tr w:rsidR="00562F87" w14:paraId="13F90F7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FCFC712" w14:textId="77777777" w:rsidR="00562F87" w:rsidRDefault="00A42A00">
            <w:pPr>
              <w:pStyle w:val="TableTextNormal"/>
            </w:pPr>
            <w:r>
              <w:t xml:space="preserve">Source: Public </w:t>
            </w:r>
            <w:proofErr w:type="spellStart"/>
            <w:r>
              <w:t>appliesInLocation</w:t>
            </w:r>
            <w:proofErr w:type="spellEnd"/>
            <w:r>
              <w:t xml:space="preserve"> (Class) </w:t>
            </w:r>
            <w:proofErr w:type="spellStart"/>
            <w:r>
              <w:t>FeatureType</w:t>
            </w:r>
            <w:proofErr w:type="spellEnd"/>
            <w:r>
              <w:t xml:space="preserve"> «</w:t>
            </w:r>
            <w:proofErr w:type="spellStart"/>
            <w:r>
              <w:t>FeatureType</w:t>
            </w:r>
            <w:proofErr w:type="spellEnd"/>
            <w:r>
              <w:t>»</w:t>
            </w:r>
          </w:p>
          <w:p w14:paraId="6114EAB5" w14:textId="77777777" w:rsidR="00562F87" w:rsidRDefault="00A42A00">
            <w:pPr>
              <w:pStyle w:val="TableTextNormal"/>
              <w:tabs>
                <w:tab w:val="left" w:pos="1800"/>
              </w:tabs>
              <w:ind w:left="540"/>
            </w:pPr>
            <w:r>
              <w:rPr>
                <w:rStyle w:val="TableFieldLabel"/>
              </w:rPr>
              <w:t xml:space="preserve">Cardinality:  </w:t>
            </w:r>
            <w:r>
              <w:t>[1..*]</w:t>
            </w:r>
          </w:p>
          <w:p w14:paraId="7A7D149E" w14:textId="77777777" w:rsidR="00562F87" w:rsidRDefault="00562F87">
            <w:pPr>
              <w:pStyle w:val="TableTextNormal"/>
              <w:tabs>
                <w:tab w:val="left" w:pos="1800"/>
              </w:tabs>
            </w:pPr>
          </w:p>
          <w:p w14:paraId="2B8CDCB3" w14:textId="77777777" w:rsidR="00562F87" w:rsidRDefault="00A42A00">
            <w:pPr>
              <w:pStyle w:val="TableTextNormal"/>
              <w:tabs>
                <w:tab w:val="left" w:pos="1800"/>
              </w:tabs>
            </w:pPr>
            <w:r>
              <w:t>The location in which the information item applies</w:t>
            </w:r>
          </w:p>
          <w:p w14:paraId="55FB76B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B05894B" w14:textId="77777777" w:rsidR="00562F87" w:rsidRDefault="00A42A00">
            <w:pPr>
              <w:pStyle w:val="TableTextNormal"/>
            </w:pPr>
            <w:r>
              <w:t xml:space="preserve">Target: Public </w:t>
            </w:r>
            <w:proofErr w:type="spellStart"/>
            <w:r>
              <w:t>theRxN</w:t>
            </w:r>
            <w:proofErr w:type="spellEnd"/>
            <w:r>
              <w:t xml:space="preserve"> (Class) </w:t>
            </w:r>
            <w:proofErr w:type="spellStart"/>
            <w:r>
              <w:t>AbstractRXN</w:t>
            </w:r>
            <w:proofErr w:type="spellEnd"/>
            <w:r>
              <w:t xml:space="preserve"> «</w:t>
            </w:r>
            <w:proofErr w:type="spellStart"/>
            <w:r>
              <w:t>InformationType</w:t>
            </w:r>
            <w:proofErr w:type="spellEnd"/>
            <w:r>
              <w:t>»</w:t>
            </w:r>
          </w:p>
          <w:p w14:paraId="0E70DB0A" w14:textId="77777777" w:rsidR="00562F87" w:rsidRDefault="00A42A00">
            <w:pPr>
              <w:pStyle w:val="TableTextNormal"/>
              <w:tabs>
                <w:tab w:val="left" w:pos="1440"/>
              </w:tabs>
              <w:ind w:left="540"/>
            </w:pPr>
            <w:r>
              <w:rPr>
                <w:rStyle w:val="TableFieldLabel"/>
              </w:rPr>
              <w:t xml:space="preserve">Cardinality:  </w:t>
            </w:r>
            <w:r>
              <w:t>[0..*]</w:t>
            </w:r>
          </w:p>
          <w:p w14:paraId="1A8FCB7A" w14:textId="77777777" w:rsidR="00562F87" w:rsidRDefault="00562F87">
            <w:pPr>
              <w:pStyle w:val="TableTextNormal"/>
              <w:tabs>
                <w:tab w:val="left" w:pos="1440"/>
              </w:tabs>
            </w:pPr>
          </w:p>
          <w:p w14:paraId="197DCDAE" w14:textId="77777777" w:rsidR="00562F87" w:rsidRDefault="00A42A00">
            <w:pPr>
              <w:pStyle w:val="TableTextNormal"/>
              <w:tabs>
                <w:tab w:val="left" w:pos="1440"/>
              </w:tabs>
            </w:pPr>
            <w:r>
              <w:t>The regulation, restriction, recommendation, or nautical information</w:t>
            </w:r>
          </w:p>
          <w:p w14:paraId="0A485532" w14:textId="77777777" w:rsidR="00562F87" w:rsidRDefault="00562F87">
            <w:pPr>
              <w:pStyle w:val="TableTextNormal"/>
            </w:pPr>
          </w:p>
        </w:tc>
      </w:tr>
      <w:tr w:rsidR="00562F87" w14:paraId="08A4678F"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4D434AE" w14:textId="77777777" w:rsidR="00562F87" w:rsidRDefault="00562F87">
            <w:pPr>
              <w:pStyle w:val="TableTextNormal"/>
            </w:pPr>
          </w:p>
          <w:p w14:paraId="6BF5E43B" w14:textId="77777777" w:rsidR="00562F87" w:rsidRDefault="00A42A00">
            <w:pPr>
              <w:pStyle w:val="TableTextNormal"/>
            </w:pPr>
            <w:r>
              <w:rPr>
                <w:noProof/>
                <w:sz w:val="0"/>
                <w:szCs w:val="0"/>
              </w:rPr>
              <w:drawing>
                <wp:inline distT="0" distB="0" distL="0" distR="0" wp14:anchorId="484B24B8" wp14:editId="05CC7034">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Bi-Directional)  </w:t>
            </w:r>
            <w:proofErr w:type="spellStart"/>
            <w:r>
              <w:t>RelatedOrganisation</w:t>
            </w:r>
            <w:proofErr w:type="spellEnd"/>
          </w:p>
          <w:p w14:paraId="53419049" w14:textId="77777777" w:rsidR="00562F87" w:rsidRDefault="00562F87">
            <w:pPr>
              <w:pStyle w:val="TableTextNormal"/>
            </w:pPr>
          </w:p>
          <w:p w14:paraId="15492D3E" w14:textId="77777777" w:rsidR="00562F87" w:rsidRDefault="00A42A00">
            <w:pPr>
              <w:pStyle w:val="TableTextNormal"/>
            </w:pPr>
            <w:r>
              <w:t xml:space="preserve">Related </w:t>
            </w:r>
            <w:proofErr w:type="spellStart"/>
            <w:r>
              <w:t>organisation</w:t>
            </w:r>
            <w:proofErr w:type="spellEnd"/>
            <w:r>
              <w:t>.</w:t>
            </w:r>
          </w:p>
          <w:p w14:paraId="33596C81" w14:textId="77777777" w:rsidR="00562F87" w:rsidRDefault="00562F87">
            <w:pPr>
              <w:pStyle w:val="TableTextNormal"/>
            </w:pPr>
          </w:p>
        </w:tc>
      </w:tr>
      <w:tr w:rsidR="00562F87" w14:paraId="5FF03B47"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625927F" w14:textId="77777777" w:rsidR="00562F87" w:rsidRDefault="00A42A00">
            <w:pPr>
              <w:pStyle w:val="TableTextNormal"/>
            </w:pPr>
            <w:r>
              <w:t xml:space="preserve">Source: Public </w:t>
            </w:r>
            <w:proofErr w:type="spellStart"/>
            <w:r>
              <w:t>theOrganisation</w:t>
            </w:r>
            <w:proofErr w:type="spellEnd"/>
            <w:r>
              <w:t xml:space="preserve"> (Class) Authority «</w:t>
            </w:r>
            <w:proofErr w:type="spellStart"/>
            <w:r>
              <w:t>InformationType</w:t>
            </w:r>
            <w:proofErr w:type="spellEnd"/>
            <w:r>
              <w:t>»</w:t>
            </w:r>
          </w:p>
          <w:p w14:paraId="0A71D8CC" w14:textId="77777777" w:rsidR="00562F87" w:rsidRDefault="00A42A00">
            <w:pPr>
              <w:pStyle w:val="TableTextNormal"/>
              <w:tabs>
                <w:tab w:val="left" w:pos="1800"/>
              </w:tabs>
              <w:ind w:left="540"/>
            </w:pPr>
            <w:r>
              <w:rPr>
                <w:rStyle w:val="TableFieldLabel"/>
              </w:rPr>
              <w:t xml:space="preserve">Cardinality:  </w:t>
            </w:r>
            <w:r>
              <w:t>[0..*]</w:t>
            </w:r>
          </w:p>
          <w:p w14:paraId="4C96C899" w14:textId="77777777" w:rsidR="00562F87" w:rsidRDefault="00562F87">
            <w:pPr>
              <w:pStyle w:val="TableTextNormal"/>
              <w:tabs>
                <w:tab w:val="left" w:pos="1800"/>
              </w:tabs>
            </w:pPr>
          </w:p>
          <w:p w14:paraId="4F9A8227" w14:textId="77777777" w:rsidR="00562F87" w:rsidRDefault="00A42A00">
            <w:pPr>
              <w:pStyle w:val="TableTextNormal"/>
              <w:tabs>
                <w:tab w:val="left" w:pos="1800"/>
              </w:tabs>
            </w:pPr>
            <w:r>
              <w:t xml:space="preserve">The </w:t>
            </w:r>
            <w:proofErr w:type="spellStart"/>
            <w:r>
              <w:t>organisation</w:t>
            </w:r>
            <w:proofErr w:type="spellEnd"/>
            <w:r>
              <w:t xml:space="preserve"> to which information relates</w:t>
            </w:r>
          </w:p>
          <w:p w14:paraId="757FF392"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8B02D56" w14:textId="77777777" w:rsidR="00562F87" w:rsidRDefault="00A42A00">
            <w:pPr>
              <w:pStyle w:val="TableTextNormal"/>
            </w:pPr>
            <w:r>
              <w:t xml:space="preserve">Target: Public </w:t>
            </w:r>
            <w:proofErr w:type="spellStart"/>
            <w:r>
              <w:t>theInformation</w:t>
            </w:r>
            <w:proofErr w:type="spellEnd"/>
            <w:r>
              <w:t xml:space="preserve"> (Class) </w:t>
            </w:r>
            <w:proofErr w:type="spellStart"/>
            <w:r>
              <w:t>AbstractRXN</w:t>
            </w:r>
            <w:proofErr w:type="spellEnd"/>
            <w:r>
              <w:t xml:space="preserve"> «</w:t>
            </w:r>
            <w:proofErr w:type="spellStart"/>
            <w:r>
              <w:t>InformationType</w:t>
            </w:r>
            <w:proofErr w:type="spellEnd"/>
            <w:r>
              <w:t>»</w:t>
            </w:r>
          </w:p>
          <w:p w14:paraId="29C81B7A" w14:textId="77777777" w:rsidR="00562F87" w:rsidRDefault="00A42A00">
            <w:pPr>
              <w:pStyle w:val="TableTextNormal"/>
              <w:tabs>
                <w:tab w:val="left" w:pos="1440"/>
              </w:tabs>
              <w:ind w:left="540"/>
            </w:pPr>
            <w:r>
              <w:rPr>
                <w:rStyle w:val="TableFieldLabel"/>
              </w:rPr>
              <w:t xml:space="preserve">Cardinality:  </w:t>
            </w:r>
            <w:r>
              <w:t>[0..*]</w:t>
            </w:r>
          </w:p>
          <w:p w14:paraId="7CD2EBFC" w14:textId="77777777" w:rsidR="00562F87" w:rsidRDefault="00562F87">
            <w:pPr>
              <w:pStyle w:val="TableTextNormal"/>
              <w:tabs>
                <w:tab w:val="left" w:pos="1440"/>
              </w:tabs>
            </w:pPr>
          </w:p>
          <w:p w14:paraId="42B42C7D" w14:textId="77777777" w:rsidR="00562F87" w:rsidRDefault="00A42A00">
            <w:pPr>
              <w:pStyle w:val="TableTextNormal"/>
              <w:tabs>
                <w:tab w:val="left" w:pos="1440"/>
              </w:tabs>
            </w:pPr>
            <w:r>
              <w:t xml:space="preserve">Information related to an </w:t>
            </w:r>
            <w:proofErr w:type="spellStart"/>
            <w:r>
              <w:t>organisation</w:t>
            </w:r>
            <w:proofErr w:type="spellEnd"/>
          </w:p>
          <w:p w14:paraId="151BA0B0" w14:textId="77777777" w:rsidR="00562F87" w:rsidRDefault="00562F87">
            <w:pPr>
              <w:pStyle w:val="TableTextNormal"/>
            </w:pPr>
          </w:p>
        </w:tc>
      </w:tr>
    </w:tbl>
    <w:p w14:paraId="1E1F0D9A" w14:textId="77777777" w:rsidR="00562F87" w:rsidRDefault="00562F87">
      <w:pPr>
        <w:pStyle w:val="Notes"/>
      </w:pPr>
    </w:p>
    <w:p w14:paraId="28599B9F" w14:textId="77777777" w:rsidR="00562F87" w:rsidRDefault="00A42A00">
      <w:pPr>
        <w:pStyle w:val="Notes"/>
      </w:pPr>
      <w:r>
        <w:t xml:space="preserve">  </w:t>
      </w:r>
      <w:bookmarkEnd w:id="117"/>
    </w:p>
    <w:p w14:paraId="10B3F1F7" w14:textId="77777777" w:rsidR="00562F87" w:rsidRDefault="00562F87">
      <w:pPr>
        <w:pStyle w:val="Notes"/>
      </w:pPr>
    </w:p>
    <w:p w14:paraId="625643FB" w14:textId="77777777" w:rsidR="00562F87" w:rsidRDefault="00A42A00">
      <w:pPr>
        <w:pStyle w:val="Heading3"/>
      </w:pPr>
      <w:bookmarkStart w:id="119" w:name="BKM_F7D83F57_D35F_48AA_97A0_90FA1FB3321C"/>
      <w:bookmarkStart w:id="120" w:name="_Toc25000122"/>
      <w:proofErr w:type="spellStart"/>
      <w:r>
        <w:t>InformationType</w:t>
      </w:r>
      <w:bookmarkEnd w:id="120"/>
      <w:proofErr w:type="spellEnd"/>
    </w:p>
    <w:p w14:paraId="227AD751"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5DA2FDD0" w14:textId="77777777" w:rsidR="00562F87" w:rsidRDefault="00562F87">
      <w:pPr>
        <w:pStyle w:val="Notes"/>
        <w:tabs>
          <w:tab w:val="left" w:pos="720"/>
        </w:tabs>
      </w:pPr>
    </w:p>
    <w:p w14:paraId="50F00807" w14:textId="77777777" w:rsidR="00562F87" w:rsidRDefault="00A42A00">
      <w:pPr>
        <w:pStyle w:val="Notes"/>
      </w:pPr>
      <w:r>
        <w:t>Generalized information type which carry all the common attributes</w:t>
      </w:r>
    </w:p>
    <w:p w14:paraId="2370CADD" w14:textId="77777777" w:rsidR="00562F87" w:rsidRDefault="00562F87">
      <w:pPr>
        <w:pStyle w:val="Notes"/>
      </w:pPr>
    </w:p>
    <w:p w14:paraId="39233D5A" w14:textId="77777777" w:rsidR="00562F87" w:rsidRDefault="00A42A00">
      <w:pPr>
        <w:pStyle w:val="Properties"/>
      </w:pPr>
      <w:proofErr w:type="spellStart"/>
      <w:r>
        <w:t>InformationType</w:t>
      </w:r>
      <w:proofErr w:type="spellEnd"/>
      <w:r>
        <w:t xml:space="preserve"> </w:t>
      </w:r>
    </w:p>
    <w:p w14:paraId="17F580F6" w14:textId="77777777" w:rsidR="00562F87" w:rsidRDefault="00A42A00">
      <w:pPr>
        <w:pStyle w:val="Properties"/>
      </w:pPr>
      <w:r>
        <w:t>Version 1.0  Phase 1.0  Proposed</w:t>
      </w:r>
    </w:p>
    <w:p w14:paraId="406119FC" w14:textId="77777777" w:rsidR="00562F87" w:rsidRDefault="00A42A00">
      <w:pPr>
        <w:pStyle w:val="Properties"/>
      </w:pPr>
      <w:proofErr w:type="spellStart"/>
      <w:r>
        <w:t>eivind.mong</w:t>
      </w:r>
      <w:proofErr w:type="spellEnd"/>
      <w:r>
        <w:t xml:space="preserve"> created on 01-Jan-2018.  Last modified 20-Aug-2018</w:t>
      </w:r>
    </w:p>
    <w:p w14:paraId="682EB05C"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1A1888F"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230B520" w14:textId="77777777" w:rsidR="00562F87" w:rsidRDefault="00A42A00">
            <w:pPr>
              <w:pStyle w:val="TableHeadingLight"/>
            </w:pPr>
            <w:r>
              <w:t>OUTGOING STRUCTURAL RELATIONSHIPS</w:t>
            </w:r>
          </w:p>
        </w:tc>
      </w:tr>
      <w:tr w:rsidR="00562F87" w14:paraId="0FE29DC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009A0F" w14:textId="77777777" w:rsidR="00562F87" w:rsidRDefault="00562F87">
            <w:pPr>
              <w:pStyle w:val="TableTextNormal"/>
            </w:pPr>
          </w:p>
          <w:p w14:paraId="0B230F90" w14:textId="77777777" w:rsidR="00562F87" w:rsidRDefault="00A42A00">
            <w:pPr>
              <w:pStyle w:val="TableTextNormal"/>
            </w:pPr>
            <w:r>
              <w:rPr>
                <w:noProof/>
                <w:sz w:val="0"/>
                <w:szCs w:val="0"/>
              </w:rPr>
              <w:drawing>
                <wp:inline distT="0" distB="0" distL="0" distR="0" wp14:anchorId="0EF927B3" wp14:editId="0774C956">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Realization from «</w:t>
            </w:r>
            <w:proofErr w:type="spellStart"/>
            <w:r>
              <w:t>InformationType</w:t>
            </w:r>
            <w:proofErr w:type="spellEnd"/>
            <w:r>
              <w:t xml:space="preserve">» </w:t>
            </w:r>
            <w:proofErr w:type="spellStart"/>
            <w:r>
              <w:t>InformationType</w:t>
            </w:r>
            <w:proofErr w:type="spellEnd"/>
            <w:r>
              <w:t xml:space="preserve"> to «</w:t>
            </w:r>
            <w:proofErr w:type="spellStart"/>
            <w:r>
              <w:t>metaclass</w:t>
            </w:r>
            <w:proofErr w:type="spellEnd"/>
            <w:r>
              <w:t>» S100_GF_InformationType</w:t>
            </w:r>
          </w:p>
          <w:p w14:paraId="5B18CBAF" w14:textId="77777777" w:rsidR="00562F87" w:rsidRDefault="00A42A00">
            <w:pPr>
              <w:pStyle w:val="TableTextNormal"/>
              <w:tabs>
                <w:tab w:val="left" w:pos="1440"/>
              </w:tabs>
              <w:jc w:val="right"/>
            </w:pPr>
            <w:r>
              <w:rPr>
                <w:rStyle w:val="TableFieldLabel"/>
              </w:rPr>
              <w:t>[ Direction is 'Source -&gt; Destination'. ]</w:t>
            </w:r>
          </w:p>
          <w:p w14:paraId="614ADBE4" w14:textId="77777777" w:rsidR="00562F87" w:rsidRDefault="00562F87">
            <w:pPr>
              <w:pStyle w:val="TableTextNormal"/>
            </w:pPr>
          </w:p>
        </w:tc>
      </w:tr>
    </w:tbl>
    <w:p w14:paraId="03CBE757"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027015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769460" w14:textId="77777777" w:rsidR="00562F87" w:rsidRDefault="00A42A00">
            <w:pPr>
              <w:pStyle w:val="TableHeadingLight"/>
            </w:pPr>
            <w:r>
              <w:t>INCOMING STRUCTURAL RELATIONSHIPS</w:t>
            </w:r>
          </w:p>
        </w:tc>
      </w:tr>
      <w:tr w:rsidR="00562F87" w14:paraId="7C9219A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6A3D1F" w14:textId="77777777" w:rsidR="00562F87" w:rsidRDefault="00562F87">
            <w:pPr>
              <w:pStyle w:val="TableTextNormal"/>
            </w:pPr>
          </w:p>
          <w:p w14:paraId="6DB786AE" w14:textId="77777777" w:rsidR="00562F87" w:rsidRDefault="00A42A00">
            <w:pPr>
              <w:pStyle w:val="TableTextNormal"/>
            </w:pPr>
            <w:r>
              <w:rPr>
                <w:noProof/>
                <w:sz w:val="0"/>
                <w:szCs w:val="0"/>
              </w:rPr>
              <w:drawing>
                <wp:inline distT="0" distB="0" distL="0" distR="0" wp14:anchorId="265C8A69" wp14:editId="4736B164">
                  <wp:extent cx="11430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AbstractRXN</w:t>
            </w:r>
            <w:proofErr w:type="spellEnd"/>
            <w:r>
              <w:t xml:space="preserve"> to «</w:t>
            </w:r>
            <w:proofErr w:type="spellStart"/>
            <w:r>
              <w:t>InformationType</w:t>
            </w:r>
            <w:proofErr w:type="spellEnd"/>
            <w:r>
              <w:t xml:space="preserve">» </w:t>
            </w:r>
            <w:proofErr w:type="spellStart"/>
            <w:r>
              <w:t>InformationType</w:t>
            </w:r>
            <w:proofErr w:type="spellEnd"/>
          </w:p>
          <w:p w14:paraId="34B6B8CC" w14:textId="77777777" w:rsidR="00562F87" w:rsidRDefault="00A42A00">
            <w:pPr>
              <w:pStyle w:val="TableTextNormal"/>
              <w:tabs>
                <w:tab w:val="left" w:pos="1440"/>
              </w:tabs>
              <w:jc w:val="right"/>
            </w:pPr>
            <w:r>
              <w:rPr>
                <w:rStyle w:val="TableFieldLabel"/>
              </w:rPr>
              <w:t>[ Direction is 'Source -&gt; Destination'. ]</w:t>
            </w:r>
          </w:p>
          <w:p w14:paraId="60DC400D" w14:textId="77777777" w:rsidR="00562F87" w:rsidRDefault="00562F87">
            <w:pPr>
              <w:pStyle w:val="TableTextNormal"/>
            </w:pPr>
          </w:p>
        </w:tc>
      </w:tr>
      <w:tr w:rsidR="00562F87" w14:paraId="0CDF632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EFCB5B" w14:textId="77777777" w:rsidR="00562F87" w:rsidRDefault="00562F87">
            <w:pPr>
              <w:pStyle w:val="TableTextNormal"/>
            </w:pPr>
          </w:p>
          <w:p w14:paraId="09591CE2" w14:textId="77777777" w:rsidR="00562F87" w:rsidRDefault="00A42A00">
            <w:pPr>
              <w:pStyle w:val="TableTextNormal"/>
            </w:pPr>
            <w:r>
              <w:rPr>
                <w:noProof/>
                <w:sz w:val="0"/>
                <w:szCs w:val="0"/>
              </w:rPr>
              <w:drawing>
                <wp:inline distT="0" distB="0" distL="0" distR="0" wp14:anchorId="18401B9A" wp14:editId="6E6FA75A">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ShipReport</w:t>
            </w:r>
            <w:proofErr w:type="spellEnd"/>
            <w:r>
              <w:t xml:space="preserve"> to «</w:t>
            </w:r>
            <w:proofErr w:type="spellStart"/>
            <w:r>
              <w:t>InformationType</w:t>
            </w:r>
            <w:proofErr w:type="spellEnd"/>
            <w:r>
              <w:t xml:space="preserve">» </w:t>
            </w:r>
            <w:proofErr w:type="spellStart"/>
            <w:r>
              <w:t>InformationType</w:t>
            </w:r>
            <w:proofErr w:type="spellEnd"/>
          </w:p>
          <w:p w14:paraId="3AB5ADC5" w14:textId="77777777" w:rsidR="00562F87" w:rsidRDefault="00A42A00">
            <w:pPr>
              <w:pStyle w:val="TableTextNormal"/>
              <w:tabs>
                <w:tab w:val="left" w:pos="1440"/>
              </w:tabs>
              <w:jc w:val="right"/>
            </w:pPr>
            <w:r>
              <w:rPr>
                <w:rStyle w:val="TableFieldLabel"/>
              </w:rPr>
              <w:t>[ Direction is 'Source -&gt; Destination'. ]</w:t>
            </w:r>
          </w:p>
          <w:p w14:paraId="66D823B9" w14:textId="77777777" w:rsidR="00562F87" w:rsidRDefault="00562F87">
            <w:pPr>
              <w:pStyle w:val="TableTextNormal"/>
            </w:pPr>
          </w:p>
        </w:tc>
      </w:tr>
      <w:tr w:rsidR="00562F87" w14:paraId="606DDFE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EB74B4" w14:textId="77777777" w:rsidR="00562F87" w:rsidRDefault="00562F87">
            <w:pPr>
              <w:pStyle w:val="TableTextNormal"/>
            </w:pPr>
          </w:p>
          <w:p w14:paraId="13E91DAC" w14:textId="77777777" w:rsidR="00562F87" w:rsidRDefault="00A42A00">
            <w:pPr>
              <w:pStyle w:val="TableTextNormal"/>
            </w:pPr>
            <w:r>
              <w:rPr>
                <w:noProof/>
                <w:sz w:val="0"/>
                <w:szCs w:val="0"/>
              </w:rPr>
              <w:drawing>
                <wp:inline distT="0" distB="0" distL="0" distR="0" wp14:anchorId="4C7421AE" wp14:editId="1E3CDEF7">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ServiceHours</w:t>
            </w:r>
            <w:proofErr w:type="spellEnd"/>
            <w:r>
              <w:t xml:space="preserve"> to «</w:t>
            </w:r>
            <w:proofErr w:type="spellStart"/>
            <w:r>
              <w:t>InformationType</w:t>
            </w:r>
            <w:proofErr w:type="spellEnd"/>
            <w:r>
              <w:t xml:space="preserve">» </w:t>
            </w:r>
            <w:proofErr w:type="spellStart"/>
            <w:r>
              <w:t>InformationType</w:t>
            </w:r>
            <w:proofErr w:type="spellEnd"/>
          </w:p>
          <w:p w14:paraId="712401C2" w14:textId="77777777" w:rsidR="00562F87" w:rsidRDefault="00A42A00">
            <w:pPr>
              <w:pStyle w:val="TableTextNormal"/>
              <w:tabs>
                <w:tab w:val="left" w:pos="1440"/>
              </w:tabs>
              <w:jc w:val="right"/>
            </w:pPr>
            <w:r>
              <w:rPr>
                <w:rStyle w:val="TableFieldLabel"/>
              </w:rPr>
              <w:t>[ Direction is 'Source -&gt; Destination'. ]</w:t>
            </w:r>
          </w:p>
          <w:p w14:paraId="0D646B1D" w14:textId="77777777" w:rsidR="00562F87" w:rsidRDefault="00562F87">
            <w:pPr>
              <w:pStyle w:val="TableTextNormal"/>
            </w:pPr>
          </w:p>
        </w:tc>
      </w:tr>
      <w:tr w:rsidR="00562F87" w14:paraId="6DE6768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3436E6" w14:textId="77777777" w:rsidR="00562F87" w:rsidRDefault="00562F87">
            <w:pPr>
              <w:pStyle w:val="TableTextNormal"/>
            </w:pPr>
          </w:p>
          <w:p w14:paraId="582B1169" w14:textId="77777777" w:rsidR="00562F87" w:rsidRDefault="00A42A00">
            <w:pPr>
              <w:pStyle w:val="TableTextNormal"/>
            </w:pPr>
            <w:r>
              <w:rPr>
                <w:noProof/>
                <w:sz w:val="0"/>
                <w:szCs w:val="0"/>
              </w:rPr>
              <w:drawing>
                <wp:inline distT="0" distB="0" distL="0" distR="0" wp14:anchorId="20425989" wp14:editId="2C71B244">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Applicability to «</w:t>
            </w:r>
            <w:proofErr w:type="spellStart"/>
            <w:r>
              <w:t>InformationType</w:t>
            </w:r>
            <w:proofErr w:type="spellEnd"/>
            <w:r>
              <w:t xml:space="preserve">» </w:t>
            </w:r>
            <w:proofErr w:type="spellStart"/>
            <w:r>
              <w:t>InformationType</w:t>
            </w:r>
            <w:proofErr w:type="spellEnd"/>
          </w:p>
          <w:p w14:paraId="0747CCBA" w14:textId="77777777" w:rsidR="00562F87" w:rsidRDefault="00A42A00">
            <w:pPr>
              <w:pStyle w:val="TableTextNormal"/>
              <w:tabs>
                <w:tab w:val="left" w:pos="1440"/>
              </w:tabs>
              <w:jc w:val="right"/>
            </w:pPr>
            <w:r>
              <w:rPr>
                <w:rStyle w:val="TableFieldLabel"/>
              </w:rPr>
              <w:t>[ Direction is 'Source -&gt; Destination'. ]</w:t>
            </w:r>
          </w:p>
          <w:p w14:paraId="6885BE67" w14:textId="77777777" w:rsidR="00562F87" w:rsidRDefault="00562F87">
            <w:pPr>
              <w:pStyle w:val="TableTextNormal"/>
            </w:pPr>
          </w:p>
        </w:tc>
      </w:tr>
      <w:tr w:rsidR="00562F87" w14:paraId="168D607D"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5DA4E2" w14:textId="77777777" w:rsidR="00562F87" w:rsidRDefault="00562F87">
            <w:pPr>
              <w:pStyle w:val="TableTextNormal"/>
            </w:pPr>
          </w:p>
          <w:p w14:paraId="4C8B408D" w14:textId="77777777" w:rsidR="00562F87" w:rsidRDefault="00A42A00">
            <w:pPr>
              <w:pStyle w:val="TableTextNormal"/>
            </w:pPr>
            <w:r>
              <w:rPr>
                <w:noProof/>
                <w:sz w:val="0"/>
                <w:szCs w:val="0"/>
              </w:rPr>
              <w:drawing>
                <wp:inline distT="0" distB="0" distL="0" distR="0" wp14:anchorId="20D097D9" wp14:editId="7D5E1BB2">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Authority to «</w:t>
            </w:r>
            <w:proofErr w:type="spellStart"/>
            <w:r>
              <w:t>InformationType</w:t>
            </w:r>
            <w:proofErr w:type="spellEnd"/>
            <w:r>
              <w:t xml:space="preserve">» </w:t>
            </w:r>
            <w:proofErr w:type="spellStart"/>
            <w:r>
              <w:t>InformationType</w:t>
            </w:r>
            <w:proofErr w:type="spellEnd"/>
          </w:p>
          <w:p w14:paraId="153841E2" w14:textId="77777777" w:rsidR="00562F87" w:rsidRDefault="00A42A00">
            <w:pPr>
              <w:pStyle w:val="TableTextNormal"/>
              <w:tabs>
                <w:tab w:val="left" w:pos="1440"/>
              </w:tabs>
              <w:jc w:val="right"/>
            </w:pPr>
            <w:r>
              <w:rPr>
                <w:rStyle w:val="TableFieldLabel"/>
              </w:rPr>
              <w:t>[ Direction is 'Source -&gt; Destination'. ]</w:t>
            </w:r>
          </w:p>
          <w:p w14:paraId="2A443AB8" w14:textId="77777777" w:rsidR="00562F87" w:rsidRDefault="00562F87">
            <w:pPr>
              <w:pStyle w:val="TableTextNormal"/>
            </w:pPr>
          </w:p>
        </w:tc>
      </w:tr>
      <w:tr w:rsidR="00562F87" w14:paraId="38596DB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BB655D" w14:textId="77777777" w:rsidR="00562F87" w:rsidRDefault="00562F87">
            <w:pPr>
              <w:pStyle w:val="TableTextNormal"/>
            </w:pPr>
          </w:p>
          <w:p w14:paraId="582C8556" w14:textId="77777777" w:rsidR="00562F87" w:rsidRDefault="00A42A00">
            <w:pPr>
              <w:pStyle w:val="TableTextNormal"/>
            </w:pPr>
            <w:r>
              <w:rPr>
                <w:noProof/>
                <w:sz w:val="0"/>
                <w:szCs w:val="0"/>
              </w:rPr>
              <w:drawing>
                <wp:inline distT="0" distB="0" distL="0" distR="0" wp14:anchorId="1E5980E4" wp14:editId="6AB25CCE">
                  <wp:extent cx="114300" cy="114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NonStandardWorkingDay</w:t>
            </w:r>
            <w:proofErr w:type="spellEnd"/>
            <w:r>
              <w:t xml:space="preserve"> to «</w:t>
            </w:r>
            <w:proofErr w:type="spellStart"/>
            <w:r>
              <w:t>InformationType</w:t>
            </w:r>
            <w:proofErr w:type="spellEnd"/>
            <w:r>
              <w:t xml:space="preserve">» </w:t>
            </w:r>
            <w:proofErr w:type="spellStart"/>
            <w:r>
              <w:t>InformationType</w:t>
            </w:r>
            <w:proofErr w:type="spellEnd"/>
          </w:p>
          <w:p w14:paraId="3F042B4E" w14:textId="77777777" w:rsidR="00562F87" w:rsidRDefault="00A42A00">
            <w:pPr>
              <w:pStyle w:val="TableTextNormal"/>
              <w:tabs>
                <w:tab w:val="left" w:pos="1440"/>
              </w:tabs>
              <w:jc w:val="right"/>
            </w:pPr>
            <w:r>
              <w:rPr>
                <w:rStyle w:val="TableFieldLabel"/>
              </w:rPr>
              <w:t>[ Direction is 'Source -&gt; Destination'. ]</w:t>
            </w:r>
          </w:p>
          <w:p w14:paraId="1DFE1ADE" w14:textId="77777777" w:rsidR="00562F87" w:rsidRDefault="00562F87">
            <w:pPr>
              <w:pStyle w:val="TableTextNormal"/>
            </w:pPr>
          </w:p>
        </w:tc>
      </w:tr>
      <w:tr w:rsidR="00562F87" w14:paraId="06FF4025"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D31917" w14:textId="77777777" w:rsidR="00562F87" w:rsidRDefault="00562F87">
            <w:pPr>
              <w:pStyle w:val="TableTextNormal"/>
            </w:pPr>
          </w:p>
          <w:p w14:paraId="12765AC1" w14:textId="77777777" w:rsidR="00562F87" w:rsidRDefault="00A42A00">
            <w:pPr>
              <w:pStyle w:val="TableTextNormal"/>
            </w:pPr>
            <w:r>
              <w:rPr>
                <w:noProof/>
                <w:sz w:val="0"/>
                <w:szCs w:val="0"/>
              </w:rPr>
              <w:drawing>
                <wp:inline distT="0" distB="0" distL="0" distR="0" wp14:anchorId="579F2A98" wp14:editId="1031E84E">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ContactDetails</w:t>
            </w:r>
            <w:proofErr w:type="spellEnd"/>
            <w:r>
              <w:t xml:space="preserve"> to «</w:t>
            </w:r>
            <w:proofErr w:type="spellStart"/>
            <w:r>
              <w:t>InformationType</w:t>
            </w:r>
            <w:proofErr w:type="spellEnd"/>
            <w:r>
              <w:t xml:space="preserve">» </w:t>
            </w:r>
            <w:proofErr w:type="spellStart"/>
            <w:r>
              <w:t>InformationType</w:t>
            </w:r>
            <w:proofErr w:type="spellEnd"/>
          </w:p>
          <w:p w14:paraId="618457F5" w14:textId="77777777" w:rsidR="00562F87" w:rsidRDefault="00A42A00">
            <w:pPr>
              <w:pStyle w:val="TableTextNormal"/>
              <w:tabs>
                <w:tab w:val="left" w:pos="1440"/>
              </w:tabs>
              <w:jc w:val="right"/>
            </w:pPr>
            <w:r>
              <w:rPr>
                <w:rStyle w:val="TableFieldLabel"/>
              </w:rPr>
              <w:t>[ Direction is 'Source -&gt; Destination'. ]</w:t>
            </w:r>
          </w:p>
          <w:p w14:paraId="2D2F3489" w14:textId="77777777" w:rsidR="00562F87" w:rsidRDefault="00562F87">
            <w:pPr>
              <w:pStyle w:val="TableTextNormal"/>
            </w:pPr>
          </w:p>
        </w:tc>
      </w:tr>
    </w:tbl>
    <w:p w14:paraId="094C6CC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65C98D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F62E57" w14:textId="77777777" w:rsidR="00562F87" w:rsidRDefault="00A42A00">
            <w:pPr>
              <w:pStyle w:val="TableHeadingLight"/>
            </w:pPr>
            <w:r>
              <w:t>ATTRIBUTES</w:t>
            </w:r>
          </w:p>
        </w:tc>
      </w:tr>
      <w:tr w:rsidR="00562F87" w14:paraId="5F1EA32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607D1F" w14:textId="77777777" w:rsidR="00562F87" w:rsidRDefault="00562F87">
            <w:pPr>
              <w:pStyle w:val="TableTextNormal"/>
            </w:pPr>
          </w:p>
          <w:p w14:paraId="15ACE242" w14:textId="77777777" w:rsidR="00562F87" w:rsidRDefault="00A42A00">
            <w:pPr>
              <w:pStyle w:val="TableTextNormal"/>
            </w:pPr>
            <w:r>
              <w:rPr>
                <w:noProof/>
                <w:sz w:val="0"/>
                <w:szCs w:val="0"/>
              </w:rPr>
              <w:drawing>
                <wp:inline distT="0" distB="0" distL="0" distR="0" wp14:anchorId="65A9BF11" wp14:editId="3C13DB00">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fixedDateRange</w:t>
            </w:r>
            <w:proofErr w:type="spellEnd"/>
            <w:r>
              <w:t xml:space="preserve"> : </w:t>
            </w:r>
            <w:proofErr w:type="spellStart"/>
            <w:r>
              <w:t>fixedDateRange</w:t>
            </w:r>
            <w:proofErr w:type="spellEnd"/>
            <w:r>
              <w:t xml:space="preserve">  Public</w:t>
            </w:r>
          </w:p>
          <w:p w14:paraId="2470C93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5E3B7D2" w14:textId="77777777" w:rsidR="00562F87" w:rsidRDefault="00A42A00">
            <w:pPr>
              <w:pStyle w:val="TableTextNormal"/>
              <w:tabs>
                <w:tab w:val="left" w:pos="1440"/>
              </w:tabs>
              <w:jc w:val="right"/>
            </w:pPr>
            <w:r>
              <w:rPr>
                <w:rStyle w:val="TableFieldLabel"/>
              </w:rPr>
              <w:t>[ Stereotype is «S100_Complex». Is static True. Containment is Not Specified. ]</w:t>
            </w:r>
          </w:p>
          <w:p w14:paraId="5C0FA44A" w14:textId="77777777" w:rsidR="00562F87" w:rsidRDefault="00562F87">
            <w:pPr>
              <w:pStyle w:val="TableTextNormal"/>
              <w:tabs>
                <w:tab w:val="left" w:pos="720"/>
              </w:tabs>
            </w:pPr>
          </w:p>
        </w:tc>
      </w:tr>
      <w:tr w:rsidR="00562F87" w14:paraId="54AA0D0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658A60" w14:textId="77777777" w:rsidR="00562F87" w:rsidRDefault="00562F87">
            <w:pPr>
              <w:pStyle w:val="TableTextNormal"/>
            </w:pPr>
          </w:p>
          <w:p w14:paraId="137A46BD" w14:textId="77777777" w:rsidR="00562F87" w:rsidRDefault="00A42A00">
            <w:pPr>
              <w:pStyle w:val="TableTextNormal"/>
            </w:pPr>
            <w:r>
              <w:rPr>
                <w:noProof/>
                <w:sz w:val="0"/>
                <w:szCs w:val="0"/>
              </w:rPr>
              <w:drawing>
                <wp:inline distT="0" distB="0" distL="0" distR="0" wp14:anchorId="60C55116" wp14:editId="0CC49AC7">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periodicDateRange</w:t>
            </w:r>
            <w:proofErr w:type="spellEnd"/>
            <w:r>
              <w:t xml:space="preserve"> : </w:t>
            </w:r>
            <w:proofErr w:type="spellStart"/>
            <w:r>
              <w:t>periodicDateRange</w:t>
            </w:r>
            <w:proofErr w:type="spellEnd"/>
            <w:r>
              <w:t xml:space="preserve">  Public</w:t>
            </w:r>
          </w:p>
          <w:p w14:paraId="54F88D8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E5AA88B" w14:textId="77777777" w:rsidR="00562F87" w:rsidRDefault="00A42A00">
            <w:pPr>
              <w:pStyle w:val="TableTextNormal"/>
              <w:tabs>
                <w:tab w:val="left" w:pos="1440"/>
              </w:tabs>
              <w:jc w:val="right"/>
            </w:pPr>
            <w:r>
              <w:rPr>
                <w:rStyle w:val="TableFieldLabel"/>
              </w:rPr>
              <w:t>[ Stereotype is «S100_Complex». Is static True. Containment is Not Specified. ]</w:t>
            </w:r>
          </w:p>
          <w:p w14:paraId="5700CC4A" w14:textId="77777777" w:rsidR="00562F87" w:rsidRDefault="00562F87">
            <w:pPr>
              <w:pStyle w:val="TableTextNormal"/>
              <w:tabs>
                <w:tab w:val="left" w:pos="720"/>
              </w:tabs>
            </w:pPr>
          </w:p>
        </w:tc>
      </w:tr>
      <w:tr w:rsidR="00562F87" w14:paraId="0F3496E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C2665D" w14:textId="77777777" w:rsidR="00562F87" w:rsidRDefault="00562F87">
            <w:pPr>
              <w:pStyle w:val="TableTextNormal"/>
            </w:pPr>
          </w:p>
          <w:p w14:paraId="2EDDC6B1" w14:textId="77777777" w:rsidR="00562F87" w:rsidRDefault="00A42A00">
            <w:pPr>
              <w:pStyle w:val="TableTextNormal"/>
            </w:pPr>
            <w:r>
              <w:rPr>
                <w:noProof/>
                <w:sz w:val="0"/>
                <w:szCs w:val="0"/>
              </w:rPr>
              <w:drawing>
                <wp:inline distT="0" distB="0" distL="0" distR="0" wp14:anchorId="6D727957" wp14:editId="5BA5EF85">
                  <wp:extent cx="11430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featureName</w:t>
            </w:r>
            <w:proofErr w:type="spellEnd"/>
            <w:r>
              <w:t xml:space="preserve"> : </w:t>
            </w:r>
            <w:proofErr w:type="spellStart"/>
            <w:r>
              <w:t>featureName</w:t>
            </w:r>
            <w:proofErr w:type="spellEnd"/>
            <w:r>
              <w:t xml:space="preserve">  Public</w:t>
            </w:r>
          </w:p>
          <w:p w14:paraId="0D1C4407"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06A7E36"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078A3E6" w14:textId="77777777" w:rsidR="00562F87" w:rsidRDefault="00562F87">
            <w:pPr>
              <w:pStyle w:val="TableTextNormal"/>
              <w:tabs>
                <w:tab w:val="left" w:pos="720"/>
              </w:tabs>
            </w:pPr>
          </w:p>
        </w:tc>
      </w:tr>
      <w:tr w:rsidR="00562F87" w14:paraId="7845584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8F0345" w14:textId="77777777" w:rsidR="00562F87" w:rsidRDefault="00562F87">
            <w:pPr>
              <w:pStyle w:val="TableTextNormal"/>
            </w:pPr>
          </w:p>
          <w:p w14:paraId="5C7D73F6" w14:textId="77777777" w:rsidR="00562F87" w:rsidRDefault="00A42A00">
            <w:pPr>
              <w:pStyle w:val="TableTextNormal"/>
            </w:pPr>
            <w:r>
              <w:rPr>
                <w:noProof/>
                <w:sz w:val="0"/>
                <w:szCs w:val="0"/>
              </w:rPr>
              <w:drawing>
                <wp:inline distT="0" distB="0" distL="0" distR="0" wp14:anchorId="07E2B755" wp14:editId="1F9FEE94">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sourceIndication</w:t>
            </w:r>
            <w:proofErr w:type="spellEnd"/>
            <w:r>
              <w:t xml:space="preserve"> : </w:t>
            </w:r>
            <w:proofErr w:type="spellStart"/>
            <w:r>
              <w:t>sourceIndication</w:t>
            </w:r>
            <w:proofErr w:type="spellEnd"/>
            <w:r>
              <w:t xml:space="preserve">  Public</w:t>
            </w:r>
          </w:p>
          <w:p w14:paraId="53D694FC"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A1E619C" w14:textId="77777777" w:rsidR="00562F87" w:rsidRDefault="00A42A00">
            <w:pPr>
              <w:pStyle w:val="TableTextNormal"/>
              <w:tabs>
                <w:tab w:val="left" w:pos="1440"/>
              </w:tabs>
              <w:jc w:val="right"/>
            </w:pPr>
            <w:r>
              <w:rPr>
                <w:rStyle w:val="TableFieldLabel"/>
              </w:rPr>
              <w:t>[ Stereotype is «S100_Complex». Is static True. Containment is Not Specified. ]</w:t>
            </w:r>
          </w:p>
          <w:p w14:paraId="2A938440" w14:textId="77777777" w:rsidR="00562F87" w:rsidRDefault="00562F87">
            <w:pPr>
              <w:pStyle w:val="TableTextNormal"/>
              <w:tabs>
                <w:tab w:val="left" w:pos="720"/>
              </w:tabs>
            </w:pPr>
          </w:p>
        </w:tc>
      </w:tr>
    </w:tbl>
    <w:p w14:paraId="17586B25"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18807A40"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36132BB4" w14:textId="77777777" w:rsidR="00562F87" w:rsidRDefault="00A42A00">
            <w:pPr>
              <w:pStyle w:val="TableHeadingLight"/>
            </w:pPr>
            <w:r>
              <w:t>ASSOCIATIONS</w:t>
            </w:r>
          </w:p>
        </w:tc>
      </w:tr>
      <w:tr w:rsidR="00562F87" w14:paraId="3B873047"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3DEA545" w14:textId="77777777" w:rsidR="00562F87" w:rsidRDefault="00562F87">
            <w:pPr>
              <w:pStyle w:val="TableTextNormal"/>
            </w:pPr>
          </w:p>
          <w:p w14:paraId="5F770E7F" w14:textId="77777777" w:rsidR="00562F87" w:rsidRDefault="00A42A00">
            <w:pPr>
              <w:pStyle w:val="TableTextNormal"/>
            </w:pPr>
            <w:r>
              <w:rPr>
                <w:noProof/>
                <w:sz w:val="0"/>
                <w:szCs w:val="0"/>
              </w:rPr>
              <w:drawing>
                <wp:inline distT="0" distB="0" distL="0" distR="0" wp14:anchorId="55906E2B" wp14:editId="20DF4FA0">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AdditionalInformation</w:t>
            </w:r>
            <w:proofErr w:type="spellEnd"/>
          </w:p>
          <w:p w14:paraId="75741472" w14:textId="77777777" w:rsidR="00562F87" w:rsidRDefault="00562F87">
            <w:pPr>
              <w:pStyle w:val="TableTextNormal"/>
            </w:pPr>
          </w:p>
          <w:p w14:paraId="0141525A" w14:textId="77777777" w:rsidR="00562F87" w:rsidRDefault="00A42A00">
            <w:pPr>
              <w:pStyle w:val="TableTextNormal"/>
            </w:pPr>
            <w:r>
              <w:t>A feature association for the binding between at least one instance of a geo feature and an instance of an information type.</w:t>
            </w:r>
          </w:p>
          <w:p w14:paraId="420100C4" w14:textId="77777777" w:rsidR="00562F87" w:rsidRDefault="00562F87">
            <w:pPr>
              <w:pStyle w:val="TableTextNormal"/>
            </w:pPr>
          </w:p>
        </w:tc>
      </w:tr>
      <w:tr w:rsidR="00562F87" w14:paraId="39EBE1E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4C53E743" w14:textId="77777777" w:rsidR="00562F87" w:rsidRDefault="00A42A00">
            <w:pPr>
              <w:pStyle w:val="TableTextNormal"/>
            </w:pPr>
            <w:r>
              <w:t xml:space="preserve">Source: Public </w:t>
            </w:r>
            <w:proofErr w:type="spellStart"/>
            <w:r>
              <w:t>informationProvidedFor</w:t>
            </w:r>
            <w:proofErr w:type="spellEnd"/>
            <w:r>
              <w:t xml:space="preserve"> (Class) </w:t>
            </w:r>
            <w:proofErr w:type="spellStart"/>
            <w:r>
              <w:t>InformationType</w:t>
            </w:r>
            <w:proofErr w:type="spellEnd"/>
            <w:r>
              <w:t xml:space="preserve"> «</w:t>
            </w:r>
            <w:proofErr w:type="spellStart"/>
            <w:r>
              <w:t>InformationType</w:t>
            </w:r>
            <w:proofErr w:type="spellEnd"/>
            <w:r>
              <w:t>»</w:t>
            </w:r>
          </w:p>
          <w:p w14:paraId="49DBDC84" w14:textId="77777777" w:rsidR="00562F87" w:rsidRDefault="00A42A00">
            <w:pPr>
              <w:pStyle w:val="TableTextNormal"/>
              <w:tabs>
                <w:tab w:val="left" w:pos="1800"/>
              </w:tabs>
              <w:ind w:left="540"/>
            </w:pPr>
            <w:r>
              <w:rPr>
                <w:rStyle w:val="TableFieldLabel"/>
              </w:rPr>
              <w:t xml:space="preserve">Cardinality:  </w:t>
            </w:r>
            <w:r>
              <w:t>[1..*]</w:t>
            </w:r>
          </w:p>
          <w:p w14:paraId="12A7925E" w14:textId="77777777" w:rsidR="00562F87" w:rsidRDefault="00562F87">
            <w:pPr>
              <w:pStyle w:val="TableTextNormal"/>
              <w:tabs>
                <w:tab w:val="left" w:pos="1800"/>
              </w:tabs>
            </w:pPr>
          </w:p>
          <w:p w14:paraId="41A6CE87" w14:textId="77777777" w:rsidR="00562F87" w:rsidRDefault="00A42A00">
            <w:pPr>
              <w:pStyle w:val="TableTextNormal"/>
              <w:tabs>
                <w:tab w:val="left" w:pos="1800"/>
              </w:tabs>
            </w:pPr>
            <w:r>
              <w:t>A pointer to a specific feature(s) for which further information is required.</w:t>
            </w:r>
          </w:p>
          <w:p w14:paraId="374DFB98"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5B9B4EF" w14:textId="77777777" w:rsidR="00562F87" w:rsidRDefault="00A42A00">
            <w:pPr>
              <w:pStyle w:val="TableTextNormal"/>
            </w:pPr>
            <w:r>
              <w:t xml:space="preserve">Target: Public </w:t>
            </w:r>
            <w:proofErr w:type="spellStart"/>
            <w:r>
              <w:t>providesInformation</w:t>
            </w:r>
            <w:proofErr w:type="spellEnd"/>
            <w:r>
              <w:t xml:space="preserve"> (Class) </w:t>
            </w:r>
            <w:proofErr w:type="spellStart"/>
            <w:r>
              <w:t>NauticalInformation</w:t>
            </w:r>
            <w:proofErr w:type="spellEnd"/>
            <w:r>
              <w:t xml:space="preserve"> «</w:t>
            </w:r>
            <w:proofErr w:type="spellStart"/>
            <w:r>
              <w:t>InformationType</w:t>
            </w:r>
            <w:proofErr w:type="spellEnd"/>
            <w:r>
              <w:t>»</w:t>
            </w:r>
          </w:p>
          <w:p w14:paraId="005F0FF1" w14:textId="77777777" w:rsidR="00562F87" w:rsidRDefault="00A42A00">
            <w:pPr>
              <w:pStyle w:val="TableTextNormal"/>
              <w:tabs>
                <w:tab w:val="left" w:pos="1440"/>
              </w:tabs>
              <w:ind w:left="540"/>
            </w:pPr>
            <w:r>
              <w:rPr>
                <w:rStyle w:val="TableFieldLabel"/>
              </w:rPr>
              <w:t xml:space="preserve">Cardinality:  </w:t>
            </w:r>
            <w:r>
              <w:t>[0..*]</w:t>
            </w:r>
          </w:p>
          <w:p w14:paraId="59F33F3B" w14:textId="77777777" w:rsidR="00562F87" w:rsidRDefault="00562F87">
            <w:pPr>
              <w:pStyle w:val="TableTextNormal"/>
              <w:tabs>
                <w:tab w:val="left" w:pos="1440"/>
              </w:tabs>
            </w:pPr>
          </w:p>
          <w:p w14:paraId="63CD9A7E" w14:textId="77777777" w:rsidR="00562F87" w:rsidRDefault="00A42A00">
            <w:pPr>
              <w:pStyle w:val="TableTextNormal"/>
              <w:tabs>
                <w:tab w:val="left" w:pos="1440"/>
              </w:tabs>
            </w:pPr>
            <w:r>
              <w:t>A pointer to an object that provides more information about the referencing feature or information type.</w:t>
            </w:r>
          </w:p>
          <w:p w14:paraId="61ACB6C1" w14:textId="77777777" w:rsidR="00562F87" w:rsidRDefault="00562F87">
            <w:pPr>
              <w:pStyle w:val="TableTextNormal"/>
            </w:pPr>
          </w:p>
        </w:tc>
      </w:tr>
    </w:tbl>
    <w:p w14:paraId="29473CCE" w14:textId="77777777" w:rsidR="00562F87" w:rsidRDefault="00562F87">
      <w:pPr>
        <w:pStyle w:val="Notes"/>
      </w:pPr>
    </w:p>
    <w:p w14:paraId="2CF48068" w14:textId="77777777" w:rsidR="00562F87" w:rsidRDefault="00A42A00">
      <w:pPr>
        <w:pStyle w:val="Notes"/>
      </w:pPr>
      <w:r>
        <w:lastRenderedPageBreak/>
        <w:t xml:space="preserve">  </w:t>
      </w:r>
      <w:bookmarkEnd w:id="119"/>
    </w:p>
    <w:p w14:paraId="3AEED9E4" w14:textId="77777777" w:rsidR="00562F87" w:rsidRDefault="00562F87">
      <w:pPr>
        <w:pStyle w:val="Notes"/>
      </w:pPr>
    </w:p>
    <w:p w14:paraId="7829DDEF" w14:textId="77777777" w:rsidR="00562F87" w:rsidRDefault="00A42A00">
      <w:pPr>
        <w:pStyle w:val="Heading3"/>
      </w:pPr>
      <w:bookmarkStart w:id="121" w:name="BKM_3ED81C08_71DE_44D8_8E8C_B58B7013F585"/>
      <w:bookmarkStart w:id="122" w:name="_Toc25000123"/>
      <w:r>
        <w:t>Applicability</w:t>
      </w:r>
      <w:bookmarkEnd w:id="122"/>
    </w:p>
    <w:p w14:paraId="79341F6B"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5FA646FA" w14:textId="77777777" w:rsidR="00562F87" w:rsidRDefault="00562F87">
      <w:pPr>
        <w:pStyle w:val="Notes"/>
        <w:tabs>
          <w:tab w:val="left" w:pos="720"/>
        </w:tabs>
      </w:pPr>
    </w:p>
    <w:p w14:paraId="08FDCF72" w14:textId="77777777" w:rsidR="00562F87" w:rsidRDefault="00A42A00">
      <w:pPr>
        <w:pStyle w:val="Notes"/>
      </w:pPr>
      <w:r>
        <w:t>Describes the relationship between vessel characteristics and: (</w:t>
      </w:r>
      <w:proofErr w:type="spellStart"/>
      <w:r>
        <w:t>i</w:t>
      </w:r>
      <w:proofErr w:type="spellEnd"/>
      <w:r>
        <w:t xml:space="preserve">) the applicability of an associated information object or feature to the vessel; or, (ii) the use of a facility, place, or service by the vessel; or, (iii) passage of the vessel through an area. </w:t>
      </w:r>
    </w:p>
    <w:p w14:paraId="0C0C0E1A" w14:textId="77777777" w:rsidR="00562F87" w:rsidRDefault="00562F87">
      <w:pPr>
        <w:pStyle w:val="Notes"/>
      </w:pPr>
    </w:p>
    <w:p w14:paraId="4585AC13" w14:textId="77777777" w:rsidR="00562F87" w:rsidRDefault="00A42A00">
      <w:pPr>
        <w:pStyle w:val="Properties"/>
      </w:pPr>
      <w:r>
        <w:t xml:space="preserve">Applicability </w:t>
      </w:r>
    </w:p>
    <w:p w14:paraId="34272A52" w14:textId="77777777" w:rsidR="00562F87" w:rsidRDefault="00A42A00">
      <w:pPr>
        <w:pStyle w:val="Properties"/>
      </w:pPr>
      <w:r>
        <w:t>Version 1.0  Phase 1.0  Proposed</w:t>
      </w:r>
    </w:p>
    <w:p w14:paraId="5D8F6853" w14:textId="77777777" w:rsidR="00562F87" w:rsidRDefault="00A42A00">
      <w:pPr>
        <w:pStyle w:val="Properties"/>
      </w:pPr>
      <w:proofErr w:type="spellStart"/>
      <w:r>
        <w:t>eivind.mong</w:t>
      </w:r>
      <w:proofErr w:type="spellEnd"/>
      <w:r>
        <w:t xml:space="preserve"> created on 01-Jan-2018.  Last modified 20-Aug-2018</w:t>
      </w:r>
    </w:p>
    <w:p w14:paraId="61A21E81" w14:textId="77777777" w:rsidR="00562F87" w:rsidRDefault="00A42A00">
      <w:pPr>
        <w:pStyle w:val="Properties"/>
      </w:pPr>
      <w:r>
        <w:t>Alias APPLIC</w:t>
      </w:r>
    </w:p>
    <w:p w14:paraId="2379195A" w14:textId="77777777" w:rsidR="00562F87" w:rsidRDefault="00A42A00">
      <w:pPr>
        <w:pStyle w:val="Properties"/>
      </w:pPr>
      <w:r>
        <w:t xml:space="preserve">Extends </w:t>
      </w:r>
      <w:proofErr w:type="spellStart"/>
      <w:r>
        <w:t>InformationType</w:t>
      </w:r>
      <w:proofErr w:type="spellEnd"/>
    </w:p>
    <w:p w14:paraId="77CE470B"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C8EAFC3"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88576C" w14:textId="77777777" w:rsidR="00562F87" w:rsidRDefault="00A42A00">
            <w:pPr>
              <w:pStyle w:val="TableHeadingLight"/>
            </w:pPr>
            <w:r>
              <w:t>OUTGOING STRUCTURAL RELATIONSHIPS</w:t>
            </w:r>
          </w:p>
        </w:tc>
      </w:tr>
      <w:tr w:rsidR="00562F87" w14:paraId="1ABB346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F9AA66" w14:textId="77777777" w:rsidR="00562F87" w:rsidRDefault="00562F87">
            <w:pPr>
              <w:pStyle w:val="TableTextNormal"/>
            </w:pPr>
          </w:p>
          <w:p w14:paraId="5D0AEDE2" w14:textId="77777777" w:rsidR="00562F87" w:rsidRDefault="00A42A00">
            <w:pPr>
              <w:pStyle w:val="TableTextNormal"/>
            </w:pPr>
            <w:r>
              <w:rPr>
                <w:noProof/>
                <w:sz w:val="0"/>
                <w:szCs w:val="0"/>
              </w:rPr>
              <w:drawing>
                <wp:inline distT="0" distB="0" distL="0" distR="0" wp14:anchorId="31FE6519" wp14:editId="07793DDD">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Applicability to «</w:t>
            </w:r>
            <w:proofErr w:type="spellStart"/>
            <w:r>
              <w:t>InformationType</w:t>
            </w:r>
            <w:proofErr w:type="spellEnd"/>
            <w:r>
              <w:t xml:space="preserve">» </w:t>
            </w:r>
            <w:proofErr w:type="spellStart"/>
            <w:r>
              <w:t>InformationType</w:t>
            </w:r>
            <w:proofErr w:type="spellEnd"/>
          </w:p>
          <w:p w14:paraId="0754E759" w14:textId="77777777" w:rsidR="00562F87" w:rsidRDefault="00A42A00">
            <w:pPr>
              <w:pStyle w:val="TableTextNormal"/>
              <w:tabs>
                <w:tab w:val="left" w:pos="1440"/>
              </w:tabs>
              <w:jc w:val="right"/>
            </w:pPr>
            <w:r>
              <w:rPr>
                <w:rStyle w:val="TableFieldLabel"/>
              </w:rPr>
              <w:t>[ Direction is 'Source -&gt; Destination'. ]</w:t>
            </w:r>
          </w:p>
          <w:p w14:paraId="5F3BF88D" w14:textId="77777777" w:rsidR="00562F87" w:rsidRDefault="00562F87">
            <w:pPr>
              <w:pStyle w:val="TableTextNormal"/>
            </w:pPr>
          </w:p>
        </w:tc>
      </w:tr>
    </w:tbl>
    <w:p w14:paraId="1AD644F0"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34908525"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91F65C8" w14:textId="77777777" w:rsidR="00562F87" w:rsidRDefault="00A42A00">
            <w:pPr>
              <w:pStyle w:val="TableHeadingLight"/>
            </w:pPr>
            <w:r>
              <w:t>CONNECTORS</w:t>
            </w:r>
          </w:p>
        </w:tc>
      </w:tr>
      <w:tr w:rsidR="00562F87" w14:paraId="518A930C"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50ADF7" w14:textId="77777777" w:rsidR="00562F87" w:rsidRDefault="00562F87">
            <w:pPr>
              <w:pStyle w:val="TableTextNormal"/>
            </w:pPr>
          </w:p>
          <w:p w14:paraId="5D2EA82F" w14:textId="77777777" w:rsidR="00562F87" w:rsidRDefault="00A42A00">
            <w:pPr>
              <w:pStyle w:val="TableTextNormal"/>
            </w:pPr>
            <w:r>
              <w:rPr>
                <w:noProof/>
                <w:sz w:val="0"/>
                <w:szCs w:val="0"/>
              </w:rPr>
              <w:drawing>
                <wp:inline distT="0" distB="0" distL="0" distR="0" wp14:anchorId="5146E93A" wp14:editId="286E3AC7">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r>
              <w:rPr>
                <w:rStyle w:val="Bold"/>
              </w:rPr>
              <w:t>Dependency</w:t>
            </w:r>
            <w:r>
              <w:t xml:space="preserve">       Source -&gt; Destination</w:t>
            </w:r>
          </w:p>
          <w:p w14:paraId="61F6E98A" w14:textId="77777777" w:rsidR="00562F87" w:rsidRDefault="00A42A00">
            <w:pPr>
              <w:pStyle w:val="TableTextNormal"/>
              <w:tabs>
                <w:tab w:val="left" w:pos="1080"/>
              </w:tabs>
            </w:pPr>
            <w:r>
              <w:rPr>
                <w:rStyle w:val="TableFieldLabel"/>
              </w:rPr>
              <w:t>From:</w:t>
            </w:r>
            <w:r>
              <w:tab/>
            </w:r>
            <w:proofErr w:type="spellStart"/>
            <w:r>
              <w:t>DynamicFeature</w:t>
            </w:r>
            <w:proofErr w:type="spellEnd"/>
            <w:r>
              <w:t xml:space="preserve"> : </w:t>
            </w:r>
            <w:proofErr w:type="spellStart"/>
            <w:r>
              <w:t>Metaclass</w:t>
            </w:r>
            <w:proofErr w:type="spellEnd"/>
            <w:r>
              <w:t xml:space="preserve">, Public  </w:t>
            </w:r>
          </w:p>
          <w:p w14:paraId="586A4480" w14:textId="77777777" w:rsidR="00562F87" w:rsidRDefault="00A42A00">
            <w:pPr>
              <w:pStyle w:val="TableTextNormal"/>
              <w:tabs>
                <w:tab w:val="left" w:pos="1080"/>
              </w:tabs>
            </w:pPr>
            <w:r>
              <w:rPr>
                <w:rStyle w:val="TableFieldLabel"/>
              </w:rPr>
              <w:t>To:</w:t>
            </w:r>
            <w:r>
              <w:tab/>
              <w:t xml:space="preserve">Applicability : Class, Public  </w:t>
            </w:r>
          </w:p>
          <w:p w14:paraId="7FD2B584" w14:textId="77777777" w:rsidR="00562F87" w:rsidRDefault="00562F87">
            <w:pPr>
              <w:pStyle w:val="TableTextNormal"/>
            </w:pPr>
          </w:p>
        </w:tc>
      </w:tr>
    </w:tbl>
    <w:p w14:paraId="4C38043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6A0EE0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C063EB9" w14:textId="77777777" w:rsidR="00562F87" w:rsidRDefault="00A42A00">
            <w:pPr>
              <w:pStyle w:val="TableHeadingLight"/>
            </w:pPr>
            <w:r>
              <w:t>ATTRIBUTES</w:t>
            </w:r>
          </w:p>
        </w:tc>
      </w:tr>
      <w:tr w:rsidR="00562F87" w14:paraId="119CAC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D8BD43" w14:textId="77777777" w:rsidR="00562F87" w:rsidRDefault="00562F87">
            <w:pPr>
              <w:pStyle w:val="TableTextNormal"/>
            </w:pPr>
          </w:p>
          <w:p w14:paraId="53E1A60E" w14:textId="77777777" w:rsidR="00562F87" w:rsidRDefault="00A42A00">
            <w:pPr>
              <w:pStyle w:val="TableTextNormal"/>
            </w:pPr>
            <w:r>
              <w:rPr>
                <w:noProof/>
                <w:sz w:val="0"/>
                <w:szCs w:val="0"/>
              </w:rPr>
              <w:drawing>
                <wp:inline distT="0" distB="0" distL="0" distR="0" wp14:anchorId="27D19C91" wp14:editId="2F7029F6">
                  <wp:extent cx="114300" cy="11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inBallast</w:t>
            </w:r>
            <w:proofErr w:type="spellEnd"/>
            <w:r>
              <w:t xml:space="preserve"> : Boolean  Public</w:t>
            </w:r>
          </w:p>
          <w:p w14:paraId="12AC4473" w14:textId="77777777" w:rsidR="00562F87" w:rsidRDefault="00A42A00">
            <w:pPr>
              <w:pStyle w:val="TableTextNormal"/>
              <w:ind w:left="540"/>
            </w:pPr>
            <w:r>
              <w:rPr>
                <w:rStyle w:val="TableFieldLabel"/>
              </w:rPr>
              <w:t>Alias:</w:t>
            </w:r>
            <w:r>
              <w:t xml:space="preserve">  BALAST</w:t>
            </w:r>
          </w:p>
          <w:p w14:paraId="75CAAFB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BC2F0D0" w14:textId="77777777" w:rsidR="00562F87" w:rsidRDefault="00562F87">
            <w:pPr>
              <w:pStyle w:val="TableTextNormal"/>
              <w:tabs>
                <w:tab w:val="left" w:pos="540"/>
              </w:tabs>
            </w:pPr>
          </w:p>
          <w:p w14:paraId="009D61C3" w14:textId="77777777" w:rsidR="00562F87" w:rsidRDefault="00A42A00">
            <w:pPr>
              <w:pStyle w:val="TableTextNormal"/>
            </w:pPr>
            <w:r>
              <w:t>Whether the vessel is in ballast.</w:t>
            </w:r>
          </w:p>
          <w:p w14:paraId="30BC359B" w14:textId="77777777" w:rsidR="00562F87" w:rsidRDefault="00A42A00">
            <w:pPr>
              <w:pStyle w:val="TableTextNormal"/>
              <w:tabs>
                <w:tab w:val="left" w:pos="1440"/>
              </w:tabs>
              <w:jc w:val="right"/>
            </w:pPr>
            <w:r>
              <w:rPr>
                <w:rStyle w:val="TableFieldLabel"/>
              </w:rPr>
              <w:t>[ Stereotype is «S100_Simple». Is static True. Containment is Not Specified. ]</w:t>
            </w:r>
          </w:p>
          <w:p w14:paraId="3F6144E4" w14:textId="77777777" w:rsidR="00562F87" w:rsidRDefault="00562F87">
            <w:pPr>
              <w:pStyle w:val="TableTextNormal"/>
              <w:tabs>
                <w:tab w:val="left" w:pos="720"/>
              </w:tabs>
            </w:pPr>
          </w:p>
        </w:tc>
      </w:tr>
      <w:tr w:rsidR="00562F87" w14:paraId="770126F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80EF9F" w14:textId="77777777" w:rsidR="00562F87" w:rsidRDefault="00562F87">
            <w:pPr>
              <w:pStyle w:val="TableTextNormal"/>
            </w:pPr>
          </w:p>
          <w:p w14:paraId="6775877E" w14:textId="77777777" w:rsidR="00562F87" w:rsidRDefault="00A42A00">
            <w:pPr>
              <w:pStyle w:val="TableTextNormal"/>
            </w:pPr>
            <w:r>
              <w:rPr>
                <w:noProof/>
                <w:sz w:val="0"/>
                <w:szCs w:val="0"/>
              </w:rPr>
              <w:drawing>
                <wp:inline distT="0" distB="0" distL="0" distR="0" wp14:anchorId="7D06A08C" wp14:editId="024A276E">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categoryOfCargo</w:t>
            </w:r>
            <w:proofErr w:type="spellEnd"/>
            <w:r>
              <w:t xml:space="preserve"> : </w:t>
            </w:r>
            <w:proofErr w:type="spellStart"/>
            <w:r>
              <w:t>categoryOfCargo</w:t>
            </w:r>
            <w:proofErr w:type="spellEnd"/>
            <w:r>
              <w:t xml:space="preserve">  Public</w:t>
            </w:r>
          </w:p>
          <w:p w14:paraId="22DBD9B9" w14:textId="77777777" w:rsidR="00562F87" w:rsidRDefault="00A42A00">
            <w:pPr>
              <w:pStyle w:val="TableTextNormal"/>
              <w:ind w:left="540"/>
            </w:pPr>
            <w:r>
              <w:rPr>
                <w:rStyle w:val="TableFieldLabel"/>
              </w:rPr>
              <w:t>Alias:</w:t>
            </w:r>
            <w:r>
              <w:t xml:space="preserve">  CATCGO</w:t>
            </w:r>
          </w:p>
          <w:p w14:paraId="673C45B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E4BE144" w14:textId="77777777" w:rsidR="00562F87" w:rsidRDefault="00A42A00">
            <w:pPr>
              <w:pStyle w:val="TableTextNormal"/>
              <w:tabs>
                <w:tab w:val="left" w:pos="1440"/>
              </w:tabs>
              <w:jc w:val="right"/>
            </w:pPr>
            <w:r>
              <w:rPr>
                <w:rStyle w:val="TableFieldLabel"/>
              </w:rPr>
              <w:t>[ Stereotype is «S100_Enum». Is static True. Containment is Not Specified. ]</w:t>
            </w:r>
          </w:p>
          <w:p w14:paraId="100DA860" w14:textId="77777777" w:rsidR="00562F87" w:rsidRDefault="00562F87">
            <w:pPr>
              <w:pStyle w:val="TableTextNormal"/>
              <w:tabs>
                <w:tab w:val="left" w:pos="720"/>
              </w:tabs>
            </w:pPr>
          </w:p>
        </w:tc>
      </w:tr>
      <w:tr w:rsidR="00562F87" w14:paraId="07969E5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40C580" w14:textId="77777777" w:rsidR="00562F87" w:rsidRDefault="00562F87">
            <w:pPr>
              <w:pStyle w:val="TableTextNormal"/>
            </w:pPr>
          </w:p>
          <w:p w14:paraId="09E5650B" w14:textId="77777777" w:rsidR="00562F87" w:rsidRDefault="00A42A00">
            <w:pPr>
              <w:pStyle w:val="TableTextNormal"/>
            </w:pPr>
            <w:r>
              <w:rPr>
                <w:noProof/>
                <w:sz w:val="0"/>
                <w:szCs w:val="0"/>
              </w:rPr>
              <w:drawing>
                <wp:inline distT="0" distB="0" distL="0" distR="0" wp14:anchorId="71D75125" wp14:editId="6C50DC65">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categoryOfDangerousOrHazardousCargo</w:t>
            </w:r>
            <w:proofErr w:type="spellEnd"/>
            <w:r>
              <w:t xml:space="preserve"> : </w:t>
            </w:r>
            <w:proofErr w:type="spellStart"/>
            <w:r>
              <w:t>categoryOfDangerousOrHazardousCargo</w:t>
            </w:r>
            <w:proofErr w:type="spellEnd"/>
            <w:r>
              <w:t xml:space="preserve">  Public</w:t>
            </w:r>
          </w:p>
          <w:p w14:paraId="40620A8D" w14:textId="77777777" w:rsidR="00562F87" w:rsidRDefault="00A42A00">
            <w:pPr>
              <w:pStyle w:val="TableTextNormal"/>
              <w:ind w:left="540"/>
            </w:pPr>
            <w:r>
              <w:rPr>
                <w:rStyle w:val="TableFieldLabel"/>
              </w:rPr>
              <w:t>Alias:</w:t>
            </w:r>
            <w:r>
              <w:t xml:space="preserve">  CATDHC</w:t>
            </w:r>
          </w:p>
          <w:p w14:paraId="0C3B8C7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389A10D" w14:textId="77777777" w:rsidR="00562F87" w:rsidRDefault="00A42A00">
            <w:pPr>
              <w:pStyle w:val="TableTextNormal"/>
              <w:tabs>
                <w:tab w:val="left" w:pos="1440"/>
              </w:tabs>
              <w:jc w:val="right"/>
            </w:pPr>
            <w:r>
              <w:rPr>
                <w:rStyle w:val="TableFieldLabel"/>
              </w:rPr>
              <w:t>[ Stereotype is «S100_Enum». Is static True. Containment is Not Specified. ]</w:t>
            </w:r>
          </w:p>
          <w:p w14:paraId="31F4636A" w14:textId="77777777" w:rsidR="00562F87" w:rsidRDefault="00562F87">
            <w:pPr>
              <w:pStyle w:val="TableTextNormal"/>
              <w:tabs>
                <w:tab w:val="left" w:pos="720"/>
              </w:tabs>
            </w:pPr>
          </w:p>
        </w:tc>
      </w:tr>
      <w:tr w:rsidR="00562F87" w14:paraId="4F00383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465337" w14:textId="77777777" w:rsidR="00562F87" w:rsidRDefault="00562F87">
            <w:pPr>
              <w:pStyle w:val="TableTextNormal"/>
            </w:pPr>
          </w:p>
          <w:p w14:paraId="7CF3415D" w14:textId="77777777" w:rsidR="00562F87" w:rsidRDefault="00A42A00">
            <w:pPr>
              <w:pStyle w:val="TableTextNormal"/>
            </w:pPr>
            <w:r>
              <w:rPr>
                <w:noProof/>
                <w:sz w:val="0"/>
                <w:szCs w:val="0"/>
              </w:rPr>
              <w:drawing>
                <wp:inline distT="0" distB="0" distL="0" distR="0" wp14:anchorId="75240B72" wp14:editId="02D7FEE4">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categoryOfVessel</w:t>
            </w:r>
            <w:proofErr w:type="spellEnd"/>
            <w:r>
              <w:t xml:space="preserve"> : </w:t>
            </w:r>
            <w:proofErr w:type="spellStart"/>
            <w:r>
              <w:t>categoryOfVessel</w:t>
            </w:r>
            <w:proofErr w:type="spellEnd"/>
            <w:r>
              <w:t xml:space="preserve">  Public</w:t>
            </w:r>
          </w:p>
          <w:p w14:paraId="1B1F8B91" w14:textId="77777777" w:rsidR="00562F87" w:rsidRDefault="00A42A00">
            <w:pPr>
              <w:pStyle w:val="TableTextNormal"/>
              <w:ind w:left="540"/>
            </w:pPr>
            <w:r>
              <w:rPr>
                <w:rStyle w:val="TableFieldLabel"/>
              </w:rPr>
              <w:t>Alias:</w:t>
            </w:r>
            <w:r>
              <w:t xml:space="preserve">  CATVSL</w:t>
            </w:r>
          </w:p>
          <w:p w14:paraId="2439FA0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F3A2C98" w14:textId="77777777" w:rsidR="00562F87" w:rsidRDefault="00A42A00">
            <w:pPr>
              <w:pStyle w:val="TableTextNormal"/>
              <w:tabs>
                <w:tab w:val="left" w:pos="1440"/>
              </w:tabs>
              <w:jc w:val="right"/>
            </w:pPr>
            <w:r>
              <w:rPr>
                <w:rStyle w:val="TableFieldLabel"/>
              </w:rPr>
              <w:t>[ Stereotype is «S100_Enum». Is static True. Containment is Not Specified. ]</w:t>
            </w:r>
          </w:p>
          <w:p w14:paraId="55CDB0B0" w14:textId="77777777" w:rsidR="00562F87" w:rsidRDefault="00562F87">
            <w:pPr>
              <w:pStyle w:val="TableTextNormal"/>
              <w:tabs>
                <w:tab w:val="left" w:pos="720"/>
              </w:tabs>
            </w:pPr>
          </w:p>
        </w:tc>
      </w:tr>
      <w:tr w:rsidR="00562F87" w14:paraId="3B2C41C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7A5001" w14:textId="77777777" w:rsidR="00562F87" w:rsidRDefault="00562F87">
            <w:pPr>
              <w:pStyle w:val="TableTextNormal"/>
            </w:pPr>
          </w:p>
          <w:p w14:paraId="2D5C1A05" w14:textId="77777777" w:rsidR="00562F87" w:rsidRDefault="00A42A00">
            <w:pPr>
              <w:pStyle w:val="TableTextNormal"/>
            </w:pPr>
            <w:r>
              <w:rPr>
                <w:noProof/>
                <w:sz w:val="0"/>
                <w:szCs w:val="0"/>
              </w:rPr>
              <w:drawing>
                <wp:inline distT="0" distB="0" distL="0" distR="0" wp14:anchorId="335A28A7" wp14:editId="24D64E83">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categoryOfVesselRegistry</w:t>
            </w:r>
            <w:proofErr w:type="spellEnd"/>
            <w:r>
              <w:t xml:space="preserve"> : </w:t>
            </w:r>
            <w:proofErr w:type="spellStart"/>
            <w:r>
              <w:t>categoryOfVesselRegistry</w:t>
            </w:r>
            <w:proofErr w:type="spellEnd"/>
            <w:r>
              <w:t xml:space="preserve">  Public</w:t>
            </w:r>
          </w:p>
          <w:p w14:paraId="415EFB9F" w14:textId="77777777" w:rsidR="00562F87" w:rsidRDefault="00A42A00">
            <w:pPr>
              <w:pStyle w:val="TableTextNormal"/>
              <w:ind w:left="540"/>
            </w:pPr>
            <w:r>
              <w:rPr>
                <w:rStyle w:val="TableFieldLabel"/>
              </w:rPr>
              <w:t>Alias:</w:t>
            </w:r>
            <w:r>
              <w:t xml:space="preserve">  CATRGY</w:t>
            </w:r>
          </w:p>
          <w:p w14:paraId="73E7D96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08B372E" w14:textId="77777777" w:rsidR="00562F87" w:rsidRDefault="00A42A00">
            <w:pPr>
              <w:pStyle w:val="TableTextNormal"/>
              <w:tabs>
                <w:tab w:val="left" w:pos="1440"/>
              </w:tabs>
              <w:jc w:val="right"/>
            </w:pPr>
            <w:r>
              <w:rPr>
                <w:rStyle w:val="TableFieldLabel"/>
              </w:rPr>
              <w:t>[ Stereotype is «S100_Enum». Is static True. Containment is Not Specified. ]</w:t>
            </w:r>
          </w:p>
          <w:p w14:paraId="17D0AA91" w14:textId="77777777" w:rsidR="00562F87" w:rsidRDefault="00562F87">
            <w:pPr>
              <w:pStyle w:val="TableTextNormal"/>
              <w:tabs>
                <w:tab w:val="left" w:pos="720"/>
              </w:tabs>
            </w:pPr>
          </w:p>
        </w:tc>
      </w:tr>
      <w:tr w:rsidR="00562F87" w14:paraId="114FE68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E39B73" w14:textId="77777777" w:rsidR="00562F87" w:rsidRDefault="00562F87">
            <w:pPr>
              <w:pStyle w:val="TableTextNormal"/>
            </w:pPr>
          </w:p>
          <w:p w14:paraId="55CF5ACD" w14:textId="77777777" w:rsidR="00562F87" w:rsidRDefault="00A42A00">
            <w:pPr>
              <w:pStyle w:val="TableTextNormal"/>
            </w:pPr>
            <w:r>
              <w:rPr>
                <w:noProof/>
                <w:sz w:val="0"/>
                <w:szCs w:val="0"/>
              </w:rPr>
              <w:drawing>
                <wp:inline distT="0" distB="0" distL="0" distR="0" wp14:anchorId="4C8EB8C7" wp14:editId="1A53852F">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logicalConnectives</w:t>
            </w:r>
            <w:proofErr w:type="spellEnd"/>
            <w:r>
              <w:t xml:space="preserve"> : </w:t>
            </w:r>
            <w:proofErr w:type="spellStart"/>
            <w:r>
              <w:t>logicalConnectives</w:t>
            </w:r>
            <w:proofErr w:type="spellEnd"/>
            <w:r>
              <w:t xml:space="preserve">  Public</w:t>
            </w:r>
          </w:p>
          <w:p w14:paraId="0EDB4404" w14:textId="77777777" w:rsidR="00562F87" w:rsidRDefault="00A42A00">
            <w:pPr>
              <w:pStyle w:val="TableTextNormal"/>
              <w:ind w:left="540"/>
            </w:pPr>
            <w:r>
              <w:rPr>
                <w:rStyle w:val="TableFieldLabel"/>
              </w:rPr>
              <w:t>Alias:</w:t>
            </w:r>
            <w:r>
              <w:t xml:space="preserve">  LOGCON</w:t>
            </w:r>
          </w:p>
          <w:p w14:paraId="0CCD034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0029820" w14:textId="77777777" w:rsidR="00562F87" w:rsidRDefault="00A42A00">
            <w:pPr>
              <w:pStyle w:val="TableTextNormal"/>
              <w:tabs>
                <w:tab w:val="left" w:pos="1440"/>
              </w:tabs>
              <w:jc w:val="right"/>
            </w:pPr>
            <w:r>
              <w:rPr>
                <w:rStyle w:val="TableFieldLabel"/>
              </w:rPr>
              <w:lastRenderedPageBreak/>
              <w:t>[ Stereotype is «S100_Enum». Is static True. Containment is Not Specified. ]</w:t>
            </w:r>
          </w:p>
          <w:p w14:paraId="6E92D059" w14:textId="77777777" w:rsidR="00562F87" w:rsidRDefault="00562F87">
            <w:pPr>
              <w:pStyle w:val="TableTextNormal"/>
              <w:tabs>
                <w:tab w:val="left" w:pos="720"/>
              </w:tabs>
            </w:pPr>
          </w:p>
        </w:tc>
      </w:tr>
      <w:tr w:rsidR="00562F87" w14:paraId="5DDD0F5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4BE784" w14:textId="77777777" w:rsidR="00562F87" w:rsidRDefault="00562F87">
            <w:pPr>
              <w:pStyle w:val="TableTextNormal"/>
            </w:pPr>
          </w:p>
          <w:p w14:paraId="17FD9350" w14:textId="77777777" w:rsidR="00562F87" w:rsidRDefault="00A42A00">
            <w:pPr>
              <w:pStyle w:val="TableTextNormal"/>
            </w:pPr>
            <w:r>
              <w:rPr>
                <w:noProof/>
                <w:sz w:val="0"/>
                <w:szCs w:val="0"/>
              </w:rPr>
              <w:drawing>
                <wp:inline distT="0" distB="0" distL="0" distR="0" wp14:anchorId="11291C37" wp14:editId="712C3009">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thicknessOfIceCapability</w:t>
            </w:r>
            <w:proofErr w:type="spellEnd"/>
            <w:r>
              <w:t xml:space="preserve"> : Integer  Public</w:t>
            </w:r>
          </w:p>
          <w:p w14:paraId="76092E2A" w14:textId="77777777" w:rsidR="00562F87" w:rsidRDefault="00A42A00">
            <w:pPr>
              <w:pStyle w:val="TableTextNormal"/>
              <w:ind w:left="540"/>
            </w:pPr>
            <w:r>
              <w:rPr>
                <w:rStyle w:val="TableFieldLabel"/>
              </w:rPr>
              <w:t>Alias:</w:t>
            </w:r>
            <w:r>
              <w:t xml:space="preserve">  ICECAP</w:t>
            </w:r>
          </w:p>
          <w:p w14:paraId="593CF3B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25FD535" w14:textId="77777777" w:rsidR="00562F87" w:rsidRDefault="00562F87">
            <w:pPr>
              <w:pStyle w:val="TableTextNormal"/>
              <w:tabs>
                <w:tab w:val="left" w:pos="540"/>
              </w:tabs>
            </w:pPr>
          </w:p>
          <w:p w14:paraId="01831E89" w14:textId="77777777" w:rsidR="00562F87" w:rsidRDefault="00A42A00">
            <w:pPr>
              <w:pStyle w:val="TableTextNormal"/>
            </w:pPr>
            <w:r>
              <w:t>The thickness of ice that the ship can safely transit</w:t>
            </w:r>
          </w:p>
          <w:p w14:paraId="1E371DCD" w14:textId="77777777" w:rsidR="00562F87" w:rsidRDefault="00A42A00">
            <w:pPr>
              <w:pStyle w:val="TableTextNormal"/>
            </w:pPr>
            <w:r>
              <w:t xml:space="preserve">Unit: </w:t>
            </w:r>
            <w:proofErr w:type="spellStart"/>
            <w:r>
              <w:t>centimetres</w:t>
            </w:r>
            <w:proofErr w:type="spellEnd"/>
          </w:p>
          <w:p w14:paraId="437F0582" w14:textId="77777777" w:rsidR="00562F87" w:rsidRDefault="00A42A00">
            <w:pPr>
              <w:pStyle w:val="TableTextNormal"/>
            </w:pPr>
            <w:r>
              <w:t>Resolution: 1</w:t>
            </w:r>
          </w:p>
          <w:p w14:paraId="7B032EDE" w14:textId="77777777" w:rsidR="00562F87" w:rsidRDefault="00A42A00">
            <w:pPr>
              <w:pStyle w:val="TableTextNormal"/>
            </w:pPr>
            <w:r>
              <w:t>Format: xxx</w:t>
            </w:r>
          </w:p>
          <w:p w14:paraId="4429ECB0" w14:textId="77777777" w:rsidR="00562F87" w:rsidRDefault="00A42A00">
            <w:pPr>
              <w:pStyle w:val="TableTextNormal"/>
            </w:pPr>
            <w:r>
              <w:t>Example: 080 for ice which has a thickness of 80 cm</w:t>
            </w:r>
          </w:p>
          <w:p w14:paraId="176A0776" w14:textId="77777777" w:rsidR="00562F87" w:rsidRDefault="00A42A00">
            <w:pPr>
              <w:pStyle w:val="TableTextNormal"/>
              <w:tabs>
                <w:tab w:val="left" w:pos="1440"/>
              </w:tabs>
              <w:jc w:val="right"/>
            </w:pPr>
            <w:r>
              <w:rPr>
                <w:rStyle w:val="TableFieldLabel"/>
              </w:rPr>
              <w:t>[ Stereotype is «S100_Simple». Is static True. Containment is Not Specified. ]</w:t>
            </w:r>
          </w:p>
          <w:p w14:paraId="59AD0671" w14:textId="77777777" w:rsidR="00562F87" w:rsidRDefault="00562F87">
            <w:pPr>
              <w:pStyle w:val="TableTextNormal"/>
              <w:tabs>
                <w:tab w:val="left" w:pos="720"/>
              </w:tabs>
            </w:pPr>
          </w:p>
        </w:tc>
      </w:tr>
      <w:tr w:rsidR="00562F87" w14:paraId="0FE116D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A17058" w14:textId="77777777" w:rsidR="00562F87" w:rsidRDefault="00562F87">
            <w:pPr>
              <w:pStyle w:val="TableTextNormal"/>
            </w:pPr>
          </w:p>
          <w:p w14:paraId="405F923F" w14:textId="77777777" w:rsidR="00562F87" w:rsidRDefault="00A42A00">
            <w:pPr>
              <w:pStyle w:val="TableTextNormal"/>
            </w:pPr>
            <w:r>
              <w:rPr>
                <w:noProof/>
                <w:sz w:val="0"/>
                <w:szCs w:val="0"/>
              </w:rPr>
              <w:drawing>
                <wp:inline distT="0" distB="0" distL="0" distR="0" wp14:anchorId="473BC31A" wp14:editId="5AB8A3C5">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2D7A5028"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861DD21"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D6D2994" w14:textId="77777777" w:rsidR="00562F87" w:rsidRDefault="00562F87">
            <w:pPr>
              <w:pStyle w:val="TableTextNormal"/>
              <w:tabs>
                <w:tab w:val="left" w:pos="720"/>
              </w:tabs>
            </w:pPr>
          </w:p>
        </w:tc>
      </w:tr>
      <w:tr w:rsidR="00562F87" w14:paraId="127F1A1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36FF1E" w14:textId="77777777" w:rsidR="00562F87" w:rsidRDefault="00562F87">
            <w:pPr>
              <w:pStyle w:val="TableTextNormal"/>
            </w:pPr>
          </w:p>
          <w:p w14:paraId="5DE5EBC7" w14:textId="77777777" w:rsidR="00562F87" w:rsidRDefault="00A42A00">
            <w:pPr>
              <w:pStyle w:val="TableTextNormal"/>
            </w:pPr>
            <w:r>
              <w:rPr>
                <w:noProof/>
                <w:sz w:val="0"/>
                <w:szCs w:val="0"/>
              </w:rPr>
              <w:drawing>
                <wp:inline distT="0" distB="0" distL="0" distR="0" wp14:anchorId="786FA8E9" wp14:editId="6EAFE582">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vesselPerformance</w:t>
            </w:r>
            <w:proofErr w:type="spellEnd"/>
            <w:r>
              <w:t xml:space="preserve"> : text  Public</w:t>
            </w:r>
          </w:p>
          <w:p w14:paraId="58930EE1" w14:textId="77777777" w:rsidR="00562F87" w:rsidRDefault="00A42A00">
            <w:pPr>
              <w:pStyle w:val="TableTextNormal"/>
              <w:ind w:left="540"/>
            </w:pPr>
            <w:r>
              <w:rPr>
                <w:rStyle w:val="TableFieldLabel"/>
              </w:rPr>
              <w:t>Alias:</w:t>
            </w:r>
            <w:r>
              <w:t xml:space="preserve">  PRFMNC</w:t>
            </w:r>
          </w:p>
          <w:p w14:paraId="1CAEA28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29F1319" w14:textId="77777777" w:rsidR="00562F87" w:rsidRDefault="00562F87">
            <w:pPr>
              <w:pStyle w:val="TableTextNormal"/>
              <w:tabs>
                <w:tab w:val="left" w:pos="540"/>
              </w:tabs>
            </w:pPr>
          </w:p>
          <w:p w14:paraId="5BACAD67" w14:textId="77777777" w:rsidR="00562F87" w:rsidRDefault="00A42A00">
            <w:pPr>
              <w:pStyle w:val="TableTextNormal"/>
            </w:pPr>
            <w:r>
              <w:t xml:space="preserve">A description of the required handling characteristics of a vessel including hull design, main and </w:t>
            </w:r>
            <w:proofErr w:type="spellStart"/>
            <w:r>
              <w:t>auxilliary</w:t>
            </w:r>
            <w:proofErr w:type="spellEnd"/>
            <w:r>
              <w:t xml:space="preserve"> machinery, cargo handling equipment, navigation equipment and </w:t>
            </w:r>
            <w:proofErr w:type="spellStart"/>
            <w:r>
              <w:t>manoeuvring</w:t>
            </w:r>
            <w:proofErr w:type="spellEnd"/>
            <w:r>
              <w:t xml:space="preserve"> </w:t>
            </w:r>
            <w:proofErr w:type="spellStart"/>
            <w:r>
              <w:t>behaviour</w:t>
            </w:r>
            <w:proofErr w:type="spellEnd"/>
            <w:r>
              <w:t xml:space="preserve">. </w:t>
            </w:r>
          </w:p>
          <w:p w14:paraId="0A85240F" w14:textId="77777777" w:rsidR="00562F87" w:rsidRDefault="00A42A00">
            <w:pPr>
              <w:pStyle w:val="TableTextNormal"/>
              <w:tabs>
                <w:tab w:val="left" w:pos="1440"/>
              </w:tabs>
              <w:jc w:val="right"/>
            </w:pPr>
            <w:r>
              <w:rPr>
                <w:rStyle w:val="TableFieldLabel"/>
              </w:rPr>
              <w:t>[ Stereotype is «S100_Simple». Is static True. Containment is Not Specified. ]</w:t>
            </w:r>
          </w:p>
          <w:p w14:paraId="30C50C8C" w14:textId="77777777" w:rsidR="00562F87" w:rsidRDefault="00562F87">
            <w:pPr>
              <w:pStyle w:val="TableTextNormal"/>
              <w:tabs>
                <w:tab w:val="left" w:pos="720"/>
              </w:tabs>
            </w:pPr>
          </w:p>
        </w:tc>
      </w:tr>
      <w:tr w:rsidR="00562F87" w14:paraId="4B37D55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17FBC2" w14:textId="77777777" w:rsidR="00562F87" w:rsidRDefault="00562F87">
            <w:pPr>
              <w:pStyle w:val="TableTextNormal"/>
            </w:pPr>
          </w:p>
          <w:p w14:paraId="00220571" w14:textId="77777777" w:rsidR="00562F87" w:rsidRDefault="00A42A00">
            <w:pPr>
              <w:pStyle w:val="TableTextNormal"/>
            </w:pPr>
            <w:r>
              <w:rPr>
                <w:noProof/>
                <w:sz w:val="0"/>
                <w:szCs w:val="0"/>
              </w:rPr>
              <w:drawing>
                <wp:inline distT="0" distB="0" distL="0" distR="0" wp14:anchorId="6D049799" wp14:editId="6438ADA9">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vesselsMeasurements</w:t>
            </w:r>
            <w:proofErr w:type="spellEnd"/>
            <w:r>
              <w:t xml:space="preserve"> : </w:t>
            </w:r>
            <w:proofErr w:type="spellStart"/>
            <w:r>
              <w:t>vesselsMeasurements</w:t>
            </w:r>
            <w:proofErr w:type="spellEnd"/>
            <w:r>
              <w:t xml:space="preserve">  Public</w:t>
            </w:r>
          </w:p>
          <w:p w14:paraId="343769DD" w14:textId="77777777" w:rsidR="00562F87" w:rsidRDefault="00A42A00">
            <w:pPr>
              <w:pStyle w:val="TableTextNormal"/>
              <w:ind w:left="540"/>
            </w:pPr>
            <w:r>
              <w:rPr>
                <w:rStyle w:val="TableFieldLabel"/>
              </w:rPr>
              <w:t>Alias:</w:t>
            </w:r>
            <w:r>
              <w:t xml:space="preserve">  VSLMSM</w:t>
            </w:r>
          </w:p>
          <w:p w14:paraId="4CE50466"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8E69F5D" w14:textId="77777777" w:rsidR="00562F87" w:rsidRDefault="00A42A00">
            <w:pPr>
              <w:pStyle w:val="TableTextNormal"/>
              <w:tabs>
                <w:tab w:val="left" w:pos="1440"/>
              </w:tabs>
              <w:jc w:val="right"/>
            </w:pPr>
            <w:r>
              <w:rPr>
                <w:rStyle w:val="TableFieldLabel"/>
              </w:rPr>
              <w:t>[ Stereotype is «S100_Complex». Is static True. Containment is Not Specified. ]</w:t>
            </w:r>
          </w:p>
          <w:p w14:paraId="127C7241" w14:textId="77777777" w:rsidR="00562F87" w:rsidRDefault="00562F87">
            <w:pPr>
              <w:pStyle w:val="TableTextNormal"/>
              <w:tabs>
                <w:tab w:val="left" w:pos="720"/>
              </w:tabs>
            </w:pPr>
          </w:p>
        </w:tc>
      </w:tr>
    </w:tbl>
    <w:p w14:paraId="37FF7CFC"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1B6F5B70"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5F6AB35A" w14:textId="77777777" w:rsidR="00562F87" w:rsidRDefault="00A42A00">
            <w:pPr>
              <w:pStyle w:val="TableHeadingLight"/>
            </w:pPr>
            <w:r>
              <w:t>ASSOCIATIONS</w:t>
            </w:r>
          </w:p>
        </w:tc>
      </w:tr>
      <w:tr w:rsidR="00562F87" w14:paraId="239A764D"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A13A611" w14:textId="77777777" w:rsidR="00562F87" w:rsidRDefault="00562F87">
            <w:pPr>
              <w:pStyle w:val="TableTextNormal"/>
            </w:pPr>
          </w:p>
          <w:p w14:paraId="7ED68D80" w14:textId="77777777" w:rsidR="00562F87" w:rsidRDefault="00A42A00">
            <w:pPr>
              <w:pStyle w:val="TableTextNormal"/>
            </w:pPr>
            <w:r>
              <w:rPr>
                <w:noProof/>
                <w:sz w:val="0"/>
                <w:szCs w:val="0"/>
              </w:rPr>
              <w:drawing>
                <wp:inline distT="0" distB="0" distL="0" distR="0" wp14:anchorId="6D6B0794" wp14:editId="3E0EBB24">
                  <wp:extent cx="114300" cy="1143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ReportReqmt</w:t>
            </w:r>
            <w:proofErr w:type="spellEnd"/>
          </w:p>
          <w:p w14:paraId="07FF519A" w14:textId="77777777" w:rsidR="00562F87" w:rsidRDefault="00562F87">
            <w:pPr>
              <w:pStyle w:val="TableTextNormal"/>
            </w:pPr>
          </w:p>
          <w:p w14:paraId="68EA3C36" w14:textId="77777777" w:rsidR="00562F87" w:rsidRDefault="00A42A00">
            <w:pPr>
              <w:pStyle w:val="TableTextNormal"/>
            </w:pPr>
            <w:r>
              <w:t>Association between types of reports and classes of vessels which must file report of the type described</w:t>
            </w:r>
          </w:p>
          <w:p w14:paraId="7D14D774" w14:textId="77777777" w:rsidR="00562F87" w:rsidRDefault="00562F87">
            <w:pPr>
              <w:pStyle w:val="TableTextNormal"/>
            </w:pPr>
          </w:p>
        </w:tc>
      </w:tr>
      <w:tr w:rsidR="00562F87" w14:paraId="5888E467"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7B936DE" w14:textId="77777777" w:rsidR="00562F87" w:rsidRDefault="00A42A00">
            <w:pPr>
              <w:pStyle w:val="TableTextNormal"/>
            </w:pPr>
            <w:r>
              <w:t xml:space="preserve">Source: Public </w:t>
            </w:r>
            <w:proofErr w:type="spellStart"/>
            <w:r>
              <w:t>theShipReport</w:t>
            </w:r>
            <w:proofErr w:type="spellEnd"/>
            <w:r>
              <w:t xml:space="preserve"> (Class) </w:t>
            </w:r>
            <w:proofErr w:type="spellStart"/>
            <w:r>
              <w:t>ShipReport</w:t>
            </w:r>
            <w:proofErr w:type="spellEnd"/>
            <w:r>
              <w:t xml:space="preserve"> «</w:t>
            </w:r>
            <w:proofErr w:type="spellStart"/>
            <w:r>
              <w:t>InformationType</w:t>
            </w:r>
            <w:proofErr w:type="spellEnd"/>
            <w:r>
              <w:t>»</w:t>
            </w:r>
          </w:p>
          <w:p w14:paraId="177AED1E" w14:textId="77777777" w:rsidR="00562F87" w:rsidRDefault="00A42A00">
            <w:pPr>
              <w:pStyle w:val="TableTextNormal"/>
              <w:tabs>
                <w:tab w:val="left" w:pos="1800"/>
              </w:tabs>
              <w:ind w:left="540"/>
            </w:pPr>
            <w:r>
              <w:rPr>
                <w:rStyle w:val="TableFieldLabel"/>
              </w:rPr>
              <w:t xml:space="preserve">Cardinality:  </w:t>
            </w:r>
            <w:r>
              <w:t>[0..*]</w:t>
            </w:r>
          </w:p>
          <w:p w14:paraId="61E76526" w14:textId="77777777" w:rsidR="00562F87" w:rsidRDefault="00562F87">
            <w:pPr>
              <w:pStyle w:val="TableTextNormal"/>
              <w:tabs>
                <w:tab w:val="left" w:pos="1800"/>
              </w:tabs>
            </w:pPr>
          </w:p>
          <w:p w14:paraId="05204710" w14:textId="77777777" w:rsidR="00562F87" w:rsidRDefault="00A42A00">
            <w:pPr>
              <w:pStyle w:val="TableTextNormal"/>
              <w:tabs>
                <w:tab w:val="left" w:pos="1800"/>
              </w:tabs>
            </w:pPr>
            <w:r>
              <w:t>The report to be filed by a vessel</w:t>
            </w:r>
          </w:p>
          <w:p w14:paraId="4252E5A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01407A3B" w14:textId="77777777" w:rsidR="00562F87" w:rsidRDefault="00A42A00">
            <w:pPr>
              <w:pStyle w:val="TableTextNormal"/>
            </w:pPr>
            <w:r>
              <w:t xml:space="preserve">Target: Public </w:t>
            </w:r>
            <w:proofErr w:type="spellStart"/>
            <w:r>
              <w:t>mustBeFiledBy</w:t>
            </w:r>
            <w:proofErr w:type="spellEnd"/>
            <w:r>
              <w:t xml:space="preserve"> (Class) Applicability «</w:t>
            </w:r>
            <w:proofErr w:type="spellStart"/>
            <w:r>
              <w:t>InformationType</w:t>
            </w:r>
            <w:proofErr w:type="spellEnd"/>
            <w:r>
              <w:t>»</w:t>
            </w:r>
          </w:p>
          <w:p w14:paraId="219DDF02" w14:textId="77777777" w:rsidR="00562F87" w:rsidRDefault="00A42A00">
            <w:pPr>
              <w:pStyle w:val="TableTextNormal"/>
              <w:tabs>
                <w:tab w:val="left" w:pos="1440"/>
              </w:tabs>
              <w:ind w:left="540"/>
            </w:pPr>
            <w:r>
              <w:rPr>
                <w:rStyle w:val="TableFieldLabel"/>
              </w:rPr>
              <w:t xml:space="preserve">Cardinality:  </w:t>
            </w:r>
            <w:r>
              <w:t>[0..*]</w:t>
            </w:r>
          </w:p>
          <w:p w14:paraId="408124B2" w14:textId="77777777" w:rsidR="00562F87" w:rsidRDefault="00562F87">
            <w:pPr>
              <w:pStyle w:val="TableTextNormal"/>
              <w:tabs>
                <w:tab w:val="left" w:pos="1440"/>
              </w:tabs>
            </w:pPr>
          </w:p>
          <w:p w14:paraId="3569A542" w14:textId="77777777" w:rsidR="00562F87" w:rsidRDefault="00A42A00">
            <w:pPr>
              <w:pStyle w:val="TableTextNormal"/>
              <w:tabs>
                <w:tab w:val="left" w:pos="1440"/>
              </w:tabs>
            </w:pPr>
            <w:r>
              <w:t>The class (generally, qualifying vessels) which must file the report</w:t>
            </w:r>
          </w:p>
          <w:p w14:paraId="30F59604" w14:textId="77777777" w:rsidR="00562F87" w:rsidRDefault="00562F87">
            <w:pPr>
              <w:pStyle w:val="TableTextNormal"/>
            </w:pPr>
          </w:p>
        </w:tc>
      </w:tr>
      <w:tr w:rsidR="00562F87" w14:paraId="03456E02"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6AF322A" w14:textId="77777777" w:rsidR="00562F87" w:rsidRDefault="00562F87">
            <w:pPr>
              <w:pStyle w:val="TableTextNormal"/>
            </w:pPr>
          </w:p>
          <w:p w14:paraId="5A243A91" w14:textId="77777777" w:rsidR="00562F87" w:rsidRDefault="00A42A00">
            <w:pPr>
              <w:pStyle w:val="TableTextNormal"/>
            </w:pPr>
            <w:r>
              <w:rPr>
                <w:noProof/>
                <w:sz w:val="0"/>
                <w:szCs w:val="0"/>
              </w:rPr>
              <w:drawing>
                <wp:inline distT="0" distB="0" distL="0" distR="0" wp14:anchorId="562E3004" wp14:editId="44F4DE6C">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AssociationClass</w:t>
            </w:r>
            <w:proofErr w:type="spellEnd"/>
            <w:r>
              <w:t xml:space="preserve"> (</w:t>
            </w:r>
            <w:r>
              <w:rPr>
                <w:rStyle w:val="TableFieldLabel"/>
              </w:rPr>
              <w:t>direction:</w:t>
            </w:r>
            <w:r>
              <w:t xml:space="preserve"> Source -&gt; Destination)  </w:t>
            </w:r>
            <w:proofErr w:type="spellStart"/>
            <w:r>
              <w:t>PermissionType</w:t>
            </w:r>
            <w:proofErr w:type="spellEnd"/>
          </w:p>
          <w:p w14:paraId="3AE7A731" w14:textId="77777777" w:rsidR="00562F87" w:rsidRDefault="00562F87">
            <w:pPr>
              <w:pStyle w:val="TableTextNormal"/>
            </w:pPr>
          </w:p>
          <w:p w14:paraId="6405C676" w14:textId="77777777" w:rsidR="00562F87" w:rsidRDefault="00A42A00">
            <w:pPr>
              <w:pStyle w:val="TableTextNormal"/>
            </w:pPr>
            <w:r>
              <w:t>Association class for associations describing whether the subsets of vessels determined by the ship characteristics specified in APPLIC may (or must, etc.) transit, enter, or use a feature.</w:t>
            </w:r>
          </w:p>
          <w:p w14:paraId="4C9B7788" w14:textId="77777777" w:rsidR="00562F87" w:rsidRDefault="00562F87">
            <w:pPr>
              <w:pStyle w:val="TableTextNormal"/>
            </w:pPr>
          </w:p>
        </w:tc>
      </w:tr>
      <w:tr w:rsidR="00562F87" w14:paraId="76C64A50"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1999EEC9" w14:textId="77777777" w:rsidR="00562F87" w:rsidRDefault="00A42A00">
            <w:pPr>
              <w:pStyle w:val="TableTextNormal"/>
            </w:pPr>
            <w:r>
              <w:t xml:space="preserve">Source: Public </w:t>
            </w:r>
            <w:proofErr w:type="spellStart"/>
            <w:r>
              <w:t>vslLocation</w:t>
            </w:r>
            <w:proofErr w:type="spellEnd"/>
            <w:r>
              <w:t xml:space="preserve"> (Class) </w:t>
            </w:r>
            <w:proofErr w:type="spellStart"/>
            <w:r>
              <w:t>FeatureType</w:t>
            </w:r>
            <w:proofErr w:type="spellEnd"/>
            <w:r>
              <w:t xml:space="preserve"> «</w:t>
            </w:r>
            <w:proofErr w:type="spellStart"/>
            <w:r>
              <w:t>FeatureType</w:t>
            </w:r>
            <w:proofErr w:type="spellEnd"/>
            <w:r>
              <w:t>»</w:t>
            </w:r>
          </w:p>
          <w:p w14:paraId="416A675E" w14:textId="77777777" w:rsidR="00562F87" w:rsidRDefault="00A42A00">
            <w:pPr>
              <w:pStyle w:val="TableTextNormal"/>
              <w:tabs>
                <w:tab w:val="left" w:pos="1800"/>
              </w:tabs>
              <w:ind w:left="540"/>
            </w:pPr>
            <w:r>
              <w:rPr>
                <w:rStyle w:val="TableFieldLabel"/>
              </w:rPr>
              <w:t xml:space="preserve">Cardinality:  </w:t>
            </w:r>
            <w:r>
              <w:t>[0..*]</w:t>
            </w:r>
          </w:p>
          <w:p w14:paraId="2A0C6388"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38531ED7" w14:textId="77777777" w:rsidR="00562F87" w:rsidRDefault="00A42A00">
            <w:pPr>
              <w:pStyle w:val="TableTextNormal"/>
            </w:pPr>
            <w:r>
              <w:t>Target: Public permission (Class) Applicability «</w:t>
            </w:r>
            <w:proofErr w:type="spellStart"/>
            <w:r>
              <w:t>InformationType</w:t>
            </w:r>
            <w:proofErr w:type="spellEnd"/>
            <w:r>
              <w:t>»</w:t>
            </w:r>
          </w:p>
          <w:p w14:paraId="67D2EE0D" w14:textId="77777777" w:rsidR="00562F87" w:rsidRDefault="00A42A00">
            <w:pPr>
              <w:pStyle w:val="TableTextNormal"/>
              <w:tabs>
                <w:tab w:val="left" w:pos="1440"/>
              </w:tabs>
              <w:ind w:left="540"/>
            </w:pPr>
            <w:r>
              <w:rPr>
                <w:rStyle w:val="TableFieldLabel"/>
              </w:rPr>
              <w:t xml:space="preserve">Cardinality:  </w:t>
            </w:r>
            <w:r>
              <w:t>[0..*]</w:t>
            </w:r>
          </w:p>
          <w:p w14:paraId="220361A9" w14:textId="77777777" w:rsidR="00562F87" w:rsidRDefault="00562F87">
            <w:pPr>
              <w:pStyle w:val="TableTextNormal"/>
            </w:pPr>
          </w:p>
        </w:tc>
      </w:tr>
      <w:tr w:rsidR="00562F87" w14:paraId="6AE8CA7D"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01DC890" w14:textId="77777777" w:rsidR="00562F87" w:rsidRDefault="00562F87">
            <w:pPr>
              <w:pStyle w:val="TableTextNormal"/>
            </w:pPr>
          </w:p>
          <w:p w14:paraId="01A40C91" w14:textId="77777777" w:rsidR="00562F87" w:rsidRDefault="00A42A00">
            <w:pPr>
              <w:pStyle w:val="TableTextNormal"/>
            </w:pPr>
            <w:r>
              <w:rPr>
                <w:noProof/>
                <w:sz w:val="0"/>
                <w:szCs w:val="0"/>
              </w:rPr>
              <w:drawing>
                <wp:inline distT="0" distB="0" distL="0" distR="0" wp14:anchorId="0105AE54" wp14:editId="51FD7EDE">
                  <wp:extent cx="114300" cy="114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AssociationClass</w:t>
            </w:r>
            <w:proofErr w:type="spellEnd"/>
            <w:r>
              <w:t xml:space="preserve"> (</w:t>
            </w:r>
            <w:r>
              <w:rPr>
                <w:rStyle w:val="TableFieldLabel"/>
              </w:rPr>
              <w:t>direction:</w:t>
            </w:r>
            <w:r>
              <w:t xml:space="preserve"> Source -&gt; Destination)  </w:t>
            </w:r>
            <w:proofErr w:type="spellStart"/>
            <w:r>
              <w:t>InclusionType</w:t>
            </w:r>
            <w:proofErr w:type="spellEnd"/>
          </w:p>
          <w:p w14:paraId="0D82B866" w14:textId="77777777" w:rsidR="00562F87" w:rsidRDefault="00562F87">
            <w:pPr>
              <w:pStyle w:val="TableTextNormal"/>
            </w:pPr>
          </w:p>
        </w:tc>
      </w:tr>
      <w:tr w:rsidR="00562F87" w14:paraId="32304166"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FAD13E8" w14:textId="77777777" w:rsidR="00562F87" w:rsidRDefault="00A42A00">
            <w:pPr>
              <w:pStyle w:val="TableTextNormal"/>
            </w:pPr>
            <w:r>
              <w:t xml:space="preserve">Source: Public </w:t>
            </w:r>
            <w:proofErr w:type="spellStart"/>
            <w:r>
              <w:t>theApplicableRXN</w:t>
            </w:r>
            <w:proofErr w:type="spellEnd"/>
            <w:r>
              <w:t xml:space="preserve"> (Class) </w:t>
            </w:r>
            <w:proofErr w:type="spellStart"/>
            <w:r>
              <w:t>AbstractRXN</w:t>
            </w:r>
            <w:proofErr w:type="spellEnd"/>
            <w:r>
              <w:t xml:space="preserve"> «</w:t>
            </w:r>
            <w:proofErr w:type="spellStart"/>
            <w:r>
              <w:t>InformationType</w:t>
            </w:r>
            <w:proofErr w:type="spellEnd"/>
            <w:r>
              <w:t>»</w:t>
            </w:r>
          </w:p>
          <w:p w14:paraId="2DE1A27E" w14:textId="77777777" w:rsidR="00562F87" w:rsidRDefault="00A42A00">
            <w:pPr>
              <w:pStyle w:val="TableTextNormal"/>
              <w:tabs>
                <w:tab w:val="left" w:pos="1800"/>
              </w:tabs>
              <w:ind w:left="540"/>
            </w:pPr>
            <w:r>
              <w:rPr>
                <w:rStyle w:val="TableFieldLabel"/>
              </w:rPr>
              <w:t xml:space="preserve">Cardinality:  </w:t>
            </w:r>
            <w:r>
              <w:t>[0..*]</w:t>
            </w:r>
          </w:p>
          <w:p w14:paraId="44239550"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423FA3A" w14:textId="77777777" w:rsidR="00562F87" w:rsidRDefault="00A42A00">
            <w:pPr>
              <w:pStyle w:val="TableTextNormal"/>
            </w:pPr>
            <w:r>
              <w:t xml:space="preserve">Target: Public </w:t>
            </w:r>
            <w:proofErr w:type="spellStart"/>
            <w:r>
              <w:t>isApplicableTo</w:t>
            </w:r>
            <w:proofErr w:type="spellEnd"/>
            <w:r>
              <w:t xml:space="preserve"> (Class) Applicability «</w:t>
            </w:r>
            <w:proofErr w:type="spellStart"/>
            <w:r>
              <w:t>InformationType</w:t>
            </w:r>
            <w:proofErr w:type="spellEnd"/>
            <w:r>
              <w:t>»</w:t>
            </w:r>
          </w:p>
          <w:p w14:paraId="13434695" w14:textId="77777777" w:rsidR="00562F87" w:rsidRDefault="00A42A00">
            <w:pPr>
              <w:pStyle w:val="TableTextNormal"/>
              <w:tabs>
                <w:tab w:val="left" w:pos="1440"/>
              </w:tabs>
              <w:ind w:left="540"/>
            </w:pPr>
            <w:r>
              <w:rPr>
                <w:rStyle w:val="TableFieldLabel"/>
              </w:rPr>
              <w:t xml:space="preserve">Cardinality:  </w:t>
            </w:r>
            <w:r>
              <w:t>[0..*]</w:t>
            </w:r>
          </w:p>
          <w:p w14:paraId="16F78EDC" w14:textId="77777777" w:rsidR="00562F87" w:rsidRDefault="00562F87">
            <w:pPr>
              <w:pStyle w:val="TableTextNormal"/>
            </w:pPr>
          </w:p>
        </w:tc>
      </w:tr>
    </w:tbl>
    <w:p w14:paraId="0049B7BB" w14:textId="77777777" w:rsidR="00562F87" w:rsidRDefault="00562F87">
      <w:pPr>
        <w:pStyle w:val="Notes"/>
      </w:pPr>
    </w:p>
    <w:p w14:paraId="271A33F6" w14:textId="77777777" w:rsidR="00562F87" w:rsidRDefault="00A42A00">
      <w:pPr>
        <w:pStyle w:val="Notes"/>
      </w:pPr>
      <w:r>
        <w:t xml:space="preserve">  </w:t>
      </w:r>
      <w:bookmarkEnd w:id="121"/>
    </w:p>
    <w:p w14:paraId="33483298" w14:textId="77777777" w:rsidR="00562F87" w:rsidRDefault="00562F87">
      <w:pPr>
        <w:pStyle w:val="Notes"/>
      </w:pPr>
    </w:p>
    <w:p w14:paraId="73C9CB5B" w14:textId="77777777" w:rsidR="00562F87" w:rsidRDefault="00A42A00">
      <w:pPr>
        <w:pStyle w:val="Heading3"/>
      </w:pPr>
      <w:bookmarkStart w:id="123" w:name="BKM_3AD575A3_0CBF_40F6_B53C_7E2259C554D2"/>
      <w:bookmarkStart w:id="124" w:name="_Toc25000124"/>
      <w:r>
        <w:t>Authority</w:t>
      </w:r>
      <w:bookmarkEnd w:id="124"/>
    </w:p>
    <w:p w14:paraId="1F8B4F9B"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3E79B65D" w14:textId="77777777" w:rsidR="00562F87" w:rsidRDefault="00562F87">
      <w:pPr>
        <w:pStyle w:val="Notes"/>
        <w:tabs>
          <w:tab w:val="left" w:pos="720"/>
        </w:tabs>
      </w:pPr>
    </w:p>
    <w:p w14:paraId="5E55EB72" w14:textId="77777777" w:rsidR="00562F87" w:rsidRDefault="00A42A00">
      <w:pPr>
        <w:pStyle w:val="Notes"/>
      </w:pPr>
      <w:r>
        <w:rPr>
          <w:color w:val="222222"/>
        </w:rPr>
        <w:t>A person or organization that has the legally delegated or invested authority, capacity, or power to perform a designated function or exert administrative control.</w:t>
      </w:r>
    </w:p>
    <w:p w14:paraId="21365034" w14:textId="77777777" w:rsidR="00562F87" w:rsidRDefault="00562F87">
      <w:pPr>
        <w:pStyle w:val="Notes"/>
      </w:pPr>
    </w:p>
    <w:p w14:paraId="3BAFA1EC" w14:textId="77777777" w:rsidR="00562F87" w:rsidRDefault="00A42A00">
      <w:pPr>
        <w:pStyle w:val="Properties"/>
      </w:pPr>
      <w:r>
        <w:t xml:space="preserve">Authority </w:t>
      </w:r>
    </w:p>
    <w:p w14:paraId="5BE3BC11" w14:textId="77777777" w:rsidR="00562F87" w:rsidRDefault="00A42A00">
      <w:pPr>
        <w:pStyle w:val="Properties"/>
      </w:pPr>
      <w:r>
        <w:t>Version 1.0  Phase 1.0  Proposed</w:t>
      </w:r>
    </w:p>
    <w:p w14:paraId="4AB2B024" w14:textId="77777777" w:rsidR="00562F87" w:rsidRDefault="00A42A00">
      <w:pPr>
        <w:pStyle w:val="Properties"/>
      </w:pPr>
      <w:proofErr w:type="spellStart"/>
      <w:r>
        <w:t>eivind.mong</w:t>
      </w:r>
      <w:proofErr w:type="spellEnd"/>
      <w:r>
        <w:t xml:space="preserve"> created on 01-Jan-2018.  Last modified 12-Nov-2018</w:t>
      </w:r>
    </w:p>
    <w:p w14:paraId="441C385C" w14:textId="77777777" w:rsidR="00562F87" w:rsidRDefault="00A42A00">
      <w:pPr>
        <w:pStyle w:val="Properties"/>
      </w:pPr>
      <w:r>
        <w:t>Alias AUTORI</w:t>
      </w:r>
    </w:p>
    <w:p w14:paraId="09AAEEC0" w14:textId="77777777" w:rsidR="00562F87" w:rsidRDefault="00A42A00">
      <w:pPr>
        <w:pStyle w:val="Properties"/>
      </w:pPr>
      <w:r>
        <w:t xml:space="preserve">Extends </w:t>
      </w:r>
      <w:proofErr w:type="spellStart"/>
      <w:r>
        <w:t>InformationType</w:t>
      </w:r>
      <w:proofErr w:type="spellEnd"/>
    </w:p>
    <w:p w14:paraId="7D96009B"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0412A33"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EA237BC" w14:textId="77777777" w:rsidR="00562F87" w:rsidRDefault="00A42A00">
            <w:pPr>
              <w:pStyle w:val="TableHeadingLight"/>
            </w:pPr>
            <w:r>
              <w:t>OUTGOING STRUCTURAL RELATIONSHIPS</w:t>
            </w:r>
          </w:p>
        </w:tc>
      </w:tr>
      <w:tr w:rsidR="00562F87" w14:paraId="70B1C681"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FCA697" w14:textId="77777777" w:rsidR="00562F87" w:rsidRDefault="00562F87">
            <w:pPr>
              <w:pStyle w:val="TableTextNormal"/>
            </w:pPr>
          </w:p>
          <w:p w14:paraId="4D8FD44F" w14:textId="77777777" w:rsidR="00562F87" w:rsidRDefault="00A42A00">
            <w:pPr>
              <w:pStyle w:val="TableTextNormal"/>
            </w:pPr>
            <w:r>
              <w:rPr>
                <w:noProof/>
                <w:sz w:val="0"/>
                <w:szCs w:val="0"/>
              </w:rPr>
              <w:drawing>
                <wp:inline distT="0" distB="0" distL="0" distR="0" wp14:anchorId="04F8E6E4" wp14:editId="5BBE6868">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Authority to «</w:t>
            </w:r>
            <w:proofErr w:type="spellStart"/>
            <w:r>
              <w:t>InformationType</w:t>
            </w:r>
            <w:proofErr w:type="spellEnd"/>
            <w:r>
              <w:t xml:space="preserve">» </w:t>
            </w:r>
            <w:proofErr w:type="spellStart"/>
            <w:r>
              <w:t>InformationType</w:t>
            </w:r>
            <w:proofErr w:type="spellEnd"/>
          </w:p>
          <w:p w14:paraId="21D0B24B" w14:textId="77777777" w:rsidR="00562F87" w:rsidRDefault="00A42A00">
            <w:pPr>
              <w:pStyle w:val="TableTextNormal"/>
              <w:tabs>
                <w:tab w:val="left" w:pos="1440"/>
              </w:tabs>
              <w:jc w:val="right"/>
            </w:pPr>
            <w:r>
              <w:rPr>
                <w:rStyle w:val="TableFieldLabel"/>
              </w:rPr>
              <w:t>[ Direction is 'Source -&gt; Destination'. ]</w:t>
            </w:r>
          </w:p>
          <w:p w14:paraId="5E54A7AF" w14:textId="77777777" w:rsidR="00562F87" w:rsidRDefault="00562F87">
            <w:pPr>
              <w:pStyle w:val="TableTextNormal"/>
            </w:pPr>
          </w:p>
        </w:tc>
      </w:tr>
    </w:tbl>
    <w:p w14:paraId="6F192C36"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33FE5963"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3C1FC71" w14:textId="77777777" w:rsidR="00562F87" w:rsidRDefault="00A42A00">
            <w:pPr>
              <w:pStyle w:val="TableHeadingLight"/>
            </w:pPr>
            <w:r>
              <w:t>CONNECTORS</w:t>
            </w:r>
          </w:p>
        </w:tc>
      </w:tr>
      <w:tr w:rsidR="00562F87" w14:paraId="07F67BA7"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B7F8BE" w14:textId="77777777" w:rsidR="00562F87" w:rsidRDefault="00562F87">
            <w:pPr>
              <w:pStyle w:val="TableTextNormal"/>
            </w:pPr>
          </w:p>
          <w:p w14:paraId="0FCE5955" w14:textId="77777777" w:rsidR="00562F87" w:rsidRDefault="00A42A00">
            <w:pPr>
              <w:pStyle w:val="TableTextNormal"/>
            </w:pPr>
            <w:r>
              <w:rPr>
                <w:noProof/>
                <w:sz w:val="0"/>
                <w:szCs w:val="0"/>
              </w:rPr>
              <w:drawing>
                <wp:inline distT="0" distB="0" distL="0" distR="0" wp14:anchorId="32B844BC" wp14:editId="6231A9CD">
                  <wp:extent cx="114300" cy="1143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r>
              <w:rPr>
                <w:rStyle w:val="Bold"/>
              </w:rPr>
              <w:t>Dependency</w:t>
            </w:r>
            <w:r>
              <w:t xml:space="preserve">       Source -&gt; Destination</w:t>
            </w:r>
          </w:p>
          <w:p w14:paraId="7A45D037" w14:textId="77777777" w:rsidR="00562F87" w:rsidRDefault="00A42A00">
            <w:pPr>
              <w:pStyle w:val="TableTextNormal"/>
              <w:tabs>
                <w:tab w:val="left" w:pos="1080"/>
              </w:tabs>
            </w:pPr>
            <w:r>
              <w:rPr>
                <w:rStyle w:val="TableFieldLabel"/>
              </w:rPr>
              <w:t>From:</w:t>
            </w:r>
            <w:r>
              <w:tab/>
            </w:r>
            <w:proofErr w:type="spellStart"/>
            <w:r>
              <w:t>DynamicFeature</w:t>
            </w:r>
            <w:proofErr w:type="spellEnd"/>
            <w:r>
              <w:t xml:space="preserve"> : </w:t>
            </w:r>
            <w:proofErr w:type="spellStart"/>
            <w:r>
              <w:t>Metaclass</w:t>
            </w:r>
            <w:proofErr w:type="spellEnd"/>
            <w:r>
              <w:t xml:space="preserve">, Public  </w:t>
            </w:r>
          </w:p>
          <w:p w14:paraId="6351D2FA" w14:textId="77777777" w:rsidR="00562F87" w:rsidRDefault="00A42A00">
            <w:pPr>
              <w:pStyle w:val="TableTextNormal"/>
              <w:tabs>
                <w:tab w:val="left" w:pos="1080"/>
              </w:tabs>
            </w:pPr>
            <w:r>
              <w:rPr>
                <w:rStyle w:val="TableFieldLabel"/>
              </w:rPr>
              <w:t>To:</w:t>
            </w:r>
            <w:r>
              <w:tab/>
              <w:t xml:space="preserve">Authority : Class, Public  </w:t>
            </w:r>
          </w:p>
          <w:p w14:paraId="5517AA8B" w14:textId="77777777" w:rsidR="00562F87" w:rsidRDefault="00562F87">
            <w:pPr>
              <w:pStyle w:val="TableTextNormal"/>
            </w:pPr>
          </w:p>
        </w:tc>
      </w:tr>
    </w:tbl>
    <w:p w14:paraId="15F2716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6A5EBE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F4B3E4" w14:textId="77777777" w:rsidR="00562F87" w:rsidRDefault="00A42A00">
            <w:pPr>
              <w:pStyle w:val="TableHeadingLight"/>
            </w:pPr>
            <w:r>
              <w:t>ATTRIBUTES</w:t>
            </w:r>
          </w:p>
        </w:tc>
      </w:tr>
      <w:tr w:rsidR="00562F87" w14:paraId="484A2AA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57A7A0" w14:textId="77777777" w:rsidR="00562F87" w:rsidRDefault="00562F87">
            <w:pPr>
              <w:pStyle w:val="TableTextNormal"/>
            </w:pPr>
          </w:p>
          <w:p w14:paraId="1BC6937F" w14:textId="77777777" w:rsidR="00562F87" w:rsidRDefault="00A42A00">
            <w:pPr>
              <w:pStyle w:val="TableTextNormal"/>
            </w:pPr>
            <w:r>
              <w:rPr>
                <w:noProof/>
                <w:sz w:val="0"/>
                <w:szCs w:val="0"/>
              </w:rPr>
              <w:drawing>
                <wp:inline distT="0" distB="0" distL="0" distR="0" wp14:anchorId="264BFE95" wp14:editId="4C725D30">
                  <wp:extent cx="114300" cy="114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categoryOfAuthority</w:t>
            </w:r>
            <w:proofErr w:type="spellEnd"/>
            <w:r>
              <w:t xml:space="preserve"> : </w:t>
            </w:r>
            <w:proofErr w:type="spellStart"/>
            <w:r>
              <w:t>categoryOfAuthority</w:t>
            </w:r>
            <w:proofErr w:type="spellEnd"/>
            <w:r>
              <w:t xml:space="preserve">  Public</w:t>
            </w:r>
          </w:p>
          <w:p w14:paraId="2C15380B" w14:textId="77777777" w:rsidR="00562F87" w:rsidRDefault="00A42A00">
            <w:pPr>
              <w:pStyle w:val="TableTextNormal"/>
              <w:ind w:left="540"/>
            </w:pPr>
            <w:r>
              <w:rPr>
                <w:rStyle w:val="TableFieldLabel"/>
              </w:rPr>
              <w:t>Alias:</w:t>
            </w:r>
            <w:r>
              <w:t xml:space="preserve">  CATAUT</w:t>
            </w:r>
          </w:p>
          <w:p w14:paraId="4513CDB8" w14:textId="77777777" w:rsidR="00562F87" w:rsidRDefault="00A42A00">
            <w:pPr>
              <w:pStyle w:val="TableTextNormal"/>
              <w:tabs>
                <w:tab w:val="left" w:pos="1440"/>
              </w:tabs>
              <w:jc w:val="right"/>
            </w:pPr>
            <w:r>
              <w:rPr>
                <w:rStyle w:val="TableFieldLabel"/>
              </w:rPr>
              <w:t>[ Stereotype is «S100_Enum». Is static True. Containment is Not Specified. ]</w:t>
            </w:r>
          </w:p>
          <w:p w14:paraId="23C7EFE0" w14:textId="77777777" w:rsidR="00562F87" w:rsidRDefault="00562F87">
            <w:pPr>
              <w:pStyle w:val="TableTextNormal"/>
              <w:tabs>
                <w:tab w:val="left" w:pos="720"/>
              </w:tabs>
            </w:pPr>
          </w:p>
        </w:tc>
      </w:tr>
      <w:tr w:rsidR="00562F87" w14:paraId="26514D3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535768" w14:textId="77777777" w:rsidR="00562F87" w:rsidRDefault="00562F87">
            <w:pPr>
              <w:pStyle w:val="TableTextNormal"/>
            </w:pPr>
          </w:p>
          <w:p w14:paraId="784D0B97" w14:textId="77777777" w:rsidR="00562F87" w:rsidRDefault="00A42A00">
            <w:pPr>
              <w:pStyle w:val="TableTextNormal"/>
            </w:pPr>
            <w:r>
              <w:rPr>
                <w:noProof/>
                <w:sz w:val="0"/>
                <w:szCs w:val="0"/>
              </w:rPr>
              <w:drawing>
                <wp:inline distT="0" distB="0" distL="0" distR="0" wp14:anchorId="5A6DEA14" wp14:editId="45B9F3D5">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textContent</w:t>
            </w:r>
            <w:proofErr w:type="spellEnd"/>
            <w:r>
              <w:t xml:space="preserve"> : </w:t>
            </w:r>
            <w:proofErr w:type="spellStart"/>
            <w:r>
              <w:t>textContent</w:t>
            </w:r>
            <w:proofErr w:type="spellEnd"/>
            <w:r>
              <w:t xml:space="preserve">  Public</w:t>
            </w:r>
          </w:p>
          <w:p w14:paraId="3EC2A5C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C5DA75E" w14:textId="77777777" w:rsidR="00562F87" w:rsidRDefault="00A42A00">
            <w:pPr>
              <w:pStyle w:val="TableTextNormal"/>
              <w:tabs>
                <w:tab w:val="left" w:pos="1440"/>
              </w:tabs>
              <w:jc w:val="right"/>
            </w:pPr>
            <w:r>
              <w:rPr>
                <w:rStyle w:val="TableFieldLabel"/>
              </w:rPr>
              <w:t>[ Stereotype is «S100_Complex». Is static True. Containment is Not Specified. ]</w:t>
            </w:r>
          </w:p>
          <w:p w14:paraId="3FEA9B36" w14:textId="77777777" w:rsidR="00562F87" w:rsidRDefault="00562F87">
            <w:pPr>
              <w:pStyle w:val="TableTextNormal"/>
              <w:tabs>
                <w:tab w:val="left" w:pos="720"/>
              </w:tabs>
            </w:pPr>
          </w:p>
        </w:tc>
      </w:tr>
    </w:tbl>
    <w:p w14:paraId="180B4431"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5D3B285B"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0343DB27" w14:textId="77777777" w:rsidR="00562F87" w:rsidRDefault="00A42A00">
            <w:pPr>
              <w:pStyle w:val="TableHeadingLight"/>
            </w:pPr>
            <w:r>
              <w:t>ASSOCIATIONS</w:t>
            </w:r>
          </w:p>
        </w:tc>
      </w:tr>
      <w:tr w:rsidR="00562F87" w14:paraId="0EAF54E9"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418805F3" w14:textId="77777777" w:rsidR="00562F87" w:rsidRDefault="00562F87">
            <w:pPr>
              <w:pStyle w:val="TableTextNormal"/>
            </w:pPr>
          </w:p>
          <w:p w14:paraId="1A59126C" w14:textId="77777777" w:rsidR="00562F87" w:rsidRDefault="00A42A00">
            <w:pPr>
              <w:pStyle w:val="TableTextNormal"/>
            </w:pPr>
            <w:r>
              <w:rPr>
                <w:noProof/>
                <w:sz w:val="0"/>
                <w:szCs w:val="0"/>
              </w:rPr>
              <w:drawing>
                <wp:inline distT="0" distB="0" distL="0" distR="0" wp14:anchorId="09CC01CE" wp14:editId="726E03FD">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AuthorityContact</w:t>
            </w:r>
            <w:proofErr w:type="spellEnd"/>
          </w:p>
          <w:p w14:paraId="66247639" w14:textId="77777777" w:rsidR="00562F87" w:rsidRDefault="00562F87">
            <w:pPr>
              <w:pStyle w:val="TableTextNormal"/>
            </w:pPr>
          </w:p>
          <w:p w14:paraId="1FD8635E" w14:textId="77777777" w:rsidR="00562F87" w:rsidRDefault="00A42A00">
            <w:pPr>
              <w:pStyle w:val="TableTextNormal"/>
            </w:pPr>
            <w:r>
              <w:t>Contact information for an authority</w:t>
            </w:r>
          </w:p>
          <w:p w14:paraId="4B68CDE3" w14:textId="77777777" w:rsidR="00562F87" w:rsidRDefault="00562F87">
            <w:pPr>
              <w:pStyle w:val="TableTextNormal"/>
            </w:pPr>
          </w:p>
        </w:tc>
      </w:tr>
      <w:tr w:rsidR="00562F87" w14:paraId="71BF1744"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7592125" w14:textId="77777777" w:rsidR="00562F87" w:rsidRDefault="00A42A00">
            <w:pPr>
              <w:pStyle w:val="TableTextNormal"/>
            </w:pPr>
            <w:r>
              <w:t xml:space="preserve">Source: Public </w:t>
            </w:r>
            <w:proofErr w:type="spellStart"/>
            <w:r>
              <w:t>theAuthority</w:t>
            </w:r>
            <w:proofErr w:type="spellEnd"/>
            <w:r>
              <w:t xml:space="preserve"> (Class) Authority «</w:t>
            </w:r>
            <w:proofErr w:type="spellStart"/>
            <w:r>
              <w:t>InformationType</w:t>
            </w:r>
            <w:proofErr w:type="spellEnd"/>
            <w:r>
              <w:t>»</w:t>
            </w:r>
          </w:p>
          <w:p w14:paraId="3159729E" w14:textId="77777777" w:rsidR="00562F87" w:rsidRDefault="00A42A00">
            <w:pPr>
              <w:pStyle w:val="TableTextNormal"/>
              <w:tabs>
                <w:tab w:val="left" w:pos="1800"/>
              </w:tabs>
              <w:ind w:left="540"/>
            </w:pPr>
            <w:r>
              <w:rPr>
                <w:rStyle w:val="TableFieldLabel"/>
              </w:rPr>
              <w:t xml:space="preserve">Cardinality:  </w:t>
            </w:r>
            <w:r>
              <w:t>[0..*]</w:t>
            </w:r>
          </w:p>
          <w:p w14:paraId="4F8ED9B6" w14:textId="77777777" w:rsidR="00562F87" w:rsidRDefault="00562F87">
            <w:pPr>
              <w:pStyle w:val="TableTextNormal"/>
              <w:tabs>
                <w:tab w:val="left" w:pos="1800"/>
              </w:tabs>
            </w:pPr>
          </w:p>
          <w:p w14:paraId="3642EB71" w14:textId="77777777" w:rsidR="00562F87" w:rsidRDefault="00A42A00">
            <w:pPr>
              <w:pStyle w:val="TableTextNormal"/>
              <w:tabs>
                <w:tab w:val="left" w:pos="1800"/>
              </w:tabs>
            </w:pPr>
            <w:r>
              <w:t>A pointer to an Authority object</w:t>
            </w:r>
          </w:p>
          <w:p w14:paraId="404F1D1A"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361C3A20" w14:textId="77777777" w:rsidR="00562F87" w:rsidRDefault="00A42A00">
            <w:pPr>
              <w:pStyle w:val="TableTextNormal"/>
            </w:pPr>
            <w:r>
              <w:t xml:space="preserve">Target: Public </w:t>
            </w:r>
            <w:proofErr w:type="spellStart"/>
            <w:r>
              <w:t>theContactDetails</w:t>
            </w:r>
            <w:proofErr w:type="spellEnd"/>
            <w:r>
              <w:t xml:space="preserve"> (Class) </w:t>
            </w:r>
            <w:proofErr w:type="spellStart"/>
            <w:r>
              <w:t>ContactDetails</w:t>
            </w:r>
            <w:proofErr w:type="spellEnd"/>
            <w:r>
              <w:t xml:space="preserve"> «</w:t>
            </w:r>
            <w:proofErr w:type="spellStart"/>
            <w:r>
              <w:t>InformationType</w:t>
            </w:r>
            <w:proofErr w:type="spellEnd"/>
            <w:r>
              <w:t>»</w:t>
            </w:r>
          </w:p>
          <w:p w14:paraId="73EEA2A2" w14:textId="77777777" w:rsidR="00562F87" w:rsidRDefault="00A42A00">
            <w:pPr>
              <w:pStyle w:val="TableTextNormal"/>
              <w:tabs>
                <w:tab w:val="left" w:pos="1440"/>
              </w:tabs>
              <w:ind w:left="540"/>
            </w:pPr>
            <w:r>
              <w:rPr>
                <w:rStyle w:val="TableFieldLabel"/>
              </w:rPr>
              <w:t xml:space="preserve">Cardinality:  </w:t>
            </w:r>
            <w:r>
              <w:t>[0..*]</w:t>
            </w:r>
          </w:p>
          <w:p w14:paraId="24E205DB" w14:textId="77777777" w:rsidR="00562F87" w:rsidRDefault="00562F87">
            <w:pPr>
              <w:pStyle w:val="TableTextNormal"/>
              <w:tabs>
                <w:tab w:val="left" w:pos="1440"/>
              </w:tabs>
            </w:pPr>
          </w:p>
          <w:p w14:paraId="0E0776B5" w14:textId="77777777" w:rsidR="00562F87" w:rsidRDefault="00A42A00">
            <w:pPr>
              <w:pStyle w:val="TableTextNormal"/>
              <w:tabs>
                <w:tab w:val="left" w:pos="1440"/>
              </w:tabs>
            </w:pPr>
            <w:r>
              <w:t>A pointer to an Contact Details object</w:t>
            </w:r>
          </w:p>
          <w:p w14:paraId="4F61B08E" w14:textId="77777777" w:rsidR="00562F87" w:rsidRDefault="00562F87">
            <w:pPr>
              <w:pStyle w:val="TableTextNormal"/>
            </w:pPr>
          </w:p>
        </w:tc>
      </w:tr>
      <w:tr w:rsidR="00562F87" w14:paraId="4C24ABD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4AEC8A2F" w14:textId="77777777" w:rsidR="00562F87" w:rsidRDefault="00562F87">
            <w:pPr>
              <w:pStyle w:val="TableTextNormal"/>
            </w:pPr>
          </w:p>
          <w:p w14:paraId="6F7DF7ED" w14:textId="77777777" w:rsidR="00562F87" w:rsidRDefault="00A42A00">
            <w:pPr>
              <w:pStyle w:val="TableTextNormal"/>
            </w:pPr>
            <w:r>
              <w:rPr>
                <w:noProof/>
                <w:sz w:val="0"/>
                <w:szCs w:val="0"/>
              </w:rPr>
              <w:drawing>
                <wp:inline distT="0" distB="0" distL="0" distR="0" wp14:anchorId="019BFE0B" wp14:editId="586DACA8">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AuthorityHours</w:t>
            </w:r>
            <w:proofErr w:type="spellEnd"/>
          </w:p>
          <w:p w14:paraId="4E9D2A8B" w14:textId="77777777" w:rsidR="00562F87" w:rsidRDefault="00562F87">
            <w:pPr>
              <w:pStyle w:val="TableTextNormal"/>
            </w:pPr>
          </w:p>
          <w:p w14:paraId="7E76029D" w14:textId="77777777" w:rsidR="00562F87" w:rsidRDefault="00A42A00">
            <w:pPr>
              <w:pStyle w:val="TableTextNormal"/>
            </w:pPr>
            <w:r>
              <w:t>Service hours for an authority</w:t>
            </w:r>
          </w:p>
          <w:p w14:paraId="104F455D" w14:textId="77777777" w:rsidR="00562F87" w:rsidRDefault="00562F87">
            <w:pPr>
              <w:pStyle w:val="TableTextNormal"/>
            </w:pPr>
          </w:p>
        </w:tc>
      </w:tr>
      <w:tr w:rsidR="00562F87" w14:paraId="44D28064"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35E24E7F" w14:textId="77777777" w:rsidR="00562F87" w:rsidRDefault="00A42A00">
            <w:pPr>
              <w:pStyle w:val="TableTextNormal"/>
            </w:pPr>
            <w:r>
              <w:t xml:space="preserve">Source: Public </w:t>
            </w:r>
            <w:proofErr w:type="spellStart"/>
            <w:r>
              <w:t>theAuthority_srvHrs</w:t>
            </w:r>
            <w:proofErr w:type="spellEnd"/>
            <w:r>
              <w:t xml:space="preserve"> (Class) Authority «</w:t>
            </w:r>
            <w:proofErr w:type="spellStart"/>
            <w:r>
              <w:t>InformationType</w:t>
            </w:r>
            <w:proofErr w:type="spellEnd"/>
            <w:r>
              <w:t>»</w:t>
            </w:r>
          </w:p>
          <w:p w14:paraId="45EA38BA" w14:textId="77777777" w:rsidR="00562F87" w:rsidRDefault="00A42A00">
            <w:pPr>
              <w:pStyle w:val="TableTextNormal"/>
              <w:tabs>
                <w:tab w:val="left" w:pos="1800"/>
              </w:tabs>
              <w:ind w:left="540"/>
            </w:pPr>
            <w:r>
              <w:rPr>
                <w:rStyle w:val="TableFieldLabel"/>
              </w:rPr>
              <w:t xml:space="preserve">Cardinality:  </w:t>
            </w:r>
            <w:r>
              <w:t>[0..*]</w:t>
            </w:r>
          </w:p>
          <w:p w14:paraId="458F0233" w14:textId="77777777" w:rsidR="00562F87" w:rsidRDefault="00562F87">
            <w:pPr>
              <w:pStyle w:val="TableTextNormal"/>
              <w:tabs>
                <w:tab w:val="left" w:pos="1800"/>
              </w:tabs>
            </w:pPr>
          </w:p>
          <w:p w14:paraId="1A543512" w14:textId="77777777" w:rsidR="00562F87" w:rsidRDefault="00A42A00">
            <w:pPr>
              <w:pStyle w:val="TableTextNormal"/>
              <w:tabs>
                <w:tab w:val="left" w:pos="1800"/>
              </w:tabs>
            </w:pPr>
            <w:r>
              <w:t>The authority for which service hours are given</w:t>
            </w:r>
          </w:p>
          <w:p w14:paraId="2B84C58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F9A017E"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7237FC83" w14:textId="77777777" w:rsidR="00562F87" w:rsidRDefault="00A42A00">
            <w:pPr>
              <w:pStyle w:val="TableTextNormal"/>
              <w:tabs>
                <w:tab w:val="left" w:pos="1440"/>
              </w:tabs>
              <w:ind w:left="540"/>
            </w:pPr>
            <w:r>
              <w:rPr>
                <w:rStyle w:val="TableFieldLabel"/>
              </w:rPr>
              <w:t xml:space="preserve">Cardinality:  </w:t>
            </w:r>
            <w:r>
              <w:t>[0..*]</w:t>
            </w:r>
          </w:p>
          <w:p w14:paraId="68DF2134" w14:textId="77777777" w:rsidR="00562F87" w:rsidRDefault="00562F87">
            <w:pPr>
              <w:pStyle w:val="TableTextNormal"/>
              <w:tabs>
                <w:tab w:val="left" w:pos="1440"/>
              </w:tabs>
            </w:pPr>
          </w:p>
          <w:p w14:paraId="5309AC38" w14:textId="77777777" w:rsidR="00562F87" w:rsidRDefault="00A42A00">
            <w:pPr>
              <w:pStyle w:val="TableTextNormal"/>
              <w:tabs>
                <w:tab w:val="left" w:pos="1440"/>
              </w:tabs>
            </w:pPr>
            <w:r>
              <w:t>Service hours for an authority ore service provider</w:t>
            </w:r>
          </w:p>
          <w:p w14:paraId="3520C280" w14:textId="77777777" w:rsidR="00562F87" w:rsidRDefault="00562F87">
            <w:pPr>
              <w:pStyle w:val="TableTextNormal"/>
            </w:pPr>
          </w:p>
        </w:tc>
      </w:tr>
      <w:tr w:rsidR="00562F87" w14:paraId="795FEEB9"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A9458A3" w14:textId="77777777" w:rsidR="00562F87" w:rsidRDefault="00562F87">
            <w:pPr>
              <w:pStyle w:val="TableTextNormal"/>
            </w:pPr>
          </w:p>
          <w:p w14:paraId="08195D07" w14:textId="77777777" w:rsidR="00562F87" w:rsidRDefault="00A42A00">
            <w:pPr>
              <w:pStyle w:val="TableTextNormal"/>
            </w:pPr>
            <w:r>
              <w:rPr>
                <w:noProof/>
                <w:sz w:val="0"/>
                <w:szCs w:val="0"/>
              </w:rPr>
              <w:drawing>
                <wp:inline distT="0" distB="0" distL="0" distR="0" wp14:anchorId="02859FDF" wp14:editId="5B52F019">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Bi-Directional)  </w:t>
            </w:r>
            <w:proofErr w:type="spellStart"/>
            <w:r>
              <w:t>RelatedOrganisation</w:t>
            </w:r>
            <w:proofErr w:type="spellEnd"/>
          </w:p>
          <w:p w14:paraId="50129A07" w14:textId="77777777" w:rsidR="00562F87" w:rsidRDefault="00562F87">
            <w:pPr>
              <w:pStyle w:val="TableTextNormal"/>
            </w:pPr>
          </w:p>
          <w:p w14:paraId="74ABD921" w14:textId="77777777" w:rsidR="00562F87" w:rsidRDefault="00A42A00">
            <w:pPr>
              <w:pStyle w:val="TableTextNormal"/>
            </w:pPr>
            <w:r>
              <w:lastRenderedPageBreak/>
              <w:t xml:space="preserve">Related </w:t>
            </w:r>
            <w:proofErr w:type="spellStart"/>
            <w:r>
              <w:t>organisation</w:t>
            </w:r>
            <w:proofErr w:type="spellEnd"/>
            <w:r>
              <w:t>.</w:t>
            </w:r>
          </w:p>
          <w:p w14:paraId="7FB5B7FA" w14:textId="77777777" w:rsidR="00562F87" w:rsidRDefault="00562F87">
            <w:pPr>
              <w:pStyle w:val="TableTextNormal"/>
            </w:pPr>
          </w:p>
        </w:tc>
      </w:tr>
      <w:tr w:rsidR="00562F87" w14:paraId="0C183473"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056279D" w14:textId="77777777" w:rsidR="00562F87" w:rsidRDefault="00A42A00">
            <w:pPr>
              <w:pStyle w:val="TableTextNormal"/>
            </w:pPr>
            <w:r>
              <w:lastRenderedPageBreak/>
              <w:t xml:space="preserve">Source: Public </w:t>
            </w:r>
            <w:proofErr w:type="spellStart"/>
            <w:r>
              <w:t>theOrganisation</w:t>
            </w:r>
            <w:proofErr w:type="spellEnd"/>
            <w:r>
              <w:t xml:space="preserve"> (Class) Authority «</w:t>
            </w:r>
            <w:proofErr w:type="spellStart"/>
            <w:r>
              <w:t>InformationType</w:t>
            </w:r>
            <w:proofErr w:type="spellEnd"/>
            <w:r>
              <w:t>»</w:t>
            </w:r>
          </w:p>
          <w:p w14:paraId="343AAE58" w14:textId="77777777" w:rsidR="00562F87" w:rsidRDefault="00A42A00">
            <w:pPr>
              <w:pStyle w:val="TableTextNormal"/>
              <w:tabs>
                <w:tab w:val="left" w:pos="1800"/>
              </w:tabs>
              <w:ind w:left="540"/>
            </w:pPr>
            <w:r>
              <w:rPr>
                <w:rStyle w:val="TableFieldLabel"/>
              </w:rPr>
              <w:t xml:space="preserve">Cardinality:  </w:t>
            </w:r>
            <w:r>
              <w:t>[0..*]</w:t>
            </w:r>
          </w:p>
          <w:p w14:paraId="4A3F26A2" w14:textId="77777777" w:rsidR="00562F87" w:rsidRDefault="00562F87">
            <w:pPr>
              <w:pStyle w:val="TableTextNormal"/>
              <w:tabs>
                <w:tab w:val="left" w:pos="1800"/>
              </w:tabs>
            </w:pPr>
          </w:p>
          <w:p w14:paraId="73B9E552" w14:textId="77777777" w:rsidR="00562F87" w:rsidRDefault="00A42A00">
            <w:pPr>
              <w:pStyle w:val="TableTextNormal"/>
              <w:tabs>
                <w:tab w:val="left" w:pos="1800"/>
              </w:tabs>
            </w:pPr>
            <w:r>
              <w:t xml:space="preserve">The </w:t>
            </w:r>
            <w:proofErr w:type="spellStart"/>
            <w:r>
              <w:t>organisation</w:t>
            </w:r>
            <w:proofErr w:type="spellEnd"/>
            <w:r>
              <w:t xml:space="preserve"> to which information relates</w:t>
            </w:r>
          </w:p>
          <w:p w14:paraId="3D9F7E24"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2AB6EE97" w14:textId="77777777" w:rsidR="00562F87" w:rsidRDefault="00A42A00">
            <w:pPr>
              <w:pStyle w:val="TableTextNormal"/>
            </w:pPr>
            <w:r>
              <w:t xml:space="preserve">Target: Public </w:t>
            </w:r>
            <w:proofErr w:type="spellStart"/>
            <w:r>
              <w:t>theInformation</w:t>
            </w:r>
            <w:proofErr w:type="spellEnd"/>
            <w:r>
              <w:t xml:space="preserve"> (Class) </w:t>
            </w:r>
            <w:proofErr w:type="spellStart"/>
            <w:r>
              <w:t>AbstractRXN</w:t>
            </w:r>
            <w:proofErr w:type="spellEnd"/>
            <w:r>
              <w:t xml:space="preserve"> «</w:t>
            </w:r>
            <w:proofErr w:type="spellStart"/>
            <w:r>
              <w:t>InformationType</w:t>
            </w:r>
            <w:proofErr w:type="spellEnd"/>
            <w:r>
              <w:t>»</w:t>
            </w:r>
          </w:p>
          <w:p w14:paraId="46EBE395" w14:textId="77777777" w:rsidR="00562F87" w:rsidRDefault="00A42A00">
            <w:pPr>
              <w:pStyle w:val="TableTextNormal"/>
              <w:tabs>
                <w:tab w:val="left" w:pos="1440"/>
              </w:tabs>
              <w:ind w:left="540"/>
            </w:pPr>
            <w:r>
              <w:rPr>
                <w:rStyle w:val="TableFieldLabel"/>
              </w:rPr>
              <w:t xml:space="preserve">Cardinality:  </w:t>
            </w:r>
            <w:r>
              <w:t>[0..*]</w:t>
            </w:r>
          </w:p>
          <w:p w14:paraId="6286A4F7" w14:textId="77777777" w:rsidR="00562F87" w:rsidRDefault="00562F87">
            <w:pPr>
              <w:pStyle w:val="TableTextNormal"/>
              <w:tabs>
                <w:tab w:val="left" w:pos="1440"/>
              </w:tabs>
            </w:pPr>
          </w:p>
          <w:p w14:paraId="62738FC4" w14:textId="77777777" w:rsidR="00562F87" w:rsidRDefault="00A42A00">
            <w:pPr>
              <w:pStyle w:val="TableTextNormal"/>
              <w:tabs>
                <w:tab w:val="left" w:pos="1440"/>
              </w:tabs>
            </w:pPr>
            <w:r>
              <w:t xml:space="preserve">Information related to an </w:t>
            </w:r>
            <w:proofErr w:type="spellStart"/>
            <w:r>
              <w:t>organisation</w:t>
            </w:r>
            <w:proofErr w:type="spellEnd"/>
          </w:p>
          <w:p w14:paraId="065F2B99" w14:textId="77777777" w:rsidR="00562F87" w:rsidRDefault="00562F87">
            <w:pPr>
              <w:pStyle w:val="TableTextNormal"/>
            </w:pPr>
          </w:p>
        </w:tc>
      </w:tr>
      <w:tr w:rsidR="00562F87" w14:paraId="447821C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7A0C52B" w14:textId="77777777" w:rsidR="00562F87" w:rsidRDefault="00562F87">
            <w:pPr>
              <w:pStyle w:val="TableTextNormal"/>
            </w:pPr>
          </w:p>
          <w:p w14:paraId="0DB8CE9A" w14:textId="77777777" w:rsidR="00562F87" w:rsidRDefault="00A42A00">
            <w:pPr>
              <w:pStyle w:val="TableTextNormal"/>
            </w:pPr>
            <w:r>
              <w:rPr>
                <w:noProof/>
                <w:sz w:val="0"/>
                <w:szCs w:val="0"/>
              </w:rPr>
              <w:drawing>
                <wp:inline distT="0" distB="0" distL="0" distR="0" wp14:anchorId="17D1D0DE" wp14:editId="6746A0B3">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ReptAuthority</w:t>
            </w:r>
            <w:proofErr w:type="spellEnd"/>
          </w:p>
          <w:p w14:paraId="05DAA478" w14:textId="77777777" w:rsidR="00562F87" w:rsidRDefault="00562F87">
            <w:pPr>
              <w:pStyle w:val="TableTextNormal"/>
            </w:pPr>
          </w:p>
          <w:p w14:paraId="2FE43DC0" w14:textId="77777777" w:rsidR="00562F87" w:rsidRDefault="00A42A00">
            <w:pPr>
              <w:pStyle w:val="TableTextNormal"/>
            </w:pPr>
            <w:r>
              <w:t>The authority with which a report must be filed.</w:t>
            </w:r>
          </w:p>
          <w:p w14:paraId="6221C464" w14:textId="77777777" w:rsidR="00562F87" w:rsidRDefault="00562F87">
            <w:pPr>
              <w:pStyle w:val="TableTextNormal"/>
            </w:pPr>
          </w:p>
        </w:tc>
      </w:tr>
      <w:tr w:rsidR="00562F87" w14:paraId="457D7B60"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4FB45C8E" w14:textId="77777777" w:rsidR="00562F87" w:rsidRDefault="00A42A00">
            <w:pPr>
              <w:pStyle w:val="TableTextNormal"/>
            </w:pPr>
            <w:r>
              <w:t xml:space="preserve">Source: Public </w:t>
            </w:r>
            <w:proofErr w:type="spellStart"/>
            <w:r>
              <w:t>reportTo</w:t>
            </w:r>
            <w:proofErr w:type="spellEnd"/>
            <w:r>
              <w:t xml:space="preserve"> (Class) Authority «</w:t>
            </w:r>
            <w:proofErr w:type="spellStart"/>
            <w:r>
              <w:t>InformationType</w:t>
            </w:r>
            <w:proofErr w:type="spellEnd"/>
            <w:r>
              <w:t>»</w:t>
            </w:r>
          </w:p>
          <w:p w14:paraId="554F9332" w14:textId="77777777" w:rsidR="00562F87" w:rsidRDefault="00A42A00">
            <w:pPr>
              <w:pStyle w:val="TableTextNormal"/>
              <w:tabs>
                <w:tab w:val="left" w:pos="1800"/>
              </w:tabs>
              <w:ind w:left="540"/>
            </w:pPr>
            <w:r>
              <w:rPr>
                <w:rStyle w:val="TableFieldLabel"/>
              </w:rPr>
              <w:t xml:space="preserve">Cardinality:  </w:t>
            </w:r>
            <w:r>
              <w:t>[0..*]</w:t>
            </w:r>
          </w:p>
          <w:p w14:paraId="68CEB64F" w14:textId="77777777" w:rsidR="00562F87" w:rsidRDefault="00562F87">
            <w:pPr>
              <w:pStyle w:val="TableTextNormal"/>
              <w:tabs>
                <w:tab w:val="left" w:pos="1800"/>
              </w:tabs>
            </w:pPr>
          </w:p>
          <w:p w14:paraId="5D34EA09" w14:textId="77777777" w:rsidR="00562F87" w:rsidRDefault="00A42A00">
            <w:pPr>
              <w:pStyle w:val="TableTextNormal"/>
              <w:tabs>
                <w:tab w:val="left" w:pos="1800"/>
              </w:tabs>
            </w:pPr>
            <w:r>
              <w:t xml:space="preserve">The </w:t>
            </w:r>
            <w:proofErr w:type="spellStart"/>
            <w:r>
              <w:t>organisation</w:t>
            </w:r>
            <w:proofErr w:type="spellEnd"/>
            <w:r>
              <w:t xml:space="preserve"> or place to which a report is sent.</w:t>
            </w:r>
          </w:p>
          <w:p w14:paraId="52034657"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62AE6719" w14:textId="77777777" w:rsidR="00562F87" w:rsidRDefault="00A42A00">
            <w:pPr>
              <w:pStyle w:val="TableTextNormal"/>
            </w:pPr>
            <w:r>
              <w:t xml:space="preserve">Target: Public </w:t>
            </w:r>
            <w:proofErr w:type="spellStart"/>
            <w:r>
              <w:t>theShipReport</w:t>
            </w:r>
            <w:proofErr w:type="spellEnd"/>
            <w:r>
              <w:t xml:space="preserve"> (Class) </w:t>
            </w:r>
            <w:proofErr w:type="spellStart"/>
            <w:r>
              <w:t>ShipReport</w:t>
            </w:r>
            <w:proofErr w:type="spellEnd"/>
            <w:r>
              <w:t xml:space="preserve"> «</w:t>
            </w:r>
            <w:proofErr w:type="spellStart"/>
            <w:r>
              <w:t>InformationType</w:t>
            </w:r>
            <w:proofErr w:type="spellEnd"/>
            <w:r>
              <w:t>»</w:t>
            </w:r>
          </w:p>
          <w:p w14:paraId="57B60EB6" w14:textId="77777777" w:rsidR="00562F87" w:rsidRDefault="00A42A00">
            <w:pPr>
              <w:pStyle w:val="TableTextNormal"/>
              <w:tabs>
                <w:tab w:val="left" w:pos="1440"/>
              </w:tabs>
              <w:ind w:left="540"/>
            </w:pPr>
            <w:r>
              <w:rPr>
                <w:rStyle w:val="TableFieldLabel"/>
              </w:rPr>
              <w:t xml:space="preserve">Cardinality:  </w:t>
            </w:r>
            <w:r>
              <w:t>[0..*]</w:t>
            </w:r>
          </w:p>
          <w:p w14:paraId="7E5F33C8" w14:textId="77777777" w:rsidR="00562F87" w:rsidRDefault="00562F87">
            <w:pPr>
              <w:pStyle w:val="TableTextNormal"/>
              <w:tabs>
                <w:tab w:val="left" w:pos="1440"/>
              </w:tabs>
            </w:pPr>
          </w:p>
          <w:p w14:paraId="25526D6E" w14:textId="77777777" w:rsidR="00562F87" w:rsidRDefault="00A42A00">
            <w:pPr>
              <w:pStyle w:val="TableTextNormal"/>
              <w:tabs>
                <w:tab w:val="left" w:pos="1440"/>
              </w:tabs>
            </w:pPr>
            <w:r>
              <w:t>The report to be filed by a vessel</w:t>
            </w:r>
          </w:p>
          <w:p w14:paraId="663CCC7B" w14:textId="77777777" w:rsidR="00562F87" w:rsidRDefault="00562F87">
            <w:pPr>
              <w:pStyle w:val="TableTextNormal"/>
            </w:pPr>
          </w:p>
        </w:tc>
      </w:tr>
      <w:tr w:rsidR="00562F87" w14:paraId="70F4B2BC"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79F2F2E7" w14:textId="77777777" w:rsidR="00562F87" w:rsidRDefault="00562F87">
            <w:pPr>
              <w:pStyle w:val="TableTextNormal"/>
            </w:pPr>
          </w:p>
          <w:p w14:paraId="785D90BC" w14:textId="77777777" w:rsidR="00562F87" w:rsidRDefault="00A42A00">
            <w:pPr>
              <w:pStyle w:val="TableTextNormal"/>
            </w:pPr>
            <w:r>
              <w:rPr>
                <w:noProof/>
                <w:sz w:val="0"/>
                <w:szCs w:val="0"/>
              </w:rPr>
              <w:drawing>
                <wp:inline distT="0" distB="0" distL="0" distR="0" wp14:anchorId="1B8FDAE1" wp14:editId="78CCBA22">
                  <wp:extent cx="114300" cy="1143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SrvControl</w:t>
            </w:r>
            <w:proofErr w:type="spellEnd"/>
          </w:p>
          <w:p w14:paraId="38867036" w14:textId="77777777" w:rsidR="00562F87" w:rsidRDefault="00562F87">
            <w:pPr>
              <w:pStyle w:val="TableTextNormal"/>
            </w:pPr>
          </w:p>
          <w:p w14:paraId="188BA175" w14:textId="77777777" w:rsidR="00562F87" w:rsidRDefault="00A42A00">
            <w:pPr>
              <w:pStyle w:val="TableTextNormal"/>
            </w:pPr>
            <w:r>
              <w:t xml:space="preserve">Association between a geographically located service and the </w:t>
            </w:r>
            <w:proofErr w:type="spellStart"/>
            <w:r>
              <w:t>organisation</w:t>
            </w:r>
            <w:proofErr w:type="spellEnd"/>
            <w:r>
              <w:t xml:space="preserve"> that controls it.</w:t>
            </w:r>
          </w:p>
          <w:p w14:paraId="3FBDD72D" w14:textId="77777777" w:rsidR="00562F87" w:rsidRDefault="00562F87">
            <w:pPr>
              <w:pStyle w:val="TableTextNormal"/>
            </w:pPr>
          </w:p>
        </w:tc>
      </w:tr>
      <w:tr w:rsidR="00562F87" w14:paraId="56CA1762"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679CAE2" w14:textId="77777777" w:rsidR="00562F87" w:rsidRDefault="00A42A00">
            <w:pPr>
              <w:pStyle w:val="TableTextNormal"/>
            </w:pPr>
            <w:r>
              <w:t xml:space="preserve">Source: Public </w:t>
            </w:r>
            <w:proofErr w:type="spellStart"/>
            <w:r>
              <w:t>controlledService</w:t>
            </w:r>
            <w:proofErr w:type="spellEnd"/>
            <w:r>
              <w:t xml:space="preserve"> (Class) </w:t>
            </w:r>
            <w:proofErr w:type="spellStart"/>
            <w:r>
              <w:t>SupervisedArea</w:t>
            </w:r>
            <w:proofErr w:type="spellEnd"/>
            <w:r>
              <w:t xml:space="preserve"> «</w:t>
            </w:r>
            <w:proofErr w:type="spellStart"/>
            <w:r>
              <w:t>FeatureType</w:t>
            </w:r>
            <w:proofErr w:type="spellEnd"/>
            <w:r>
              <w:t>»</w:t>
            </w:r>
          </w:p>
          <w:p w14:paraId="39693238" w14:textId="77777777" w:rsidR="00562F87" w:rsidRDefault="00A42A00">
            <w:pPr>
              <w:pStyle w:val="TableTextNormal"/>
              <w:tabs>
                <w:tab w:val="left" w:pos="1800"/>
              </w:tabs>
              <w:ind w:left="540"/>
            </w:pPr>
            <w:r>
              <w:rPr>
                <w:rStyle w:val="TableFieldLabel"/>
              </w:rPr>
              <w:t xml:space="preserve">Cardinality:  </w:t>
            </w:r>
            <w:r>
              <w:t>[0..*]</w:t>
            </w:r>
          </w:p>
          <w:p w14:paraId="13B85A66" w14:textId="77777777" w:rsidR="00562F87" w:rsidRDefault="00562F87">
            <w:pPr>
              <w:pStyle w:val="TableTextNormal"/>
              <w:tabs>
                <w:tab w:val="left" w:pos="1800"/>
              </w:tabs>
            </w:pPr>
          </w:p>
          <w:p w14:paraId="2270BC8B" w14:textId="77777777" w:rsidR="00562F87" w:rsidRDefault="00A42A00">
            <w:pPr>
              <w:pStyle w:val="TableTextNormal"/>
              <w:tabs>
                <w:tab w:val="left" w:pos="1800"/>
              </w:tabs>
            </w:pPr>
            <w:r>
              <w:t xml:space="preserve">The service controlled by an </w:t>
            </w:r>
            <w:proofErr w:type="spellStart"/>
            <w:r>
              <w:t>organisation</w:t>
            </w:r>
            <w:proofErr w:type="spellEnd"/>
            <w:r>
              <w:t xml:space="preserve"> or authority</w:t>
            </w:r>
          </w:p>
          <w:p w14:paraId="59FDF0E5"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7E0F5735" w14:textId="77777777" w:rsidR="00562F87" w:rsidRDefault="00A42A00">
            <w:pPr>
              <w:pStyle w:val="TableTextNormal"/>
            </w:pPr>
            <w:r>
              <w:t xml:space="preserve">Target: Public </w:t>
            </w:r>
            <w:proofErr w:type="spellStart"/>
            <w:r>
              <w:t>controlAuthority</w:t>
            </w:r>
            <w:proofErr w:type="spellEnd"/>
            <w:r>
              <w:t xml:space="preserve"> (Class) Authority «</w:t>
            </w:r>
            <w:proofErr w:type="spellStart"/>
            <w:r>
              <w:t>InformationType</w:t>
            </w:r>
            <w:proofErr w:type="spellEnd"/>
            <w:r>
              <w:t>»</w:t>
            </w:r>
          </w:p>
          <w:p w14:paraId="2D917A2D" w14:textId="77777777" w:rsidR="00562F87" w:rsidRDefault="00A42A00">
            <w:pPr>
              <w:pStyle w:val="TableTextNormal"/>
              <w:tabs>
                <w:tab w:val="left" w:pos="1440"/>
              </w:tabs>
              <w:ind w:left="540"/>
            </w:pPr>
            <w:r>
              <w:rPr>
                <w:rStyle w:val="TableFieldLabel"/>
              </w:rPr>
              <w:t xml:space="preserve">Cardinality:  </w:t>
            </w:r>
            <w:r>
              <w:t>[0..1]</w:t>
            </w:r>
          </w:p>
          <w:p w14:paraId="4108D5CE" w14:textId="77777777" w:rsidR="00562F87" w:rsidRDefault="00562F87">
            <w:pPr>
              <w:pStyle w:val="TableTextNormal"/>
              <w:tabs>
                <w:tab w:val="left" w:pos="1440"/>
              </w:tabs>
            </w:pPr>
          </w:p>
          <w:p w14:paraId="0AFF284A" w14:textId="77777777" w:rsidR="00562F87" w:rsidRDefault="00A42A00">
            <w:pPr>
              <w:pStyle w:val="TableTextNormal"/>
              <w:tabs>
                <w:tab w:val="left" w:pos="1440"/>
              </w:tabs>
            </w:pPr>
            <w:r>
              <w:t>The controlling organization or authority for a geographically located service</w:t>
            </w:r>
          </w:p>
          <w:p w14:paraId="79B95A4C" w14:textId="77777777" w:rsidR="00562F87" w:rsidRDefault="00562F87">
            <w:pPr>
              <w:pStyle w:val="TableTextNormal"/>
            </w:pPr>
          </w:p>
        </w:tc>
      </w:tr>
    </w:tbl>
    <w:p w14:paraId="21EFFB85" w14:textId="77777777" w:rsidR="00562F87" w:rsidRDefault="00562F87">
      <w:pPr>
        <w:pStyle w:val="Notes"/>
      </w:pPr>
    </w:p>
    <w:p w14:paraId="0E90ECE5" w14:textId="77777777" w:rsidR="00562F87" w:rsidRDefault="00A42A00">
      <w:pPr>
        <w:pStyle w:val="Notes"/>
      </w:pPr>
      <w:r>
        <w:t xml:space="preserve">  </w:t>
      </w:r>
      <w:bookmarkEnd w:id="123"/>
    </w:p>
    <w:p w14:paraId="68DCBCEB" w14:textId="77777777" w:rsidR="00562F87" w:rsidRDefault="00562F87">
      <w:pPr>
        <w:pStyle w:val="Notes"/>
      </w:pPr>
    </w:p>
    <w:p w14:paraId="77487842" w14:textId="77777777" w:rsidR="00562F87" w:rsidRDefault="00A42A00">
      <w:pPr>
        <w:pStyle w:val="Heading3"/>
      </w:pPr>
      <w:bookmarkStart w:id="125" w:name="BKM_7BDDFC07_956F_4FA5_9DFB_0F9CB1F8C271"/>
      <w:bookmarkStart w:id="126" w:name="_Toc25000125"/>
      <w:proofErr w:type="spellStart"/>
      <w:r>
        <w:t>ContactDetails</w:t>
      </w:r>
      <w:bookmarkEnd w:id="126"/>
      <w:proofErr w:type="spellEnd"/>
    </w:p>
    <w:p w14:paraId="323A639B"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050BECE1" w14:textId="77777777" w:rsidR="00562F87" w:rsidRDefault="00562F87">
      <w:pPr>
        <w:pStyle w:val="Notes"/>
        <w:tabs>
          <w:tab w:val="left" w:pos="720"/>
        </w:tabs>
      </w:pPr>
    </w:p>
    <w:p w14:paraId="358B36BA" w14:textId="77777777" w:rsidR="00562F87" w:rsidRDefault="00A42A00">
      <w:pPr>
        <w:pStyle w:val="Notes"/>
      </w:pPr>
      <w:r>
        <w:t xml:space="preserve">Information on how to reach a person or </w:t>
      </w:r>
      <w:proofErr w:type="spellStart"/>
      <w:r>
        <w:t>organisation</w:t>
      </w:r>
      <w:proofErr w:type="spellEnd"/>
      <w:r>
        <w:t xml:space="preserve"> by postal, internet, telephone, telex and radio systems. </w:t>
      </w:r>
    </w:p>
    <w:p w14:paraId="38BF3FE2" w14:textId="77777777" w:rsidR="00562F87" w:rsidRDefault="00562F87">
      <w:pPr>
        <w:pStyle w:val="Notes"/>
      </w:pPr>
    </w:p>
    <w:p w14:paraId="1C02916D" w14:textId="77777777" w:rsidR="00562F87" w:rsidRDefault="00A42A00">
      <w:pPr>
        <w:pStyle w:val="Properties"/>
      </w:pPr>
      <w:proofErr w:type="spellStart"/>
      <w:r>
        <w:t>ContactDetails</w:t>
      </w:r>
      <w:proofErr w:type="spellEnd"/>
      <w:r>
        <w:t xml:space="preserve"> </w:t>
      </w:r>
    </w:p>
    <w:p w14:paraId="2991D1A6" w14:textId="77777777" w:rsidR="00562F87" w:rsidRDefault="00A42A00">
      <w:pPr>
        <w:pStyle w:val="Properties"/>
      </w:pPr>
      <w:r>
        <w:t>Version 1.0  Phase 1.0  Proposed</w:t>
      </w:r>
    </w:p>
    <w:p w14:paraId="5A2498FB" w14:textId="77777777" w:rsidR="00562F87" w:rsidRDefault="00A42A00">
      <w:pPr>
        <w:pStyle w:val="Properties"/>
      </w:pPr>
      <w:proofErr w:type="spellStart"/>
      <w:r>
        <w:t>eivind.mong</w:t>
      </w:r>
      <w:proofErr w:type="spellEnd"/>
      <w:r>
        <w:t xml:space="preserve"> created on 01-Jan-2018.  Last modified 20-Aug-2018</w:t>
      </w:r>
    </w:p>
    <w:p w14:paraId="490DC08E" w14:textId="77777777" w:rsidR="00562F87" w:rsidRDefault="00A42A00">
      <w:pPr>
        <w:pStyle w:val="Properties"/>
      </w:pPr>
      <w:r>
        <w:t>Alias CONDET</w:t>
      </w:r>
    </w:p>
    <w:p w14:paraId="2FA0EC97" w14:textId="77777777" w:rsidR="00562F87" w:rsidRDefault="00A42A00">
      <w:pPr>
        <w:pStyle w:val="Properties"/>
      </w:pPr>
      <w:r>
        <w:t xml:space="preserve">Extends </w:t>
      </w:r>
      <w:proofErr w:type="spellStart"/>
      <w:r>
        <w:t>InformationType</w:t>
      </w:r>
      <w:proofErr w:type="spellEnd"/>
    </w:p>
    <w:p w14:paraId="4BA13100"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8B078F1"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1E1A62B" w14:textId="77777777" w:rsidR="00562F87" w:rsidRDefault="00A42A00">
            <w:pPr>
              <w:pStyle w:val="TableHeadingLight"/>
            </w:pPr>
            <w:r>
              <w:t>OUTGOING STRUCTURAL RELATIONSHIPS</w:t>
            </w:r>
          </w:p>
        </w:tc>
      </w:tr>
      <w:tr w:rsidR="00562F87" w14:paraId="54E7701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C8DAB" w14:textId="77777777" w:rsidR="00562F87" w:rsidRDefault="00562F87">
            <w:pPr>
              <w:pStyle w:val="TableTextNormal"/>
            </w:pPr>
          </w:p>
          <w:p w14:paraId="2373BAFB" w14:textId="77777777" w:rsidR="00562F87" w:rsidRDefault="00A42A00">
            <w:pPr>
              <w:pStyle w:val="TableTextNormal"/>
            </w:pPr>
            <w:r>
              <w:rPr>
                <w:noProof/>
                <w:sz w:val="0"/>
                <w:szCs w:val="0"/>
              </w:rPr>
              <w:drawing>
                <wp:inline distT="0" distB="0" distL="0" distR="0" wp14:anchorId="610DA6BB" wp14:editId="63C241DA">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ContactDetails</w:t>
            </w:r>
            <w:proofErr w:type="spellEnd"/>
            <w:r>
              <w:t xml:space="preserve"> to «</w:t>
            </w:r>
            <w:proofErr w:type="spellStart"/>
            <w:r>
              <w:t>InformationType</w:t>
            </w:r>
            <w:proofErr w:type="spellEnd"/>
            <w:r>
              <w:t xml:space="preserve">» </w:t>
            </w:r>
            <w:proofErr w:type="spellStart"/>
            <w:r>
              <w:t>InformationType</w:t>
            </w:r>
            <w:proofErr w:type="spellEnd"/>
          </w:p>
          <w:p w14:paraId="29D8EB34" w14:textId="77777777" w:rsidR="00562F87" w:rsidRDefault="00A42A00">
            <w:pPr>
              <w:pStyle w:val="TableTextNormal"/>
              <w:tabs>
                <w:tab w:val="left" w:pos="1440"/>
              </w:tabs>
              <w:jc w:val="right"/>
            </w:pPr>
            <w:r>
              <w:rPr>
                <w:rStyle w:val="TableFieldLabel"/>
              </w:rPr>
              <w:t>[ Direction is 'Source -&gt; Destination'. ]</w:t>
            </w:r>
          </w:p>
          <w:p w14:paraId="01C3F054" w14:textId="77777777" w:rsidR="00562F87" w:rsidRDefault="00562F87">
            <w:pPr>
              <w:pStyle w:val="TableTextNormal"/>
            </w:pPr>
          </w:p>
        </w:tc>
      </w:tr>
    </w:tbl>
    <w:p w14:paraId="4DC46805"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1A742B18"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2D758BE" w14:textId="77777777" w:rsidR="00562F87" w:rsidRDefault="00A42A00">
            <w:pPr>
              <w:pStyle w:val="TableHeadingLight"/>
            </w:pPr>
            <w:r>
              <w:t>CONNECTORS</w:t>
            </w:r>
          </w:p>
        </w:tc>
      </w:tr>
      <w:tr w:rsidR="00562F87" w14:paraId="459D5683"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A608CA" w14:textId="77777777" w:rsidR="00562F87" w:rsidRDefault="00562F87">
            <w:pPr>
              <w:pStyle w:val="TableTextNormal"/>
            </w:pPr>
          </w:p>
          <w:p w14:paraId="7DAC32C0" w14:textId="77777777" w:rsidR="00562F87" w:rsidRDefault="00A42A00">
            <w:pPr>
              <w:pStyle w:val="TableTextNormal"/>
            </w:pPr>
            <w:r>
              <w:rPr>
                <w:noProof/>
                <w:sz w:val="0"/>
                <w:szCs w:val="0"/>
              </w:rPr>
              <w:drawing>
                <wp:inline distT="0" distB="0" distL="0" distR="0" wp14:anchorId="2E6533F2" wp14:editId="7B868607">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r>
              <w:rPr>
                <w:rStyle w:val="Bold"/>
              </w:rPr>
              <w:t>Dependency</w:t>
            </w:r>
            <w:r>
              <w:t xml:space="preserve">       Source -&gt; Destination</w:t>
            </w:r>
          </w:p>
          <w:p w14:paraId="5223FC3D" w14:textId="77777777" w:rsidR="00562F87" w:rsidRDefault="00A42A00">
            <w:pPr>
              <w:pStyle w:val="TableTextNormal"/>
              <w:tabs>
                <w:tab w:val="left" w:pos="1080"/>
              </w:tabs>
            </w:pPr>
            <w:r>
              <w:rPr>
                <w:rStyle w:val="TableFieldLabel"/>
              </w:rPr>
              <w:t>From:</w:t>
            </w:r>
            <w:r>
              <w:tab/>
            </w:r>
            <w:proofErr w:type="spellStart"/>
            <w:r>
              <w:t>DynamicFeature</w:t>
            </w:r>
            <w:proofErr w:type="spellEnd"/>
            <w:r>
              <w:t xml:space="preserve"> : </w:t>
            </w:r>
            <w:proofErr w:type="spellStart"/>
            <w:r>
              <w:t>Metaclass</w:t>
            </w:r>
            <w:proofErr w:type="spellEnd"/>
            <w:r>
              <w:t xml:space="preserve">, Public  </w:t>
            </w:r>
          </w:p>
          <w:p w14:paraId="4990A02D" w14:textId="77777777" w:rsidR="00562F87" w:rsidRDefault="00A42A00">
            <w:pPr>
              <w:pStyle w:val="TableTextNormal"/>
              <w:tabs>
                <w:tab w:val="left" w:pos="1080"/>
              </w:tabs>
            </w:pPr>
            <w:r>
              <w:rPr>
                <w:rStyle w:val="TableFieldLabel"/>
              </w:rPr>
              <w:t>To:</w:t>
            </w:r>
            <w:r>
              <w:tab/>
            </w:r>
            <w:proofErr w:type="spellStart"/>
            <w:r>
              <w:t>ContactDetails</w:t>
            </w:r>
            <w:proofErr w:type="spellEnd"/>
            <w:r>
              <w:t xml:space="preserve"> : Class, Public  </w:t>
            </w:r>
          </w:p>
          <w:p w14:paraId="4C5DCD64" w14:textId="77777777" w:rsidR="00562F87" w:rsidRDefault="00562F87">
            <w:pPr>
              <w:pStyle w:val="TableTextNormal"/>
            </w:pPr>
          </w:p>
        </w:tc>
      </w:tr>
    </w:tbl>
    <w:p w14:paraId="400CA99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FC1135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D3FDEC" w14:textId="77777777" w:rsidR="00562F87" w:rsidRDefault="00A42A00">
            <w:pPr>
              <w:pStyle w:val="TableHeadingLight"/>
            </w:pPr>
            <w:r>
              <w:t>ATTRIBUTES</w:t>
            </w:r>
          </w:p>
        </w:tc>
      </w:tr>
      <w:tr w:rsidR="00562F87" w14:paraId="1F5B247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EAFF7" w14:textId="77777777" w:rsidR="00562F87" w:rsidRDefault="00562F87">
            <w:pPr>
              <w:pStyle w:val="TableTextNormal"/>
            </w:pPr>
          </w:p>
          <w:p w14:paraId="478170A5" w14:textId="77777777" w:rsidR="00562F87" w:rsidRDefault="00A42A00">
            <w:pPr>
              <w:pStyle w:val="TableTextNormal"/>
            </w:pPr>
            <w:r>
              <w:rPr>
                <w:noProof/>
                <w:sz w:val="0"/>
                <w:szCs w:val="0"/>
              </w:rPr>
              <w:drawing>
                <wp:inline distT="0" distB="0" distL="0" distR="0" wp14:anchorId="72D0C6CE" wp14:editId="4E67CE3D">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callName</w:t>
            </w:r>
            <w:proofErr w:type="spellEnd"/>
            <w:r>
              <w:t xml:space="preserve"> : text  Public</w:t>
            </w:r>
          </w:p>
          <w:p w14:paraId="4BCB4295" w14:textId="77777777" w:rsidR="00562F87" w:rsidRDefault="00A42A00">
            <w:pPr>
              <w:pStyle w:val="TableTextNormal"/>
              <w:ind w:left="540"/>
            </w:pPr>
            <w:r>
              <w:rPr>
                <w:rStyle w:val="TableFieldLabel"/>
              </w:rPr>
              <w:t>Alias:</w:t>
            </w:r>
            <w:r>
              <w:t xml:space="preserve">  CALNAM</w:t>
            </w:r>
          </w:p>
          <w:p w14:paraId="4FC62366"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F48CEA7" w14:textId="77777777" w:rsidR="00562F87" w:rsidRDefault="00562F87">
            <w:pPr>
              <w:pStyle w:val="TableTextNormal"/>
              <w:tabs>
                <w:tab w:val="left" w:pos="540"/>
              </w:tabs>
            </w:pPr>
          </w:p>
          <w:p w14:paraId="272CCB44" w14:textId="77777777" w:rsidR="00562F87" w:rsidRDefault="00A42A00">
            <w:pPr>
              <w:pStyle w:val="TableTextNormal"/>
            </w:pPr>
            <w:r>
              <w:t xml:space="preserve">The designated call name of a station, e.g. radio station, radar station, pilot. This is the name used when calling a radio station by radio i.e. "Singapore Pilots". </w:t>
            </w:r>
          </w:p>
          <w:p w14:paraId="7C7EA712" w14:textId="77777777" w:rsidR="00562F87" w:rsidRDefault="00A42A00">
            <w:pPr>
              <w:pStyle w:val="TableTextNormal"/>
              <w:tabs>
                <w:tab w:val="left" w:pos="1440"/>
              </w:tabs>
              <w:jc w:val="right"/>
            </w:pPr>
            <w:r>
              <w:rPr>
                <w:rStyle w:val="TableFieldLabel"/>
              </w:rPr>
              <w:t>[ Stereotype is «S100_Simple». Is static True. Containment is Not Specified. ]</w:t>
            </w:r>
          </w:p>
          <w:p w14:paraId="21DC66A9" w14:textId="77777777" w:rsidR="00562F87" w:rsidRDefault="00562F87">
            <w:pPr>
              <w:pStyle w:val="TableTextNormal"/>
              <w:tabs>
                <w:tab w:val="left" w:pos="720"/>
              </w:tabs>
            </w:pPr>
          </w:p>
        </w:tc>
      </w:tr>
      <w:tr w:rsidR="00562F87" w14:paraId="6F07E7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9265CA" w14:textId="77777777" w:rsidR="00562F87" w:rsidRDefault="00562F87">
            <w:pPr>
              <w:pStyle w:val="TableTextNormal"/>
            </w:pPr>
          </w:p>
          <w:p w14:paraId="39579C39" w14:textId="77777777" w:rsidR="00562F87" w:rsidRDefault="00A42A00">
            <w:pPr>
              <w:pStyle w:val="TableTextNormal"/>
            </w:pPr>
            <w:r>
              <w:rPr>
                <w:noProof/>
                <w:sz w:val="0"/>
                <w:szCs w:val="0"/>
              </w:rPr>
              <w:drawing>
                <wp:inline distT="0" distB="0" distL="0" distR="0" wp14:anchorId="7F5FC84F" wp14:editId="189469D9">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callSign</w:t>
            </w:r>
            <w:proofErr w:type="spellEnd"/>
            <w:r>
              <w:t xml:space="preserve"> : text  Public</w:t>
            </w:r>
          </w:p>
          <w:p w14:paraId="71110621" w14:textId="77777777" w:rsidR="00562F87" w:rsidRDefault="00A42A00">
            <w:pPr>
              <w:pStyle w:val="TableTextNormal"/>
              <w:ind w:left="540"/>
            </w:pPr>
            <w:r>
              <w:rPr>
                <w:rStyle w:val="TableFieldLabel"/>
              </w:rPr>
              <w:t>Alias:</w:t>
            </w:r>
            <w:r>
              <w:t xml:space="preserve">  CALSGN</w:t>
            </w:r>
          </w:p>
          <w:p w14:paraId="35250E8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9AA6811" w14:textId="77777777" w:rsidR="00562F87" w:rsidRDefault="00562F87">
            <w:pPr>
              <w:pStyle w:val="TableTextNormal"/>
              <w:tabs>
                <w:tab w:val="left" w:pos="540"/>
              </w:tabs>
            </w:pPr>
          </w:p>
          <w:p w14:paraId="49674205" w14:textId="77777777" w:rsidR="00562F87" w:rsidRDefault="00A42A00">
            <w:pPr>
              <w:pStyle w:val="TableTextNormal"/>
            </w:pPr>
            <w:r>
              <w:t>The designated call-sign of a radio station.</w:t>
            </w:r>
          </w:p>
          <w:p w14:paraId="195C9E99" w14:textId="77777777" w:rsidR="00562F87" w:rsidRDefault="00A42A00">
            <w:pPr>
              <w:pStyle w:val="TableTextNormal"/>
              <w:tabs>
                <w:tab w:val="left" w:pos="1440"/>
              </w:tabs>
              <w:jc w:val="right"/>
            </w:pPr>
            <w:r>
              <w:rPr>
                <w:rStyle w:val="TableFieldLabel"/>
              </w:rPr>
              <w:t>[ Stereotype is «S100_Simple». Is static True. Containment is Not Specified. ]</w:t>
            </w:r>
          </w:p>
          <w:p w14:paraId="113D12D3" w14:textId="77777777" w:rsidR="00562F87" w:rsidRDefault="00562F87">
            <w:pPr>
              <w:pStyle w:val="TableTextNormal"/>
              <w:tabs>
                <w:tab w:val="left" w:pos="720"/>
              </w:tabs>
            </w:pPr>
          </w:p>
        </w:tc>
      </w:tr>
      <w:tr w:rsidR="00562F87" w14:paraId="0A5D67F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551B7D" w14:textId="77777777" w:rsidR="00562F87" w:rsidRDefault="00562F87">
            <w:pPr>
              <w:pStyle w:val="TableTextNormal"/>
            </w:pPr>
          </w:p>
          <w:p w14:paraId="650C46E0" w14:textId="77777777" w:rsidR="00562F87" w:rsidRDefault="00A42A00">
            <w:pPr>
              <w:pStyle w:val="TableTextNormal"/>
            </w:pPr>
            <w:r>
              <w:rPr>
                <w:noProof/>
                <w:sz w:val="0"/>
                <w:szCs w:val="0"/>
              </w:rPr>
              <w:drawing>
                <wp:inline distT="0" distB="0" distL="0" distR="0" wp14:anchorId="10AD7A15" wp14:editId="6A313FB5">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categoryOfCommPref</w:t>
            </w:r>
            <w:proofErr w:type="spellEnd"/>
            <w:r>
              <w:t xml:space="preserve"> : </w:t>
            </w:r>
            <w:proofErr w:type="spellStart"/>
            <w:r>
              <w:t>categoryOfCommPref</w:t>
            </w:r>
            <w:proofErr w:type="spellEnd"/>
            <w:r>
              <w:t xml:space="preserve">  Public</w:t>
            </w:r>
          </w:p>
          <w:p w14:paraId="2307EF9F" w14:textId="77777777" w:rsidR="00562F87" w:rsidRDefault="00A42A00">
            <w:pPr>
              <w:pStyle w:val="TableTextNormal"/>
              <w:ind w:left="540"/>
            </w:pPr>
            <w:r>
              <w:rPr>
                <w:rStyle w:val="TableFieldLabel"/>
              </w:rPr>
              <w:t>Alias:</w:t>
            </w:r>
            <w:r>
              <w:t xml:space="preserve">  CATFRP</w:t>
            </w:r>
          </w:p>
          <w:p w14:paraId="02805DF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1A2615E" w14:textId="77777777" w:rsidR="00562F87" w:rsidRDefault="00A42A00">
            <w:pPr>
              <w:pStyle w:val="TableTextNormal"/>
              <w:tabs>
                <w:tab w:val="left" w:pos="1440"/>
              </w:tabs>
              <w:jc w:val="right"/>
            </w:pPr>
            <w:r>
              <w:rPr>
                <w:rStyle w:val="TableFieldLabel"/>
              </w:rPr>
              <w:t>[ Stereotype is «S100_Enum». Is static True. Containment is Not Specified. ]</w:t>
            </w:r>
          </w:p>
          <w:p w14:paraId="1D7E1E4E" w14:textId="77777777" w:rsidR="00562F87" w:rsidRDefault="00562F87">
            <w:pPr>
              <w:pStyle w:val="TableTextNormal"/>
              <w:tabs>
                <w:tab w:val="left" w:pos="720"/>
              </w:tabs>
            </w:pPr>
          </w:p>
        </w:tc>
      </w:tr>
      <w:tr w:rsidR="00562F87" w14:paraId="13FBF68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690E3F" w14:textId="77777777" w:rsidR="00562F87" w:rsidRDefault="00562F87">
            <w:pPr>
              <w:pStyle w:val="TableTextNormal"/>
            </w:pPr>
          </w:p>
          <w:p w14:paraId="2554593C" w14:textId="77777777" w:rsidR="00562F87" w:rsidRDefault="00A42A00">
            <w:pPr>
              <w:pStyle w:val="TableTextNormal"/>
            </w:pPr>
            <w:r>
              <w:rPr>
                <w:noProof/>
                <w:sz w:val="0"/>
                <w:szCs w:val="0"/>
              </w:rPr>
              <w:drawing>
                <wp:inline distT="0" distB="0" distL="0" distR="0" wp14:anchorId="7E65F8EA" wp14:editId="290B1402">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2FF01E2D" w14:textId="77777777" w:rsidR="00562F87" w:rsidRDefault="00A42A00">
            <w:pPr>
              <w:pStyle w:val="TableTextNormal"/>
              <w:ind w:left="540"/>
            </w:pPr>
            <w:r>
              <w:rPr>
                <w:rStyle w:val="TableFieldLabel"/>
              </w:rPr>
              <w:t>Alias:</w:t>
            </w:r>
            <w:r>
              <w:t xml:space="preserve">  COMCHA</w:t>
            </w:r>
          </w:p>
          <w:p w14:paraId="29C273D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3E31AF5" w14:textId="77777777" w:rsidR="00562F87" w:rsidRDefault="00A42A00">
            <w:pPr>
              <w:pStyle w:val="TableTextNormal"/>
              <w:tabs>
                <w:tab w:val="left" w:pos="1440"/>
              </w:tabs>
              <w:jc w:val="right"/>
            </w:pPr>
            <w:r>
              <w:rPr>
                <w:rStyle w:val="TableFieldLabel"/>
              </w:rPr>
              <w:t>[ Stereotype is «S100_Simple». Is static True. Containment is Not Specified. ]</w:t>
            </w:r>
          </w:p>
          <w:p w14:paraId="5A8DFBA6" w14:textId="77777777" w:rsidR="00562F87" w:rsidRDefault="00562F87">
            <w:pPr>
              <w:pStyle w:val="TableTextNormal"/>
              <w:tabs>
                <w:tab w:val="left" w:pos="720"/>
              </w:tabs>
            </w:pPr>
          </w:p>
        </w:tc>
      </w:tr>
      <w:tr w:rsidR="00562F87" w14:paraId="7896388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2E8AF7" w14:textId="77777777" w:rsidR="00562F87" w:rsidRDefault="00562F87">
            <w:pPr>
              <w:pStyle w:val="TableTextNormal"/>
            </w:pPr>
          </w:p>
          <w:p w14:paraId="4895F65A" w14:textId="77777777" w:rsidR="00562F87" w:rsidRDefault="00A42A00">
            <w:pPr>
              <w:pStyle w:val="TableTextNormal"/>
            </w:pPr>
            <w:r>
              <w:rPr>
                <w:noProof/>
                <w:sz w:val="0"/>
                <w:szCs w:val="0"/>
              </w:rPr>
              <w:drawing>
                <wp:inline distT="0" distB="0" distL="0" distR="0" wp14:anchorId="290B52E4" wp14:editId="3277B737">
                  <wp:extent cx="114300" cy="1143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contactAddress</w:t>
            </w:r>
            <w:proofErr w:type="spellEnd"/>
            <w:r>
              <w:t xml:space="preserve"> : </w:t>
            </w:r>
            <w:proofErr w:type="spellStart"/>
            <w:r>
              <w:t>contactAddress</w:t>
            </w:r>
            <w:proofErr w:type="spellEnd"/>
            <w:r>
              <w:t xml:space="preserve">  Public</w:t>
            </w:r>
          </w:p>
          <w:p w14:paraId="3C18C59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D621FF5" w14:textId="77777777" w:rsidR="00562F87" w:rsidRDefault="00A42A00">
            <w:pPr>
              <w:pStyle w:val="TableTextNormal"/>
              <w:tabs>
                <w:tab w:val="left" w:pos="1440"/>
              </w:tabs>
              <w:jc w:val="right"/>
            </w:pPr>
            <w:r>
              <w:rPr>
                <w:rStyle w:val="TableFieldLabel"/>
              </w:rPr>
              <w:t>[ Stereotype is «S100_Complex». Is static True. Containment is Not Specified. ]</w:t>
            </w:r>
          </w:p>
          <w:p w14:paraId="5870C083" w14:textId="77777777" w:rsidR="00562F87" w:rsidRDefault="00562F87">
            <w:pPr>
              <w:pStyle w:val="TableTextNormal"/>
              <w:tabs>
                <w:tab w:val="left" w:pos="720"/>
              </w:tabs>
            </w:pPr>
          </w:p>
        </w:tc>
      </w:tr>
      <w:tr w:rsidR="00562F87" w14:paraId="5165C75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02A1AD" w14:textId="77777777" w:rsidR="00562F87" w:rsidRDefault="00562F87">
            <w:pPr>
              <w:pStyle w:val="TableTextNormal"/>
            </w:pPr>
          </w:p>
          <w:p w14:paraId="1E014A95" w14:textId="77777777" w:rsidR="00562F87" w:rsidRDefault="00A42A00">
            <w:pPr>
              <w:pStyle w:val="TableTextNormal"/>
            </w:pPr>
            <w:r>
              <w:rPr>
                <w:noProof/>
                <w:sz w:val="0"/>
                <w:szCs w:val="0"/>
              </w:rPr>
              <w:drawing>
                <wp:inline distT="0" distB="0" distL="0" distR="0" wp14:anchorId="35BC9046" wp14:editId="1DF7985C">
                  <wp:extent cx="114300" cy="1143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frequencyPair</w:t>
            </w:r>
            <w:proofErr w:type="spellEnd"/>
            <w:r>
              <w:t xml:space="preserve"> : </w:t>
            </w:r>
            <w:proofErr w:type="spellStart"/>
            <w:r>
              <w:t>frequencyPair</w:t>
            </w:r>
            <w:proofErr w:type="spellEnd"/>
            <w:r>
              <w:t xml:space="preserve">  Public</w:t>
            </w:r>
          </w:p>
          <w:p w14:paraId="3296FCB6"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569B000" w14:textId="77777777" w:rsidR="00562F87" w:rsidRDefault="00A42A00">
            <w:pPr>
              <w:pStyle w:val="TableTextNormal"/>
              <w:tabs>
                <w:tab w:val="left" w:pos="1440"/>
              </w:tabs>
              <w:jc w:val="right"/>
            </w:pPr>
            <w:r>
              <w:rPr>
                <w:rStyle w:val="TableFieldLabel"/>
              </w:rPr>
              <w:t>[ Stereotype is «S100_Complex». Is static True. Containment is Not Specified. ]</w:t>
            </w:r>
          </w:p>
          <w:p w14:paraId="2291E0B2" w14:textId="77777777" w:rsidR="00562F87" w:rsidRDefault="00562F87">
            <w:pPr>
              <w:pStyle w:val="TableTextNormal"/>
              <w:tabs>
                <w:tab w:val="left" w:pos="720"/>
              </w:tabs>
            </w:pPr>
          </w:p>
        </w:tc>
      </w:tr>
      <w:tr w:rsidR="00562F87" w14:paraId="210DFB9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9CEA56" w14:textId="77777777" w:rsidR="00562F87" w:rsidRDefault="00562F87">
            <w:pPr>
              <w:pStyle w:val="TableTextNormal"/>
            </w:pPr>
          </w:p>
          <w:p w14:paraId="46D6B2A5" w14:textId="77777777" w:rsidR="00562F87" w:rsidRDefault="00A42A00">
            <w:pPr>
              <w:pStyle w:val="TableTextNormal"/>
            </w:pPr>
            <w:r>
              <w:rPr>
                <w:noProof/>
                <w:sz w:val="0"/>
                <w:szCs w:val="0"/>
              </w:rPr>
              <w:drawing>
                <wp:inline distT="0" distB="0" distL="0" distR="0" wp14:anchorId="3E9CCD79" wp14:editId="208382CF">
                  <wp:extent cx="114300" cy="1143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contactInstructions</w:t>
            </w:r>
            <w:proofErr w:type="spellEnd"/>
            <w:r>
              <w:t xml:space="preserve"> : text  Public</w:t>
            </w:r>
          </w:p>
          <w:p w14:paraId="35902FC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7856B82" w14:textId="77777777" w:rsidR="00562F87" w:rsidRDefault="00562F87">
            <w:pPr>
              <w:pStyle w:val="TableTextNormal"/>
              <w:tabs>
                <w:tab w:val="left" w:pos="540"/>
              </w:tabs>
            </w:pPr>
          </w:p>
          <w:p w14:paraId="547A5D5A" w14:textId="77777777" w:rsidR="00562F87" w:rsidRDefault="00A42A00">
            <w:pPr>
              <w:pStyle w:val="TableTextNormal"/>
            </w:pPr>
            <w:r>
              <w:t xml:space="preserve">supplemental instructions on how or when to contact the individual, </w:t>
            </w:r>
            <w:proofErr w:type="spellStart"/>
            <w:r>
              <w:t>organisation</w:t>
            </w:r>
            <w:proofErr w:type="spellEnd"/>
            <w:r>
              <w:t>, or service</w:t>
            </w:r>
          </w:p>
          <w:p w14:paraId="755C1ABC" w14:textId="77777777" w:rsidR="00562F87" w:rsidRDefault="00A42A00">
            <w:pPr>
              <w:pStyle w:val="TableTextNormal"/>
              <w:tabs>
                <w:tab w:val="left" w:pos="1440"/>
              </w:tabs>
              <w:jc w:val="right"/>
            </w:pPr>
            <w:r>
              <w:rPr>
                <w:rStyle w:val="TableFieldLabel"/>
              </w:rPr>
              <w:t>[ Stereotype is «S100_Simple». Is static True. Containment is Not Specified. ]</w:t>
            </w:r>
          </w:p>
          <w:p w14:paraId="697AA4B7" w14:textId="77777777" w:rsidR="00562F87" w:rsidRDefault="00562F87">
            <w:pPr>
              <w:pStyle w:val="TableTextNormal"/>
              <w:tabs>
                <w:tab w:val="left" w:pos="720"/>
              </w:tabs>
            </w:pPr>
          </w:p>
        </w:tc>
      </w:tr>
      <w:tr w:rsidR="00562F87" w14:paraId="64273ED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79940B" w14:textId="77777777" w:rsidR="00562F87" w:rsidRDefault="00562F87">
            <w:pPr>
              <w:pStyle w:val="TableTextNormal"/>
            </w:pPr>
          </w:p>
          <w:p w14:paraId="433128B6" w14:textId="77777777" w:rsidR="00562F87" w:rsidRDefault="00A42A00">
            <w:pPr>
              <w:pStyle w:val="TableTextNormal"/>
            </w:pPr>
            <w:r>
              <w:rPr>
                <w:noProof/>
                <w:sz w:val="0"/>
                <w:szCs w:val="0"/>
              </w:rPr>
              <w:drawing>
                <wp:inline distT="0" distB="0" distL="0" distR="0" wp14:anchorId="703E0F98" wp14:editId="17E9369A">
                  <wp:extent cx="114300" cy="1143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4FF3A93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1B0117A"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A9B5560" w14:textId="77777777" w:rsidR="00562F87" w:rsidRDefault="00562F87">
            <w:pPr>
              <w:pStyle w:val="TableTextNormal"/>
              <w:tabs>
                <w:tab w:val="left" w:pos="720"/>
              </w:tabs>
            </w:pPr>
          </w:p>
        </w:tc>
      </w:tr>
      <w:tr w:rsidR="00562F87" w14:paraId="06FF2DC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A24DFD" w14:textId="77777777" w:rsidR="00562F87" w:rsidRDefault="00562F87">
            <w:pPr>
              <w:pStyle w:val="TableTextNormal"/>
            </w:pPr>
          </w:p>
          <w:p w14:paraId="7D96D03A" w14:textId="77777777" w:rsidR="00562F87" w:rsidRDefault="00A42A00">
            <w:pPr>
              <w:pStyle w:val="TableTextNormal"/>
            </w:pPr>
            <w:r>
              <w:rPr>
                <w:noProof/>
                <w:sz w:val="0"/>
                <w:szCs w:val="0"/>
              </w:rPr>
              <w:drawing>
                <wp:inline distT="0" distB="0" distL="0" distR="0" wp14:anchorId="68E07980" wp14:editId="06A20F4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language : ISO639-3  Public</w:t>
            </w:r>
          </w:p>
          <w:p w14:paraId="1DBF41C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D4C0B58" w14:textId="77777777" w:rsidR="00562F87" w:rsidRDefault="00562F87">
            <w:pPr>
              <w:pStyle w:val="TableTextNormal"/>
              <w:tabs>
                <w:tab w:val="left" w:pos="540"/>
              </w:tabs>
            </w:pPr>
          </w:p>
          <w:p w14:paraId="795C1FCF" w14:textId="77777777" w:rsidR="00562F87" w:rsidRDefault="00A42A00">
            <w:pPr>
              <w:pStyle w:val="TableTextNormal"/>
            </w:pPr>
            <w:r>
              <w:t>The language is encoded by a character code following ISO 639-3</w:t>
            </w:r>
          </w:p>
          <w:p w14:paraId="5E3D372B" w14:textId="77777777" w:rsidR="00562F87" w:rsidRDefault="00A42A00">
            <w:pPr>
              <w:pStyle w:val="TableTextNormal"/>
              <w:tabs>
                <w:tab w:val="left" w:pos="1440"/>
              </w:tabs>
              <w:jc w:val="right"/>
            </w:pPr>
            <w:r>
              <w:rPr>
                <w:rStyle w:val="TableFieldLabel"/>
              </w:rPr>
              <w:t>[ Stereotype is «S100_Simple». Is static True. Containment is Not Specified. ]</w:t>
            </w:r>
          </w:p>
          <w:p w14:paraId="6D7A46E8" w14:textId="77777777" w:rsidR="00562F87" w:rsidRDefault="00562F87">
            <w:pPr>
              <w:pStyle w:val="TableTextNormal"/>
              <w:tabs>
                <w:tab w:val="left" w:pos="720"/>
              </w:tabs>
            </w:pPr>
          </w:p>
        </w:tc>
      </w:tr>
      <w:tr w:rsidR="00562F87" w14:paraId="6FF3292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8B78DF" w14:textId="77777777" w:rsidR="00562F87" w:rsidRDefault="00562F87">
            <w:pPr>
              <w:pStyle w:val="TableTextNormal"/>
            </w:pPr>
          </w:p>
          <w:p w14:paraId="2FA8AD1F" w14:textId="77777777" w:rsidR="00562F87" w:rsidRDefault="00A42A00">
            <w:pPr>
              <w:pStyle w:val="TableTextNormal"/>
            </w:pPr>
            <w:r>
              <w:rPr>
                <w:noProof/>
                <w:sz w:val="0"/>
                <w:szCs w:val="0"/>
              </w:rPr>
              <w:drawing>
                <wp:inline distT="0" distB="0" distL="0" distR="0" wp14:anchorId="122FC55F" wp14:editId="4DB38D0D">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mMSICode</w:t>
            </w:r>
            <w:proofErr w:type="spellEnd"/>
            <w:r>
              <w:t xml:space="preserve"> : text  Public</w:t>
            </w:r>
          </w:p>
          <w:p w14:paraId="75065B3F" w14:textId="77777777" w:rsidR="00562F87" w:rsidRDefault="00A42A00">
            <w:pPr>
              <w:pStyle w:val="TableTextNormal"/>
              <w:ind w:left="540"/>
            </w:pPr>
            <w:r>
              <w:rPr>
                <w:rStyle w:val="TableFieldLabel"/>
              </w:rPr>
              <w:t>Alias:</w:t>
            </w:r>
            <w:r>
              <w:t xml:space="preserve">  MMSICO</w:t>
            </w:r>
          </w:p>
          <w:p w14:paraId="0FE769B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BCE4AB2" w14:textId="77777777" w:rsidR="00562F87" w:rsidRDefault="00562F87">
            <w:pPr>
              <w:pStyle w:val="TableTextNormal"/>
              <w:tabs>
                <w:tab w:val="left" w:pos="540"/>
              </w:tabs>
            </w:pPr>
          </w:p>
          <w:p w14:paraId="74146C9F" w14:textId="77777777" w:rsidR="00562F87" w:rsidRDefault="00A42A00">
            <w:pPr>
              <w:pStyle w:val="TableTextNormal"/>
            </w:pPr>
            <w:r>
              <w:t xml:space="preserve">The Maritime Mobile Service Identity (MMSI) Code is formed of a series of nine digits which are transmitted over the radio path in order to uniquely identify ship stations, ship earth </w:t>
            </w:r>
            <w:proofErr w:type="spellStart"/>
            <w:r>
              <w:t>stations,coast</w:t>
            </w:r>
            <w:proofErr w:type="spellEnd"/>
            <w:r>
              <w:t xml:space="preserve"> stations, coast earth stations, and group calls. These identities are formed in such a way that the identity or part thereof can be used by telephone and telex subscribers connected to the general telecommunications network principally to call ships automatically.</w:t>
            </w:r>
          </w:p>
          <w:p w14:paraId="4E98076C" w14:textId="77777777" w:rsidR="00562F87" w:rsidRDefault="00A42A00">
            <w:pPr>
              <w:pStyle w:val="TableTextNormal"/>
              <w:tabs>
                <w:tab w:val="left" w:pos="1440"/>
              </w:tabs>
              <w:jc w:val="right"/>
            </w:pPr>
            <w:r>
              <w:rPr>
                <w:rStyle w:val="TableFieldLabel"/>
              </w:rPr>
              <w:t>[ Stereotype is «S100_Simple». Is static True. Containment is Not Specified. ]</w:t>
            </w:r>
          </w:p>
          <w:p w14:paraId="39619739" w14:textId="77777777" w:rsidR="00562F87" w:rsidRDefault="00562F87">
            <w:pPr>
              <w:pStyle w:val="TableTextNormal"/>
              <w:tabs>
                <w:tab w:val="left" w:pos="720"/>
              </w:tabs>
            </w:pPr>
          </w:p>
        </w:tc>
      </w:tr>
      <w:tr w:rsidR="00562F87" w14:paraId="25E4361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7E3633" w14:textId="77777777" w:rsidR="00562F87" w:rsidRDefault="00562F87">
            <w:pPr>
              <w:pStyle w:val="TableTextNormal"/>
            </w:pPr>
          </w:p>
          <w:p w14:paraId="2AF22090" w14:textId="77777777" w:rsidR="00562F87" w:rsidRDefault="00A42A00">
            <w:pPr>
              <w:pStyle w:val="TableTextNormal"/>
            </w:pPr>
            <w:r>
              <w:rPr>
                <w:noProof/>
                <w:sz w:val="0"/>
                <w:szCs w:val="0"/>
              </w:rPr>
              <w:drawing>
                <wp:inline distT="0" distB="0" distL="0" distR="0" wp14:anchorId="7C3706C2" wp14:editId="660B34EA">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onlineResource</w:t>
            </w:r>
            <w:proofErr w:type="spellEnd"/>
            <w:r>
              <w:t xml:space="preserve"> : </w:t>
            </w:r>
            <w:proofErr w:type="spellStart"/>
            <w:r>
              <w:t>onlineResource</w:t>
            </w:r>
            <w:proofErr w:type="spellEnd"/>
            <w:r>
              <w:t xml:space="preserve">  Public</w:t>
            </w:r>
          </w:p>
          <w:p w14:paraId="25D80C94"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C67628E" w14:textId="77777777" w:rsidR="00562F87" w:rsidRDefault="00562F87">
            <w:pPr>
              <w:pStyle w:val="TableTextNormal"/>
              <w:tabs>
                <w:tab w:val="left" w:pos="540"/>
              </w:tabs>
            </w:pPr>
          </w:p>
          <w:p w14:paraId="553CC4CA" w14:textId="77777777" w:rsidR="00562F87" w:rsidRDefault="00A42A00">
            <w:pPr>
              <w:pStyle w:val="TableTextNormal"/>
            </w:pPr>
            <w:r>
              <w:t>Information about online sources from which a resource or data can be obtained (ISO 19115, adapted)</w:t>
            </w:r>
          </w:p>
          <w:p w14:paraId="1756661B"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897E2C9" w14:textId="77777777" w:rsidR="00562F87" w:rsidRDefault="00562F87">
            <w:pPr>
              <w:pStyle w:val="TableTextNormal"/>
              <w:tabs>
                <w:tab w:val="left" w:pos="720"/>
              </w:tabs>
            </w:pPr>
          </w:p>
        </w:tc>
      </w:tr>
      <w:tr w:rsidR="00562F87" w14:paraId="5FAB918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EFB56D0" w14:textId="77777777" w:rsidR="00562F87" w:rsidRDefault="00562F87">
            <w:pPr>
              <w:pStyle w:val="TableTextNormal"/>
            </w:pPr>
          </w:p>
          <w:p w14:paraId="4B3E3038" w14:textId="77777777" w:rsidR="00562F87" w:rsidRDefault="00A42A00">
            <w:pPr>
              <w:pStyle w:val="TableTextNormal"/>
            </w:pPr>
            <w:r>
              <w:rPr>
                <w:noProof/>
                <w:sz w:val="0"/>
                <w:szCs w:val="0"/>
              </w:rPr>
              <w:drawing>
                <wp:inline distT="0" distB="0" distL="0" distR="0" wp14:anchorId="56F9D956" wp14:editId="4A139A66">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telecommunications : telecommunications  Public</w:t>
            </w:r>
          </w:p>
          <w:p w14:paraId="2BCCB933"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7E99FBC" w14:textId="77777777" w:rsidR="00562F87" w:rsidRDefault="00562F87">
            <w:pPr>
              <w:pStyle w:val="TableTextNormal"/>
              <w:tabs>
                <w:tab w:val="left" w:pos="540"/>
              </w:tabs>
            </w:pPr>
          </w:p>
          <w:p w14:paraId="08A1D0B5" w14:textId="77777777" w:rsidR="00562F87" w:rsidRDefault="00A42A00">
            <w:pPr>
              <w:pStyle w:val="TableTextNormal"/>
            </w:pPr>
            <w:r>
              <w:t>information for contact by means of a telecommunications service.</w:t>
            </w:r>
          </w:p>
          <w:p w14:paraId="42D06853" w14:textId="77777777" w:rsidR="00562F87" w:rsidRDefault="00A42A00">
            <w:pPr>
              <w:pStyle w:val="TableTextNormal"/>
            </w:pPr>
            <w:r>
              <w:t xml:space="preserve">Distinctions: </w:t>
            </w:r>
            <w:proofErr w:type="spellStart"/>
            <w:r>
              <w:t>emailAddress</w:t>
            </w:r>
            <w:proofErr w:type="spellEnd"/>
            <w:r>
              <w:t xml:space="preserve">, </w:t>
            </w:r>
            <w:proofErr w:type="spellStart"/>
            <w:r>
              <w:t>internetAddress</w:t>
            </w:r>
            <w:proofErr w:type="spellEnd"/>
            <w:r>
              <w:t xml:space="preserve">, </w:t>
            </w:r>
            <w:proofErr w:type="spellStart"/>
            <w:r>
              <w:t>callName</w:t>
            </w:r>
            <w:proofErr w:type="spellEnd"/>
            <w:r>
              <w:t xml:space="preserve">, </w:t>
            </w:r>
            <w:proofErr w:type="spellStart"/>
            <w:r>
              <w:t>callSign</w:t>
            </w:r>
            <w:proofErr w:type="spellEnd"/>
            <w:r>
              <w:t>, COMCHA</w:t>
            </w:r>
          </w:p>
          <w:p w14:paraId="503F1750" w14:textId="77777777" w:rsidR="00562F87" w:rsidRDefault="00A42A00">
            <w:pPr>
              <w:pStyle w:val="TableTextNormal"/>
              <w:tabs>
                <w:tab w:val="left" w:pos="1440"/>
              </w:tabs>
              <w:jc w:val="right"/>
            </w:pPr>
            <w:r>
              <w:rPr>
                <w:rStyle w:val="TableFieldLabel"/>
              </w:rPr>
              <w:t>[ Stereotype is «S100_Complex». Is static True. Containment is Not Specified. ]</w:t>
            </w:r>
          </w:p>
          <w:p w14:paraId="1F6E25C4" w14:textId="77777777" w:rsidR="00562F87" w:rsidRDefault="00562F87">
            <w:pPr>
              <w:pStyle w:val="TableTextNormal"/>
              <w:tabs>
                <w:tab w:val="left" w:pos="720"/>
              </w:tabs>
            </w:pPr>
          </w:p>
        </w:tc>
      </w:tr>
      <w:tr w:rsidR="00562F87" w14:paraId="61F520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FB43F5" w14:textId="77777777" w:rsidR="00562F87" w:rsidRDefault="00562F87">
            <w:pPr>
              <w:pStyle w:val="TableTextNormal"/>
            </w:pPr>
          </w:p>
          <w:p w14:paraId="696AEC43" w14:textId="77777777" w:rsidR="00562F87" w:rsidRDefault="00A42A00">
            <w:pPr>
              <w:pStyle w:val="TableTextNormal"/>
            </w:pPr>
            <w:r>
              <w:rPr>
                <w:noProof/>
                <w:sz w:val="0"/>
                <w:szCs w:val="0"/>
              </w:rPr>
              <w:drawing>
                <wp:inline distT="0" distB="0" distL="0" distR="0" wp14:anchorId="6D1712F1" wp14:editId="293EAA3A">
                  <wp:extent cx="114300" cy="1143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radiocommunications : radiocommunications  Public</w:t>
            </w:r>
          </w:p>
          <w:p w14:paraId="45F6B383"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4517505"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402FEC8" w14:textId="77777777" w:rsidR="00562F87" w:rsidRDefault="00562F87">
            <w:pPr>
              <w:pStyle w:val="TableTextNormal"/>
              <w:tabs>
                <w:tab w:val="left" w:pos="720"/>
              </w:tabs>
            </w:pPr>
          </w:p>
        </w:tc>
      </w:tr>
    </w:tbl>
    <w:p w14:paraId="13F8A375"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4DDDB496"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44A37574" w14:textId="77777777" w:rsidR="00562F87" w:rsidRDefault="00A42A00">
            <w:pPr>
              <w:pStyle w:val="TableHeadingLight"/>
            </w:pPr>
            <w:r>
              <w:t>ASSOCIATIONS</w:t>
            </w:r>
          </w:p>
        </w:tc>
      </w:tr>
      <w:tr w:rsidR="00562F87" w14:paraId="49595B7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4D65C957" w14:textId="77777777" w:rsidR="00562F87" w:rsidRDefault="00562F87">
            <w:pPr>
              <w:pStyle w:val="TableTextNormal"/>
            </w:pPr>
          </w:p>
          <w:p w14:paraId="54E9E931" w14:textId="77777777" w:rsidR="00562F87" w:rsidRDefault="00A42A00">
            <w:pPr>
              <w:pStyle w:val="TableTextNormal"/>
            </w:pPr>
            <w:r>
              <w:rPr>
                <w:noProof/>
                <w:sz w:val="0"/>
                <w:szCs w:val="0"/>
              </w:rPr>
              <w:drawing>
                <wp:inline distT="0" distB="0" distL="0" distR="0" wp14:anchorId="64154484" wp14:editId="1EF266CE">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SrvContact</w:t>
            </w:r>
            <w:proofErr w:type="spellEnd"/>
          </w:p>
          <w:p w14:paraId="2CA3EDCB" w14:textId="77777777" w:rsidR="00562F87" w:rsidRDefault="00562F87">
            <w:pPr>
              <w:pStyle w:val="TableTextNormal"/>
            </w:pPr>
          </w:p>
          <w:p w14:paraId="27E65B4A" w14:textId="77777777" w:rsidR="00562F87" w:rsidRDefault="00A42A00">
            <w:pPr>
              <w:pStyle w:val="TableTextNormal"/>
            </w:pPr>
            <w:r>
              <w:t>Contact details for a service or facility</w:t>
            </w:r>
          </w:p>
          <w:p w14:paraId="4B48F7DB" w14:textId="77777777" w:rsidR="00562F87" w:rsidRDefault="00562F87">
            <w:pPr>
              <w:pStyle w:val="TableTextNormal"/>
            </w:pPr>
          </w:p>
        </w:tc>
      </w:tr>
      <w:tr w:rsidR="00562F87" w14:paraId="1C484B9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04167B9D" w14:textId="77777777" w:rsidR="00562F87" w:rsidRDefault="00A42A00">
            <w:pPr>
              <w:pStyle w:val="TableTextNormal"/>
            </w:pPr>
            <w:r>
              <w:t xml:space="preserve">Source: Public </w:t>
            </w:r>
            <w:proofErr w:type="spellStart"/>
            <w:r>
              <w:t>servicePlace</w:t>
            </w:r>
            <w:proofErr w:type="spellEnd"/>
            <w:r>
              <w:t xml:space="preserve"> (Class) </w:t>
            </w:r>
            <w:proofErr w:type="spellStart"/>
            <w:r>
              <w:t>OrganisationContactArea</w:t>
            </w:r>
            <w:proofErr w:type="spellEnd"/>
            <w:r>
              <w:t xml:space="preserve"> «</w:t>
            </w:r>
            <w:proofErr w:type="spellStart"/>
            <w:r>
              <w:t>FeatureType</w:t>
            </w:r>
            <w:proofErr w:type="spellEnd"/>
            <w:r>
              <w:t>»</w:t>
            </w:r>
          </w:p>
          <w:p w14:paraId="6D90DCEC" w14:textId="77777777" w:rsidR="00562F87" w:rsidRDefault="00A42A00">
            <w:pPr>
              <w:pStyle w:val="TableTextNormal"/>
              <w:tabs>
                <w:tab w:val="left" w:pos="1800"/>
              </w:tabs>
              <w:ind w:left="540"/>
            </w:pPr>
            <w:r>
              <w:rPr>
                <w:rStyle w:val="TableFieldLabel"/>
              </w:rPr>
              <w:t xml:space="preserve">Cardinality:  </w:t>
            </w:r>
            <w:r>
              <w:t>[1..*]</w:t>
            </w:r>
          </w:p>
          <w:p w14:paraId="69782DFC" w14:textId="77777777" w:rsidR="00562F87" w:rsidRDefault="00562F87">
            <w:pPr>
              <w:pStyle w:val="TableTextNormal"/>
              <w:tabs>
                <w:tab w:val="left" w:pos="1800"/>
              </w:tabs>
            </w:pPr>
          </w:p>
          <w:p w14:paraId="42891E3F" w14:textId="77777777" w:rsidR="00562F87" w:rsidRDefault="00A42A00">
            <w:pPr>
              <w:pStyle w:val="TableTextNormal"/>
              <w:tabs>
                <w:tab w:val="left" w:pos="1800"/>
              </w:tabs>
            </w:pPr>
            <w:r>
              <w:t>Pointer to service or facility</w:t>
            </w:r>
          </w:p>
          <w:p w14:paraId="215A40D6"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E762571" w14:textId="77777777" w:rsidR="00562F87" w:rsidRDefault="00A42A00">
            <w:pPr>
              <w:pStyle w:val="TableTextNormal"/>
            </w:pPr>
            <w:r>
              <w:t xml:space="preserve">Target: Public </w:t>
            </w:r>
            <w:proofErr w:type="spellStart"/>
            <w:r>
              <w:t>theContactDetails</w:t>
            </w:r>
            <w:proofErr w:type="spellEnd"/>
            <w:r>
              <w:t xml:space="preserve"> (Class) </w:t>
            </w:r>
            <w:proofErr w:type="spellStart"/>
            <w:r>
              <w:t>ContactDetails</w:t>
            </w:r>
            <w:proofErr w:type="spellEnd"/>
            <w:r>
              <w:t xml:space="preserve"> «</w:t>
            </w:r>
            <w:proofErr w:type="spellStart"/>
            <w:r>
              <w:t>InformationType</w:t>
            </w:r>
            <w:proofErr w:type="spellEnd"/>
            <w:r>
              <w:t>»</w:t>
            </w:r>
          </w:p>
          <w:p w14:paraId="35870F68" w14:textId="77777777" w:rsidR="00562F87" w:rsidRDefault="00A42A00">
            <w:pPr>
              <w:pStyle w:val="TableTextNormal"/>
              <w:tabs>
                <w:tab w:val="left" w:pos="1440"/>
              </w:tabs>
              <w:ind w:left="540"/>
            </w:pPr>
            <w:r>
              <w:rPr>
                <w:rStyle w:val="TableFieldLabel"/>
              </w:rPr>
              <w:t xml:space="preserve">Cardinality:  </w:t>
            </w:r>
            <w:r>
              <w:t>[0..*]</w:t>
            </w:r>
          </w:p>
          <w:p w14:paraId="1966DAD5" w14:textId="77777777" w:rsidR="00562F87" w:rsidRDefault="00562F87">
            <w:pPr>
              <w:pStyle w:val="TableTextNormal"/>
              <w:tabs>
                <w:tab w:val="left" w:pos="1440"/>
              </w:tabs>
            </w:pPr>
          </w:p>
          <w:p w14:paraId="19E5CCE3" w14:textId="77777777" w:rsidR="00562F87" w:rsidRDefault="00A42A00">
            <w:pPr>
              <w:pStyle w:val="TableTextNormal"/>
              <w:tabs>
                <w:tab w:val="left" w:pos="1440"/>
              </w:tabs>
            </w:pPr>
            <w:r>
              <w:t>A pointer to a Contact Details object</w:t>
            </w:r>
          </w:p>
          <w:p w14:paraId="1FF1DA16" w14:textId="77777777" w:rsidR="00562F87" w:rsidRDefault="00562F87">
            <w:pPr>
              <w:pStyle w:val="TableTextNormal"/>
            </w:pPr>
          </w:p>
        </w:tc>
      </w:tr>
      <w:tr w:rsidR="00562F87" w14:paraId="23F9BCC3"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C89CD22" w14:textId="77777777" w:rsidR="00562F87" w:rsidRDefault="00562F87">
            <w:pPr>
              <w:pStyle w:val="TableTextNormal"/>
            </w:pPr>
          </w:p>
          <w:p w14:paraId="6D8F57EE" w14:textId="77777777" w:rsidR="00562F87" w:rsidRDefault="00A42A00">
            <w:pPr>
              <w:pStyle w:val="TableTextNormal"/>
            </w:pPr>
            <w:r>
              <w:rPr>
                <w:noProof/>
                <w:sz w:val="0"/>
                <w:szCs w:val="0"/>
              </w:rPr>
              <w:drawing>
                <wp:inline distT="0" distB="0" distL="0" distR="0" wp14:anchorId="545EA10F" wp14:editId="4D55AD71">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AuthorityContact</w:t>
            </w:r>
            <w:proofErr w:type="spellEnd"/>
          </w:p>
          <w:p w14:paraId="2F2D49B6" w14:textId="77777777" w:rsidR="00562F87" w:rsidRDefault="00562F87">
            <w:pPr>
              <w:pStyle w:val="TableTextNormal"/>
            </w:pPr>
          </w:p>
          <w:p w14:paraId="77719585" w14:textId="77777777" w:rsidR="00562F87" w:rsidRDefault="00A42A00">
            <w:pPr>
              <w:pStyle w:val="TableTextNormal"/>
            </w:pPr>
            <w:r>
              <w:t>Contact information for an authority</w:t>
            </w:r>
          </w:p>
          <w:p w14:paraId="5B81F751" w14:textId="77777777" w:rsidR="00562F87" w:rsidRDefault="00562F87">
            <w:pPr>
              <w:pStyle w:val="TableTextNormal"/>
            </w:pPr>
          </w:p>
        </w:tc>
      </w:tr>
      <w:tr w:rsidR="00562F87" w14:paraId="1606105F"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3ECB529E" w14:textId="77777777" w:rsidR="00562F87" w:rsidRDefault="00A42A00">
            <w:pPr>
              <w:pStyle w:val="TableTextNormal"/>
            </w:pPr>
            <w:r>
              <w:t xml:space="preserve">Source: Public </w:t>
            </w:r>
            <w:proofErr w:type="spellStart"/>
            <w:r>
              <w:t>theAuthority</w:t>
            </w:r>
            <w:proofErr w:type="spellEnd"/>
            <w:r>
              <w:t xml:space="preserve"> (Class) Authority «</w:t>
            </w:r>
            <w:proofErr w:type="spellStart"/>
            <w:r>
              <w:t>InformationType</w:t>
            </w:r>
            <w:proofErr w:type="spellEnd"/>
            <w:r>
              <w:t>»</w:t>
            </w:r>
          </w:p>
          <w:p w14:paraId="192D3FB5" w14:textId="77777777" w:rsidR="00562F87" w:rsidRDefault="00A42A00">
            <w:pPr>
              <w:pStyle w:val="TableTextNormal"/>
              <w:tabs>
                <w:tab w:val="left" w:pos="1800"/>
              </w:tabs>
              <w:ind w:left="540"/>
            </w:pPr>
            <w:r>
              <w:rPr>
                <w:rStyle w:val="TableFieldLabel"/>
              </w:rPr>
              <w:t xml:space="preserve">Cardinality:  </w:t>
            </w:r>
            <w:r>
              <w:t>[0..*]</w:t>
            </w:r>
          </w:p>
          <w:p w14:paraId="77F1C117" w14:textId="77777777" w:rsidR="00562F87" w:rsidRDefault="00562F87">
            <w:pPr>
              <w:pStyle w:val="TableTextNormal"/>
              <w:tabs>
                <w:tab w:val="left" w:pos="1800"/>
              </w:tabs>
            </w:pPr>
          </w:p>
          <w:p w14:paraId="1089945B" w14:textId="77777777" w:rsidR="00562F87" w:rsidRDefault="00A42A00">
            <w:pPr>
              <w:pStyle w:val="TableTextNormal"/>
              <w:tabs>
                <w:tab w:val="left" w:pos="1800"/>
              </w:tabs>
            </w:pPr>
            <w:r>
              <w:t>A pointer to an Authority object</w:t>
            </w:r>
          </w:p>
          <w:p w14:paraId="090D2A6C"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59213006" w14:textId="77777777" w:rsidR="00562F87" w:rsidRDefault="00A42A00">
            <w:pPr>
              <w:pStyle w:val="TableTextNormal"/>
            </w:pPr>
            <w:r>
              <w:t xml:space="preserve">Target: Public </w:t>
            </w:r>
            <w:proofErr w:type="spellStart"/>
            <w:r>
              <w:t>theContactDetails</w:t>
            </w:r>
            <w:proofErr w:type="spellEnd"/>
            <w:r>
              <w:t xml:space="preserve"> (Class) </w:t>
            </w:r>
            <w:proofErr w:type="spellStart"/>
            <w:r>
              <w:t>ContactDetails</w:t>
            </w:r>
            <w:proofErr w:type="spellEnd"/>
            <w:r>
              <w:t xml:space="preserve"> «</w:t>
            </w:r>
            <w:proofErr w:type="spellStart"/>
            <w:r>
              <w:t>InformationType</w:t>
            </w:r>
            <w:proofErr w:type="spellEnd"/>
            <w:r>
              <w:t>»</w:t>
            </w:r>
          </w:p>
          <w:p w14:paraId="693C3842" w14:textId="77777777" w:rsidR="00562F87" w:rsidRDefault="00A42A00">
            <w:pPr>
              <w:pStyle w:val="TableTextNormal"/>
              <w:tabs>
                <w:tab w:val="left" w:pos="1440"/>
              </w:tabs>
              <w:ind w:left="540"/>
            </w:pPr>
            <w:r>
              <w:rPr>
                <w:rStyle w:val="TableFieldLabel"/>
              </w:rPr>
              <w:t xml:space="preserve">Cardinality:  </w:t>
            </w:r>
            <w:r>
              <w:t>[0..*]</w:t>
            </w:r>
          </w:p>
          <w:p w14:paraId="46473343" w14:textId="77777777" w:rsidR="00562F87" w:rsidRDefault="00562F87">
            <w:pPr>
              <w:pStyle w:val="TableTextNormal"/>
              <w:tabs>
                <w:tab w:val="left" w:pos="1440"/>
              </w:tabs>
            </w:pPr>
          </w:p>
          <w:p w14:paraId="348671C6" w14:textId="77777777" w:rsidR="00562F87" w:rsidRDefault="00A42A00">
            <w:pPr>
              <w:pStyle w:val="TableTextNormal"/>
              <w:tabs>
                <w:tab w:val="left" w:pos="1440"/>
              </w:tabs>
            </w:pPr>
            <w:r>
              <w:t>A pointer to an Contact Details object</w:t>
            </w:r>
          </w:p>
          <w:p w14:paraId="24C78A01" w14:textId="77777777" w:rsidR="00562F87" w:rsidRDefault="00562F87">
            <w:pPr>
              <w:pStyle w:val="TableTextNormal"/>
            </w:pPr>
          </w:p>
        </w:tc>
      </w:tr>
    </w:tbl>
    <w:p w14:paraId="01AED559" w14:textId="77777777" w:rsidR="00562F87" w:rsidRDefault="00562F87">
      <w:pPr>
        <w:pStyle w:val="Notes"/>
      </w:pPr>
    </w:p>
    <w:p w14:paraId="2B3B59BA" w14:textId="77777777" w:rsidR="00562F87" w:rsidRDefault="00A42A00">
      <w:pPr>
        <w:pStyle w:val="Notes"/>
      </w:pPr>
      <w:r>
        <w:t xml:space="preserve">  </w:t>
      </w:r>
      <w:bookmarkEnd w:id="125"/>
    </w:p>
    <w:p w14:paraId="1EEDF65D" w14:textId="77777777" w:rsidR="00562F87" w:rsidRDefault="00562F87">
      <w:pPr>
        <w:pStyle w:val="Notes"/>
      </w:pPr>
    </w:p>
    <w:p w14:paraId="2A110456" w14:textId="77777777" w:rsidR="00562F87" w:rsidRDefault="00A42A00">
      <w:pPr>
        <w:pStyle w:val="Heading3"/>
      </w:pPr>
      <w:bookmarkStart w:id="127" w:name="BKM_4D50494B_31FF_4723_B381_2F66A678B1F0"/>
      <w:bookmarkStart w:id="128" w:name="_Toc25000126"/>
      <w:proofErr w:type="spellStart"/>
      <w:r>
        <w:t>NauticalInformation</w:t>
      </w:r>
      <w:bookmarkEnd w:id="128"/>
      <w:proofErr w:type="spellEnd"/>
    </w:p>
    <w:p w14:paraId="69E013B5"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5460F6FF" w14:textId="77777777" w:rsidR="00562F87" w:rsidRDefault="00562F87">
      <w:pPr>
        <w:pStyle w:val="Notes"/>
        <w:tabs>
          <w:tab w:val="left" w:pos="720"/>
        </w:tabs>
      </w:pPr>
    </w:p>
    <w:p w14:paraId="26F07239" w14:textId="77777777" w:rsidR="00562F87" w:rsidRDefault="00A42A00">
      <w:pPr>
        <w:pStyle w:val="Notes"/>
      </w:pPr>
      <w:r>
        <w:t xml:space="preserve">Nautical information about a related area or facility. </w:t>
      </w:r>
    </w:p>
    <w:p w14:paraId="715AC986" w14:textId="77777777" w:rsidR="00562F87" w:rsidRDefault="00A42A00">
      <w:pPr>
        <w:pStyle w:val="Notes"/>
      </w:pPr>
      <w:r>
        <w:t xml:space="preserve">Constraint: If </w:t>
      </w:r>
      <w:proofErr w:type="spellStart"/>
      <w:r>
        <w:rPr>
          <w:b/>
          <w:color w:val="000000"/>
        </w:rPr>
        <w:t>Regulations.textContent</w:t>
      </w:r>
      <w:proofErr w:type="spellEnd"/>
      <w:r>
        <w:t xml:space="preserve"> is populated, there cannot be </w:t>
      </w:r>
      <w:proofErr w:type="spellStart"/>
      <w:r>
        <w:rPr>
          <w:b/>
          <w:color w:val="000000"/>
        </w:rPr>
        <w:t>textualDescription</w:t>
      </w:r>
      <w:proofErr w:type="spellEnd"/>
      <w:r>
        <w:rPr>
          <w:b/>
          <w:color w:val="000000"/>
        </w:rPr>
        <w:t xml:space="preserve"> </w:t>
      </w:r>
      <w:r>
        <w:t xml:space="preserve">or </w:t>
      </w:r>
      <w:r>
        <w:rPr>
          <w:b/>
          <w:color w:val="000000"/>
        </w:rPr>
        <w:t xml:space="preserve">information </w:t>
      </w:r>
      <w:r>
        <w:t xml:space="preserve">attributes directly bound to the </w:t>
      </w:r>
      <w:r>
        <w:rPr>
          <w:b/>
          <w:color w:val="000000"/>
        </w:rPr>
        <w:t>Regulations</w:t>
      </w:r>
      <w:r>
        <w:t xml:space="preserve">.. A similar constraint applies to the information types </w:t>
      </w:r>
      <w:r>
        <w:rPr>
          <w:b/>
          <w:color w:val="000000"/>
        </w:rPr>
        <w:t>Recommendations</w:t>
      </w:r>
      <w:r>
        <w:t xml:space="preserve">, </w:t>
      </w:r>
      <w:r>
        <w:rPr>
          <w:b/>
          <w:color w:val="000000"/>
        </w:rPr>
        <w:t>Restrictions</w:t>
      </w:r>
      <w:r>
        <w:t xml:space="preserve">, and </w:t>
      </w:r>
      <w:proofErr w:type="spellStart"/>
      <w:r>
        <w:rPr>
          <w:b/>
          <w:color w:val="000000"/>
        </w:rPr>
        <w:t>NauticalInformation</w:t>
      </w:r>
      <w:proofErr w:type="spellEnd"/>
      <w:r>
        <w:t>.</w:t>
      </w:r>
    </w:p>
    <w:p w14:paraId="42F20B32" w14:textId="77777777" w:rsidR="00562F87" w:rsidRDefault="00562F87">
      <w:pPr>
        <w:pStyle w:val="Notes"/>
      </w:pPr>
    </w:p>
    <w:p w14:paraId="5AA45E32" w14:textId="77777777" w:rsidR="00562F87" w:rsidRDefault="00A42A00">
      <w:pPr>
        <w:pStyle w:val="Properties"/>
      </w:pPr>
      <w:proofErr w:type="spellStart"/>
      <w:r>
        <w:t>NauticalInformation</w:t>
      </w:r>
      <w:proofErr w:type="spellEnd"/>
      <w:r>
        <w:t xml:space="preserve"> </w:t>
      </w:r>
    </w:p>
    <w:p w14:paraId="6EBE869E" w14:textId="77777777" w:rsidR="00562F87" w:rsidRDefault="00A42A00">
      <w:pPr>
        <w:pStyle w:val="Properties"/>
      </w:pPr>
      <w:r>
        <w:t>Version 1.0  Phase 1.0  Proposed</w:t>
      </w:r>
    </w:p>
    <w:p w14:paraId="1E3F4F2A" w14:textId="77777777" w:rsidR="00562F87" w:rsidRDefault="00A42A00">
      <w:pPr>
        <w:pStyle w:val="Properties"/>
      </w:pPr>
      <w:proofErr w:type="spellStart"/>
      <w:r>
        <w:t>eivind.mong</w:t>
      </w:r>
      <w:proofErr w:type="spellEnd"/>
      <w:r>
        <w:t xml:space="preserve"> created on 01-Jan-2018.  Last modified 20-Aug-2018</w:t>
      </w:r>
    </w:p>
    <w:p w14:paraId="7DCCCA28" w14:textId="77777777" w:rsidR="00562F87" w:rsidRDefault="00A42A00">
      <w:pPr>
        <w:pStyle w:val="Properties"/>
      </w:pPr>
      <w:r>
        <w:t>Alias NATINF</w:t>
      </w:r>
    </w:p>
    <w:p w14:paraId="347460CF" w14:textId="77777777" w:rsidR="00562F87" w:rsidRDefault="00A42A00">
      <w:pPr>
        <w:pStyle w:val="Properties"/>
      </w:pPr>
      <w:r>
        <w:t xml:space="preserve">Extends </w:t>
      </w:r>
      <w:proofErr w:type="spellStart"/>
      <w:r>
        <w:t>AbstractRXN</w:t>
      </w:r>
      <w:proofErr w:type="spellEnd"/>
    </w:p>
    <w:p w14:paraId="6FB2BDD6"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6464FA0"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729B660" w14:textId="77777777" w:rsidR="00562F87" w:rsidRDefault="00A42A00">
            <w:pPr>
              <w:pStyle w:val="TableHeadingLight"/>
            </w:pPr>
            <w:r>
              <w:t>OUTGOING STRUCTURAL RELATIONSHIPS</w:t>
            </w:r>
          </w:p>
        </w:tc>
      </w:tr>
      <w:tr w:rsidR="00562F87" w14:paraId="2B5FA659"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69834A" w14:textId="77777777" w:rsidR="00562F87" w:rsidRDefault="00562F87">
            <w:pPr>
              <w:pStyle w:val="TableTextNormal"/>
            </w:pPr>
          </w:p>
          <w:p w14:paraId="04DEA9BE" w14:textId="77777777" w:rsidR="00562F87" w:rsidRDefault="00A42A00">
            <w:pPr>
              <w:pStyle w:val="TableTextNormal"/>
            </w:pPr>
            <w:r>
              <w:rPr>
                <w:noProof/>
                <w:sz w:val="0"/>
                <w:szCs w:val="0"/>
              </w:rPr>
              <w:drawing>
                <wp:inline distT="0" distB="0" distL="0" distR="0" wp14:anchorId="6AEB9E97" wp14:editId="6C2FFF30">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NauticalInformation</w:t>
            </w:r>
            <w:proofErr w:type="spellEnd"/>
            <w:r>
              <w:t xml:space="preserve"> to «</w:t>
            </w:r>
            <w:proofErr w:type="spellStart"/>
            <w:r>
              <w:t>InformationType</w:t>
            </w:r>
            <w:proofErr w:type="spellEnd"/>
            <w:r>
              <w:t xml:space="preserve">» </w:t>
            </w:r>
            <w:proofErr w:type="spellStart"/>
            <w:r>
              <w:t>AbstractRXN</w:t>
            </w:r>
            <w:proofErr w:type="spellEnd"/>
          </w:p>
          <w:p w14:paraId="6D229B2A" w14:textId="77777777" w:rsidR="00562F87" w:rsidRDefault="00A42A00">
            <w:pPr>
              <w:pStyle w:val="TableTextNormal"/>
              <w:tabs>
                <w:tab w:val="left" w:pos="1440"/>
              </w:tabs>
              <w:jc w:val="right"/>
            </w:pPr>
            <w:r>
              <w:rPr>
                <w:rStyle w:val="TableFieldLabel"/>
              </w:rPr>
              <w:t>[ Direction is 'Source -&gt; Destination'. ]</w:t>
            </w:r>
          </w:p>
          <w:p w14:paraId="63A77C7D" w14:textId="77777777" w:rsidR="00562F87" w:rsidRDefault="00562F87">
            <w:pPr>
              <w:pStyle w:val="TableTextNormal"/>
            </w:pPr>
          </w:p>
        </w:tc>
      </w:tr>
    </w:tbl>
    <w:p w14:paraId="0F7D5D22" w14:textId="77777777" w:rsidR="00562F87" w:rsidRDefault="00562F87">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62F87" w14:paraId="2D0AAFA4" w14:textId="77777777">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76A88B0" w14:textId="77777777" w:rsidR="00562F87" w:rsidRDefault="00A42A00">
            <w:pPr>
              <w:pStyle w:val="TableHeadingLight"/>
            </w:pPr>
            <w:r>
              <w:lastRenderedPageBreak/>
              <w:t>CONNECTORS</w:t>
            </w:r>
          </w:p>
        </w:tc>
      </w:tr>
      <w:tr w:rsidR="00562F87" w14:paraId="47B06141" w14:textId="77777777">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00E90B" w14:textId="77777777" w:rsidR="00562F87" w:rsidRDefault="00562F87">
            <w:pPr>
              <w:pStyle w:val="TableTextNormal"/>
            </w:pPr>
          </w:p>
          <w:p w14:paraId="53F902E4" w14:textId="77777777" w:rsidR="00562F87" w:rsidRDefault="00A42A00">
            <w:pPr>
              <w:pStyle w:val="TableTextNormal"/>
            </w:pPr>
            <w:r>
              <w:rPr>
                <w:noProof/>
                <w:sz w:val="0"/>
                <w:szCs w:val="0"/>
              </w:rPr>
              <w:drawing>
                <wp:inline distT="0" distB="0" distL="0" distR="0" wp14:anchorId="085DC9DB" wp14:editId="11157BF3">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42"/>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r>
              <w:rPr>
                <w:rStyle w:val="Bold"/>
              </w:rPr>
              <w:t>Dependency</w:t>
            </w:r>
            <w:r>
              <w:t xml:space="preserve">       Source -&gt; Destination</w:t>
            </w:r>
          </w:p>
          <w:p w14:paraId="12F0D200" w14:textId="77777777" w:rsidR="00562F87" w:rsidRDefault="00A42A00">
            <w:pPr>
              <w:pStyle w:val="TableTextNormal"/>
              <w:tabs>
                <w:tab w:val="left" w:pos="1080"/>
              </w:tabs>
            </w:pPr>
            <w:r>
              <w:rPr>
                <w:rStyle w:val="TableFieldLabel"/>
              </w:rPr>
              <w:t>From:</w:t>
            </w:r>
            <w:r>
              <w:tab/>
            </w:r>
            <w:proofErr w:type="spellStart"/>
            <w:r>
              <w:t>DynamicFeature</w:t>
            </w:r>
            <w:proofErr w:type="spellEnd"/>
            <w:r>
              <w:t xml:space="preserve"> : </w:t>
            </w:r>
            <w:proofErr w:type="spellStart"/>
            <w:r>
              <w:t>Metaclass</w:t>
            </w:r>
            <w:proofErr w:type="spellEnd"/>
            <w:r>
              <w:t xml:space="preserve">, Public  </w:t>
            </w:r>
          </w:p>
          <w:p w14:paraId="3BB5166D" w14:textId="77777777" w:rsidR="00562F87" w:rsidRDefault="00A42A00">
            <w:pPr>
              <w:pStyle w:val="TableTextNormal"/>
              <w:tabs>
                <w:tab w:val="left" w:pos="1080"/>
              </w:tabs>
            </w:pPr>
            <w:r>
              <w:rPr>
                <w:rStyle w:val="TableFieldLabel"/>
              </w:rPr>
              <w:t>To:</w:t>
            </w:r>
            <w:r>
              <w:tab/>
            </w:r>
            <w:proofErr w:type="spellStart"/>
            <w:r>
              <w:t>NauticalInformation</w:t>
            </w:r>
            <w:proofErr w:type="spellEnd"/>
            <w:r>
              <w:t xml:space="preserve"> : Class, Public  </w:t>
            </w:r>
          </w:p>
          <w:p w14:paraId="2D2A37EE" w14:textId="77777777" w:rsidR="00562F87" w:rsidRDefault="00562F87">
            <w:pPr>
              <w:pStyle w:val="TableTextNormal"/>
            </w:pPr>
          </w:p>
        </w:tc>
      </w:tr>
    </w:tbl>
    <w:p w14:paraId="548FD28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7E013ECB"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C8B7B2D" w14:textId="77777777" w:rsidR="00562F87" w:rsidRDefault="00A42A00">
            <w:pPr>
              <w:pStyle w:val="TableHeadingLight"/>
            </w:pPr>
            <w:r>
              <w:t>ASSOCIATIONS</w:t>
            </w:r>
          </w:p>
        </w:tc>
      </w:tr>
      <w:tr w:rsidR="00562F87" w14:paraId="73E7995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10D2DC99" w14:textId="77777777" w:rsidR="00562F87" w:rsidRDefault="00562F87">
            <w:pPr>
              <w:pStyle w:val="TableTextNormal"/>
            </w:pPr>
          </w:p>
          <w:p w14:paraId="04658DF6" w14:textId="77777777" w:rsidR="00562F87" w:rsidRDefault="00A42A00">
            <w:pPr>
              <w:pStyle w:val="TableTextNormal"/>
            </w:pPr>
            <w:r>
              <w:rPr>
                <w:noProof/>
                <w:sz w:val="0"/>
                <w:szCs w:val="0"/>
              </w:rPr>
              <w:drawing>
                <wp:inline distT="0" distB="0" distL="0" distR="0" wp14:anchorId="0040E542" wp14:editId="54A7CF7F">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AdditionalInformation</w:t>
            </w:r>
            <w:proofErr w:type="spellEnd"/>
          </w:p>
          <w:p w14:paraId="4703C892" w14:textId="77777777" w:rsidR="00562F87" w:rsidRDefault="00562F87">
            <w:pPr>
              <w:pStyle w:val="TableTextNormal"/>
            </w:pPr>
          </w:p>
          <w:p w14:paraId="77325756" w14:textId="77777777" w:rsidR="00562F87" w:rsidRDefault="00A42A00">
            <w:pPr>
              <w:pStyle w:val="TableTextNormal"/>
            </w:pPr>
            <w:r>
              <w:t>A feature association for the binding between at least one instance of a geo feature and an instance of an information type.</w:t>
            </w:r>
          </w:p>
          <w:p w14:paraId="614D7753" w14:textId="77777777" w:rsidR="00562F87" w:rsidRDefault="00562F87">
            <w:pPr>
              <w:pStyle w:val="TableTextNormal"/>
            </w:pPr>
          </w:p>
        </w:tc>
      </w:tr>
      <w:tr w:rsidR="00562F87" w14:paraId="0EF19649"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16F3B2C6" w14:textId="77777777" w:rsidR="00562F87" w:rsidRDefault="00A42A00">
            <w:pPr>
              <w:pStyle w:val="TableTextNormal"/>
            </w:pPr>
            <w:r>
              <w:t xml:space="preserve">Source: Public </w:t>
            </w:r>
            <w:proofErr w:type="spellStart"/>
            <w:r>
              <w:t>informationProvidedFor</w:t>
            </w:r>
            <w:proofErr w:type="spellEnd"/>
            <w:r>
              <w:t xml:space="preserve"> (Class) </w:t>
            </w:r>
            <w:proofErr w:type="spellStart"/>
            <w:r>
              <w:t>InformationType</w:t>
            </w:r>
            <w:proofErr w:type="spellEnd"/>
            <w:r>
              <w:t xml:space="preserve"> «</w:t>
            </w:r>
            <w:proofErr w:type="spellStart"/>
            <w:r>
              <w:t>InformationType</w:t>
            </w:r>
            <w:proofErr w:type="spellEnd"/>
            <w:r>
              <w:t>»</w:t>
            </w:r>
          </w:p>
          <w:p w14:paraId="1E1E00B7" w14:textId="77777777" w:rsidR="00562F87" w:rsidRDefault="00A42A00">
            <w:pPr>
              <w:pStyle w:val="TableTextNormal"/>
              <w:tabs>
                <w:tab w:val="left" w:pos="1800"/>
              </w:tabs>
              <w:ind w:left="540"/>
            </w:pPr>
            <w:r>
              <w:rPr>
                <w:rStyle w:val="TableFieldLabel"/>
              </w:rPr>
              <w:t xml:space="preserve">Cardinality:  </w:t>
            </w:r>
            <w:r>
              <w:t>[1..*]</w:t>
            </w:r>
          </w:p>
          <w:p w14:paraId="000E3B76" w14:textId="77777777" w:rsidR="00562F87" w:rsidRDefault="00562F87">
            <w:pPr>
              <w:pStyle w:val="TableTextNormal"/>
              <w:tabs>
                <w:tab w:val="left" w:pos="1800"/>
              </w:tabs>
            </w:pPr>
          </w:p>
          <w:p w14:paraId="3D0BBC37" w14:textId="77777777" w:rsidR="00562F87" w:rsidRDefault="00A42A00">
            <w:pPr>
              <w:pStyle w:val="TableTextNormal"/>
              <w:tabs>
                <w:tab w:val="left" w:pos="1800"/>
              </w:tabs>
            </w:pPr>
            <w:r>
              <w:t>A pointer to a specific feature(s) for which further information is required.</w:t>
            </w:r>
          </w:p>
          <w:p w14:paraId="0640531E"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6CC14B6F" w14:textId="77777777" w:rsidR="00562F87" w:rsidRDefault="00A42A00">
            <w:pPr>
              <w:pStyle w:val="TableTextNormal"/>
            </w:pPr>
            <w:r>
              <w:t xml:space="preserve">Target: Public </w:t>
            </w:r>
            <w:proofErr w:type="spellStart"/>
            <w:r>
              <w:t>providesInformation</w:t>
            </w:r>
            <w:proofErr w:type="spellEnd"/>
            <w:r>
              <w:t xml:space="preserve"> (Class) </w:t>
            </w:r>
            <w:proofErr w:type="spellStart"/>
            <w:r>
              <w:t>NauticalInformation</w:t>
            </w:r>
            <w:proofErr w:type="spellEnd"/>
            <w:r>
              <w:t xml:space="preserve"> «</w:t>
            </w:r>
            <w:proofErr w:type="spellStart"/>
            <w:r>
              <w:t>InformationType</w:t>
            </w:r>
            <w:proofErr w:type="spellEnd"/>
            <w:r>
              <w:t>»</w:t>
            </w:r>
          </w:p>
          <w:p w14:paraId="4E77E19A" w14:textId="77777777" w:rsidR="00562F87" w:rsidRDefault="00A42A00">
            <w:pPr>
              <w:pStyle w:val="TableTextNormal"/>
              <w:tabs>
                <w:tab w:val="left" w:pos="1440"/>
              </w:tabs>
              <w:ind w:left="540"/>
            </w:pPr>
            <w:r>
              <w:rPr>
                <w:rStyle w:val="TableFieldLabel"/>
              </w:rPr>
              <w:t xml:space="preserve">Cardinality:  </w:t>
            </w:r>
            <w:r>
              <w:t>[0..*]</w:t>
            </w:r>
          </w:p>
          <w:p w14:paraId="6816A995" w14:textId="77777777" w:rsidR="00562F87" w:rsidRDefault="00562F87">
            <w:pPr>
              <w:pStyle w:val="TableTextNormal"/>
              <w:tabs>
                <w:tab w:val="left" w:pos="1440"/>
              </w:tabs>
            </w:pPr>
          </w:p>
          <w:p w14:paraId="4874B4C3" w14:textId="77777777" w:rsidR="00562F87" w:rsidRDefault="00A42A00">
            <w:pPr>
              <w:pStyle w:val="TableTextNormal"/>
              <w:tabs>
                <w:tab w:val="left" w:pos="1440"/>
              </w:tabs>
            </w:pPr>
            <w:r>
              <w:t>A pointer to an object that provides more information about the referencing feature or information type.</w:t>
            </w:r>
          </w:p>
          <w:p w14:paraId="40476B71" w14:textId="77777777" w:rsidR="00562F87" w:rsidRDefault="00562F87">
            <w:pPr>
              <w:pStyle w:val="TableTextNormal"/>
            </w:pPr>
          </w:p>
        </w:tc>
      </w:tr>
      <w:tr w:rsidR="00562F87" w14:paraId="558692F9"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51F25E4" w14:textId="77777777" w:rsidR="00562F87" w:rsidRDefault="00562F87">
            <w:pPr>
              <w:pStyle w:val="TableTextNormal"/>
            </w:pPr>
          </w:p>
          <w:p w14:paraId="76FD7E95" w14:textId="77777777" w:rsidR="00562F87" w:rsidRDefault="00A42A00">
            <w:pPr>
              <w:pStyle w:val="TableTextNormal"/>
            </w:pPr>
            <w:r>
              <w:rPr>
                <w:noProof/>
                <w:sz w:val="0"/>
                <w:szCs w:val="0"/>
              </w:rPr>
              <w:drawing>
                <wp:inline distT="0" distB="0" distL="0" distR="0" wp14:anchorId="44D00FA8" wp14:editId="7CF5840F">
                  <wp:extent cx="114300" cy="1143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AdditionalInformation</w:t>
            </w:r>
            <w:proofErr w:type="spellEnd"/>
          </w:p>
          <w:p w14:paraId="75EE0366" w14:textId="77777777" w:rsidR="00562F87" w:rsidRDefault="00562F87">
            <w:pPr>
              <w:pStyle w:val="TableTextNormal"/>
            </w:pPr>
          </w:p>
          <w:p w14:paraId="47056833" w14:textId="77777777" w:rsidR="00562F87" w:rsidRDefault="00A42A00">
            <w:pPr>
              <w:pStyle w:val="TableTextNormal"/>
            </w:pPr>
            <w:r>
              <w:t>A feature association for the binding between at least one instance of a geo feature and an instance of an information type.</w:t>
            </w:r>
          </w:p>
          <w:p w14:paraId="357B4804" w14:textId="77777777" w:rsidR="00562F87" w:rsidRDefault="00562F87">
            <w:pPr>
              <w:pStyle w:val="TableTextNormal"/>
            </w:pPr>
          </w:p>
        </w:tc>
      </w:tr>
      <w:tr w:rsidR="00562F87" w14:paraId="0B21742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6C14C46" w14:textId="77777777" w:rsidR="00562F87" w:rsidRDefault="00A42A00">
            <w:pPr>
              <w:pStyle w:val="TableTextNormal"/>
            </w:pPr>
            <w:r>
              <w:t xml:space="preserve">Source: Public </w:t>
            </w:r>
            <w:proofErr w:type="spellStart"/>
            <w:r>
              <w:t>informationProvidedFor</w:t>
            </w:r>
            <w:proofErr w:type="spellEnd"/>
            <w:r>
              <w:t xml:space="preserve"> (Class) </w:t>
            </w:r>
            <w:proofErr w:type="spellStart"/>
            <w:r>
              <w:t>FeatureType</w:t>
            </w:r>
            <w:proofErr w:type="spellEnd"/>
            <w:r>
              <w:t xml:space="preserve"> «</w:t>
            </w:r>
            <w:proofErr w:type="spellStart"/>
            <w:r>
              <w:t>FeatureType</w:t>
            </w:r>
            <w:proofErr w:type="spellEnd"/>
            <w:r>
              <w:t>»</w:t>
            </w:r>
          </w:p>
          <w:p w14:paraId="6097EFE5" w14:textId="77777777" w:rsidR="00562F87" w:rsidRDefault="00A42A00">
            <w:pPr>
              <w:pStyle w:val="TableTextNormal"/>
              <w:tabs>
                <w:tab w:val="left" w:pos="1800"/>
              </w:tabs>
              <w:ind w:left="540"/>
            </w:pPr>
            <w:r>
              <w:rPr>
                <w:rStyle w:val="TableFieldLabel"/>
              </w:rPr>
              <w:t xml:space="preserve">Cardinality:  </w:t>
            </w:r>
            <w:r>
              <w:t>[1..*]</w:t>
            </w:r>
          </w:p>
          <w:p w14:paraId="3FDB158F" w14:textId="77777777" w:rsidR="00562F87" w:rsidRDefault="00562F87">
            <w:pPr>
              <w:pStyle w:val="TableTextNormal"/>
              <w:tabs>
                <w:tab w:val="left" w:pos="1800"/>
              </w:tabs>
            </w:pPr>
          </w:p>
          <w:p w14:paraId="52D6E1F8" w14:textId="77777777" w:rsidR="00562F87" w:rsidRDefault="00A42A00">
            <w:pPr>
              <w:pStyle w:val="TableTextNormal"/>
              <w:tabs>
                <w:tab w:val="left" w:pos="1800"/>
              </w:tabs>
            </w:pPr>
            <w:r>
              <w:t>A pointer to a specific feature(s) for which further information is required.</w:t>
            </w:r>
          </w:p>
          <w:p w14:paraId="18A7CAD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781CD16C" w14:textId="77777777" w:rsidR="00562F87" w:rsidRDefault="00A42A00">
            <w:pPr>
              <w:pStyle w:val="TableTextNormal"/>
            </w:pPr>
            <w:r>
              <w:t xml:space="preserve">Target: Public </w:t>
            </w:r>
            <w:proofErr w:type="spellStart"/>
            <w:r>
              <w:t>providesInformation</w:t>
            </w:r>
            <w:proofErr w:type="spellEnd"/>
            <w:r>
              <w:t xml:space="preserve"> (Class) </w:t>
            </w:r>
            <w:proofErr w:type="spellStart"/>
            <w:r>
              <w:t>NauticalInformation</w:t>
            </w:r>
            <w:proofErr w:type="spellEnd"/>
            <w:r>
              <w:t xml:space="preserve"> «</w:t>
            </w:r>
            <w:proofErr w:type="spellStart"/>
            <w:r>
              <w:t>InformationType</w:t>
            </w:r>
            <w:proofErr w:type="spellEnd"/>
            <w:r>
              <w:t>»</w:t>
            </w:r>
          </w:p>
          <w:p w14:paraId="049B1519" w14:textId="77777777" w:rsidR="00562F87" w:rsidRDefault="00A42A00">
            <w:pPr>
              <w:pStyle w:val="TableTextNormal"/>
              <w:tabs>
                <w:tab w:val="left" w:pos="1440"/>
              </w:tabs>
              <w:ind w:left="540"/>
            </w:pPr>
            <w:r>
              <w:rPr>
                <w:rStyle w:val="TableFieldLabel"/>
              </w:rPr>
              <w:t xml:space="preserve">Cardinality:  </w:t>
            </w:r>
            <w:r>
              <w:t>[0..*]</w:t>
            </w:r>
          </w:p>
          <w:p w14:paraId="4C85131C" w14:textId="77777777" w:rsidR="00562F87" w:rsidRDefault="00562F87">
            <w:pPr>
              <w:pStyle w:val="TableTextNormal"/>
              <w:tabs>
                <w:tab w:val="left" w:pos="1440"/>
              </w:tabs>
            </w:pPr>
          </w:p>
          <w:p w14:paraId="283AE766" w14:textId="77777777" w:rsidR="00562F87" w:rsidRDefault="00A42A00">
            <w:pPr>
              <w:pStyle w:val="TableTextNormal"/>
              <w:tabs>
                <w:tab w:val="left" w:pos="1440"/>
              </w:tabs>
            </w:pPr>
            <w:r>
              <w:t>A pointer to an object that provides more information about the referencing feature or information type.</w:t>
            </w:r>
          </w:p>
          <w:p w14:paraId="76CBFFCE" w14:textId="77777777" w:rsidR="00562F87" w:rsidRDefault="00562F87">
            <w:pPr>
              <w:pStyle w:val="TableTextNormal"/>
            </w:pPr>
          </w:p>
        </w:tc>
      </w:tr>
    </w:tbl>
    <w:p w14:paraId="1D72C362" w14:textId="77777777" w:rsidR="00562F87" w:rsidRDefault="00562F87">
      <w:pPr>
        <w:pStyle w:val="Notes"/>
      </w:pPr>
    </w:p>
    <w:p w14:paraId="56BE42B1" w14:textId="77777777" w:rsidR="00562F87" w:rsidRDefault="00A42A00">
      <w:pPr>
        <w:pStyle w:val="Notes"/>
      </w:pPr>
      <w:r>
        <w:t xml:space="preserve">  </w:t>
      </w:r>
      <w:bookmarkEnd w:id="127"/>
    </w:p>
    <w:p w14:paraId="5C117410" w14:textId="77777777" w:rsidR="00562F87" w:rsidRDefault="00562F87">
      <w:pPr>
        <w:pStyle w:val="Notes"/>
      </w:pPr>
    </w:p>
    <w:p w14:paraId="249E7C01" w14:textId="77777777" w:rsidR="00562F87" w:rsidRDefault="00A42A00">
      <w:pPr>
        <w:pStyle w:val="Heading3"/>
      </w:pPr>
      <w:bookmarkStart w:id="129" w:name="BKM_8FAFF31B_0A0B_4528_AA60_250BEC5B5D68"/>
      <w:bookmarkStart w:id="130" w:name="_Toc25000127"/>
      <w:proofErr w:type="spellStart"/>
      <w:r>
        <w:t>NonStandardWorkingDay</w:t>
      </w:r>
      <w:bookmarkEnd w:id="130"/>
      <w:proofErr w:type="spellEnd"/>
    </w:p>
    <w:p w14:paraId="6F08054E"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21C08476" w14:textId="77777777" w:rsidR="00562F87" w:rsidRDefault="00562F87">
      <w:pPr>
        <w:pStyle w:val="Notes"/>
        <w:tabs>
          <w:tab w:val="left" w:pos="720"/>
        </w:tabs>
      </w:pPr>
    </w:p>
    <w:p w14:paraId="71A677E8" w14:textId="77777777" w:rsidR="00562F87" w:rsidRDefault="00A42A00">
      <w:pPr>
        <w:pStyle w:val="Notes"/>
      </w:pPr>
      <w:r>
        <w:t>Days when many services are not available. Often days of festivity or recreation or public holidays</w:t>
      </w:r>
      <w:r>
        <w:rPr>
          <w:color w:val="000000"/>
        </w:rPr>
        <w:t xml:space="preserve"> </w:t>
      </w:r>
      <w:r>
        <w:t>when normal working hours are limited, especially a national or religious festival, etc.</w:t>
      </w:r>
    </w:p>
    <w:p w14:paraId="1A5305B5" w14:textId="77777777" w:rsidR="00562F87" w:rsidRDefault="00562F87">
      <w:pPr>
        <w:pStyle w:val="Notes"/>
      </w:pPr>
    </w:p>
    <w:p w14:paraId="7E0E9F22" w14:textId="77777777" w:rsidR="00562F87" w:rsidRDefault="00A42A00">
      <w:pPr>
        <w:pStyle w:val="Properties"/>
      </w:pPr>
      <w:proofErr w:type="spellStart"/>
      <w:r>
        <w:t>NonStandardWorkingDay</w:t>
      </w:r>
      <w:proofErr w:type="spellEnd"/>
      <w:r>
        <w:t xml:space="preserve"> </w:t>
      </w:r>
    </w:p>
    <w:p w14:paraId="11FBC5E7" w14:textId="77777777" w:rsidR="00562F87" w:rsidRDefault="00A42A00">
      <w:pPr>
        <w:pStyle w:val="Properties"/>
      </w:pPr>
      <w:r>
        <w:t>Version 1.0  Phase 1.0  Proposed</w:t>
      </w:r>
    </w:p>
    <w:p w14:paraId="02E3EDC9" w14:textId="77777777" w:rsidR="00562F87" w:rsidRDefault="00A42A00">
      <w:pPr>
        <w:pStyle w:val="Properties"/>
      </w:pPr>
      <w:proofErr w:type="spellStart"/>
      <w:r>
        <w:t>eivind.mong</w:t>
      </w:r>
      <w:proofErr w:type="spellEnd"/>
      <w:r>
        <w:t xml:space="preserve"> created on 01-Jan-2018.  Last modified 12-Nov-2018</w:t>
      </w:r>
    </w:p>
    <w:p w14:paraId="7D25FAB4" w14:textId="77777777" w:rsidR="00562F87" w:rsidRDefault="00A42A00">
      <w:pPr>
        <w:pStyle w:val="Properties"/>
      </w:pPr>
      <w:r>
        <w:t>Alias NSWKDY</w:t>
      </w:r>
    </w:p>
    <w:p w14:paraId="350FBE8F" w14:textId="77777777" w:rsidR="00562F87" w:rsidRDefault="00A42A00">
      <w:pPr>
        <w:pStyle w:val="Properties"/>
      </w:pPr>
      <w:r>
        <w:t xml:space="preserve">Extends </w:t>
      </w:r>
      <w:proofErr w:type="spellStart"/>
      <w:r>
        <w:t>InformationType</w:t>
      </w:r>
      <w:proofErr w:type="spellEnd"/>
    </w:p>
    <w:p w14:paraId="380E4566"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5656EB9"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6891E8B" w14:textId="77777777" w:rsidR="00562F87" w:rsidRDefault="00A42A00">
            <w:pPr>
              <w:pStyle w:val="TableHeadingLight"/>
            </w:pPr>
            <w:r>
              <w:t>OUTGOING STRUCTURAL RELATIONSHIPS</w:t>
            </w:r>
          </w:p>
        </w:tc>
      </w:tr>
      <w:tr w:rsidR="00562F87" w14:paraId="45423D9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5579D6" w14:textId="77777777" w:rsidR="00562F87" w:rsidRDefault="00562F87">
            <w:pPr>
              <w:pStyle w:val="TableTextNormal"/>
            </w:pPr>
          </w:p>
          <w:p w14:paraId="4D2FDD49" w14:textId="77777777" w:rsidR="00562F87" w:rsidRDefault="00A42A00">
            <w:pPr>
              <w:pStyle w:val="TableTextNormal"/>
            </w:pPr>
            <w:r>
              <w:rPr>
                <w:noProof/>
                <w:sz w:val="0"/>
                <w:szCs w:val="0"/>
              </w:rPr>
              <w:drawing>
                <wp:inline distT="0" distB="0" distL="0" distR="0" wp14:anchorId="71D82018" wp14:editId="0B54213F">
                  <wp:extent cx="11430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NonStandardWorkingDay</w:t>
            </w:r>
            <w:proofErr w:type="spellEnd"/>
            <w:r>
              <w:t xml:space="preserve"> to «</w:t>
            </w:r>
            <w:proofErr w:type="spellStart"/>
            <w:r>
              <w:t>InformationType</w:t>
            </w:r>
            <w:proofErr w:type="spellEnd"/>
            <w:r>
              <w:t xml:space="preserve">» </w:t>
            </w:r>
            <w:proofErr w:type="spellStart"/>
            <w:r>
              <w:t>InformationType</w:t>
            </w:r>
            <w:proofErr w:type="spellEnd"/>
          </w:p>
          <w:p w14:paraId="40490B7E" w14:textId="77777777" w:rsidR="00562F87" w:rsidRDefault="00A42A00">
            <w:pPr>
              <w:pStyle w:val="TableTextNormal"/>
              <w:tabs>
                <w:tab w:val="left" w:pos="1440"/>
              </w:tabs>
              <w:jc w:val="right"/>
            </w:pPr>
            <w:r>
              <w:rPr>
                <w:rStyle w:val="TableFieldLabel"/>
              </w:rPr>
              <w:t>[ Direction is 'Source -&gt; Destination'. ]</w:t>
            </w:r>
          </w:p>
          <w:p w14:paraId="4D4AAFAC" w14:textId="77777777" w:rsidR="00562F87" w:rsidRDefault="00562F87">
            <w:pPr>
              <w:pStyle w:val="TableTextNormal"/>
            </w:pPr>
          </w:p>
        </w:tc>
      </w:tr>
    </w:tbl>
    <w:p w14:paraId="1941971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DD1000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4ECB11" w14:textId="77777777" w:rsidR="00562F87" w:rsidRDefault="00A42A00">
            <w:pPr>
              <w:pStyle w:val="TableHeadingLight"/>
            </w:pPr>
            <w:r>
              <w:t>ATTRIBUTES</w:t>
            </w:r>
          </w:p>
        </w:tc>
      </w:tr>
      <w:tr w:rsidR="00562F87" w14:paraId="373F34C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F9DC03" w14:textId="77777777" w:rsidR="00562F87" w:rsidRDefault="00562F87">
            <w:pPr>
              <w:pStyle w:val="TableTextNormal"/>
            </w:pPr>
          </w:p>
          <w:p w14:paraId="4D7A3B07" w14:textId="77777777" w:rsidR="00562F87" w:rsidRDefault="00A42A00">
            <w:pPr>
              <w:pStyle w:val="TableTextNormal"/>
            </w:pPr>
            <w:r>
              <w:rPr>
                <w:noProof/>
                <w:sz w:val="0"/>
                <w:szCs w:val="0"/>
              </w:rPr>
              <w:drawing>
                <wp:inline distT="0" distB="0" distL="0" distR="0" wp14:anchorId="358C3059" wp14:editId="5E27A497">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dateFixed</w:t>
            </w:r>
            <w:proofErr w:type="spellEnd"/>
            <w:r>
              <w:t xml:space="preserve"> : S100_TruncatedDate  Public</w:t>
            </w:r>
          </w:p>
          <w:p w14:paraId="65375082" w14:textId="77777777" w:rsidR="00562F87" w:rsidRDefault="00A42A00">
            <w:pPr>
              <w:pStyle w:val="TableTextNormal"/>
              <w:ind w:left="540"/>
            </w:pPr>
            <w:r>
              <w:rPr>
                <w:rStyle w:val="TableFieldLabel"/>
              </w:rPr>
              <w:t>Alias:</w:t>
            </w:r>
            <w:r>
              <w:t xml:space="preserve">  FIXDAT</w:t>
            </w:r>
          </w:p>
          <w:p w14:paraId="16188AA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68D0DED" w14:textId="77777777" w:rsidR="00562F87" w:rsidRDefault="00562F87">
            <w:pPr>
              <w:pStyle w:val="TableTextNormal"/>
              <w:tabs>
                <w:tab w:val="left" w:pos="540"/>
              </w:tabs>
            </w:pPr>
          </w:p>
          <w:p w14:paraId="2C5C1956" w14:textId="77777777" w:rsidR="00562F87" w:rsidRDefault="00A42A00">
            <w:pPr>
              <w:pStyle w:val="TableTextNormal"/>
            </w:pPr>
            <w:r>
              <w:t xml:space="preserve">The date when a festival or national holiday recurs on the same day each year in the Gregorian calendar. </w:t>
            </w:r>
          </w:p>
          <w:p w14:paraId="6444C2B8" w14:textId="77777777" w:rsidR="00562F87" w:rsidRDefault="00A42A00">
            <w:pPr>
              <w:pStyle w:val="TableTextNormal"/>
              <w:tabs>
                <w:tab w:val="left" w:pos="1440"/>
              </w:tabs>
              <w:jc w:val="right"/>
            </w:pPr>
            <w:r>
              <w:rPr>
                <w:rStyle w:val="TableFieldLabel"/>
              </w:rPr>
              <w:t>[ Stereotype is «S100_Simple». Is static True. Containment is Not Specified. ]</w:t>
            </w:r>
          </w:p>
          <w:p w14:paraId="3CEEFBD0" w14:textId="77777777" w:rsidR="00562F87" w:rsidRDefault="00562F87">
            <w:pPr>
              <w:pStyle w:val="TableTextNormal"/>
              <w:tabs>
                <w:tab w:val="left" w:pos="720"/>
              </w:tabs>
            </w:pPr>
          </w:p>
        </w:tc>
      </w:tr>
      <w:tr w:rsidR="00562F87" w14:paraId="06764B1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D88472" w14:textId="77777777" w:rsidR="00562F87" w:rsidRDefault="00562F87">
            <w:pPr>
              <w:pStyle w:val="TableTextNormal"/>
            </w:pPr>
          </w:p>
          <w:p w14:paraId="235DCE33" w14:textId="77777777" w:rsidR="00562F87" w:rsidRDefault="00A42A00">
            <w:pPr>
              <w:pStyle w:val="TableTextNormal"/>
            </w:pPr>
            <w:r>
              <w:rPr>
                <w:noProof/>
                <w:sz w:val="0"/>
                <w:szCs w:val="0"/>
              </w:rPr>
              <w:drawing>
                <wp:inline distT="0" distB="0" distL="0" distR="0" wp14:anchorId="31E22207" wp14:editId="4B4032F8">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dateVariable</w:t>
            </w:r>
            <w:proofErr w:type="spellEnd"/>
            <w:r>
              <w:t xml:space="preserve"> : text  Public</w:t>
            </w:r>
          </w:p>
          <w:p w14:paraId="60BC4AA0" w14:textId="77777777" w:rsidR="00562F87" w:rsidRDefault="00A42A00">
            <w:pPr>
              <w:pStyle w:val="TableTextNormal"/>
              <w:ind w:left="540"/>
            </w:pPr>
            <w:r>
              <w:rPr>
                <w:rStyle w:val="TableFieldLabel"/>
              </w:rPr>
              <w:t>Alias:</w:t>
            </w:r>
            <w:r>
              <w:t xml:space="preserve">  VARDAT</w:t>
            </w:r>
          </w:p>
          <w:p w14:paraId="3287BCA2"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C5C6AE5" w14:textId="77777777" w:rsidR="00562F87" w:rsidRDefault="00562F87">
            <w:pPr>
              <w:pStyle w:val="TableTextNormal"/>
              <w:tabs>
                <w:tab w:val="left" w:pos="540"/>
              </w:tabs>
            </w:pPr>
          </w:p>
          <w:p w14:paraId="207D9714" w14:textId="77777777" w:rsidR="00562F87" w:rsidRDefault="00A42A00">
            <w:pPr>
              <w:pStyle w:val="TableTextNormal"/>
            </w:pPr>
            <w:r>
              <w:t>A day which is not fixed in the Gregorian calendar.</w:t>
            </w:r>
          </w:p>
          <w:p w14:paraId="0D19A379" w14:textId="77777777" w:rsidR="00562F87" w:rsidRDefault="00A42A00">
            <w:pPr>
              <w:pStyle w:val="TableTextNormal"/>
            </w:pPr>
            <w:r>
              <w:t xml:space="preserve">Examples: The fourth Thursday in November; new moon day of Kartika (Diwali); Easter Sunday. </w:t>
            </w:r>
          </w:p>
          <w:p w14:paraId="2BA11E31" w14:textId="77777777" w:rsidR="00562F87" w:rsidRDefault="00A42A00">
            <w:pPr>
              <w:pStyle w:val="TableTextNormal"/>
              <w:tabs>
                <w:tab w:val="left" w:pos="1440"/>
              </w:tabs>
              <w:jc w:val="right"/>
            </w:pPr>
            <w:r>
              <w:rPr>
                <w:rStyle w:val="TableFieldLabel"/>
              </w:rPr>
              <w:t>[ Stereotype is «S100_Simple». Is static True. Containment is Not Specified. ]</w:t>
            </w:r>
          </w:p>
          <w:p w14:paraId="5F101158" w14:textId="77777777" w:rsidR="00562F87" w:rsidRDefault="00562F87">
            <w:pPr>
              <w:pStyle w:val="TableTextNormal"/>
              <w:tabs>
                <w:tab w:val="left" w:pos="720"/>
              </w:tabs>
            </w:pPr>
          </w:p>
        </w:tc>
      </w:tr>
      <w:tr w:rsidR="00562F87" w14:paraId="50D9F8C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2C71D4" w14:textId="77777777" w:rsidR="00562F87" w:rsidRDefault="00562F87">
            <w:pPr>
              <w:pStyle w:val="TableTextNormal"/>
            </w:pPr>
          </w:p>
          <w:p w14:paraId="5B1780C5" w14:textId="77777777" w:rsidR="00562F87" w:rsidRDefault="00A42A00">
            <w:pPr>
              <w:pStyle w:val="TableTextNormal"/>
            </w:pPr>
            <w:r>
              <w:rPr>
                <w:noProof/>
                <w:sz w:val="0"/>
                <w:szCs w:val="0"/>
              </w:rPr>
              <w:drawing>
                <wp:inline distT="0" distB="0" distL="0" distR="0" wp14:anchorId="78F0386B" wp14:editId="32B16964">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2FB3EC9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24886AB2" w14:textId="77777777" w:rsidR="00562F87" w:rsidRDefault="00A42A00">
            <w:pPr>
              <w:pStyle w:val="TableTextNormal"/>
              <w:tabs>
                <w:tab w:val="left" w:pos="1440"/>
              </w:tabs>
              <w:jc w:val="right"/>
            </w:pPr>
            <w:r>
              <w:rPr>
                <w:rStyle w:val="TableFieldLabel"/>
              </w:rPr>
              <w:t>[ Stereotype is «S100_Complex». Is static True. Containment is Not Specified. ]</w:t>
            </w:r>
          </w:p>
          <w:p w14:paraId="20720296" w14:textId="77777777" w:rsidR="00562F87" w:rsidRDefault="00562F87">
            <w:pPr>
              <w:pStyle w:val="TableTextNormal"/>
              <w:tabs>
                <w:tab w:val="left" w:pos="720"/>
              </w:tabs>
            </w:pPr>
          </w:p>
        </w:tc>
      </w:tr>
    </w:tbl>
    <w:p w14:paraId="5528C9CC"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5BD6B0DD"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8D26E1B" w14:textId="77777777" w:rsidR="00562F87" w:rsidRDefault="00A42A00">
            <w:pPr>
              <w:pStyle w:val="TableHeadingLight"/>
            </w:pPr>
            <w:r>
              <w:t>ASSOCIATIONS</w:t>
            </w:r>
          </w:p>
        </w:tc>
      </w:tr>
      <w:tr w:rsidR="00562F87" w14:paraId="143AC344"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64BEAD2" w14:textId="77777777" w:rsidR="00562F87" w:rsidRDefault="00562F87">
            <w:pPr>
              <w:pStyle w:val="TableTextNormal"/>
            </w:pPr>
          </w:p>
          <w:p w14:paraId="397C60A4" w14:textId="77777777" w:rsidR="00562F87" w:rsidRDefault="00A42A00">
            <w:pPr>
              <w:pStyle w:val="TableTextNormal"/>
            </w:pPr>
            <w:r>
              <w:rPr>
                <w:noProof/>
                <w:sz w:val="0"/>
                <w:szCs w:val="0"/>
              </w:rPr>
              <w:drawing>
                <wp:inline distT="0" distB="0" distL="0" distR="0" wp14:anchorId="5B24F95E" wp14:editId="347F7566">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ExceptionalWorkday</w:t>
            </w:r>
            <w:proofErr w:type="spellEnd"/>
          </w:p>
          <w:p w14:paraId="7394520F" w14:textId="77777777" w:rsidR="00562F87" w:rsidRDefault="00562F87">
            <w:pPr>
              <w:pStyle w:val="TableTextNormal"/>
            </w:pPr>
          </w:p>
          <w:p w14:paraId="1C1D0B87" w14:textId="77777777" w:rsidR="00562F87" w:rsidRDefault="00A42A00">
            <w:pPr>
              <w:pStyle w:val="TableTextNormal"/>
            </w:pPr>
            <w:r>
              <w:t>Exception to the usual working day</w:t>
            </w:r>
          </w:p>
          <w:p w14:paraId="214FFA1C" w14:textId="77777777" w:rsidR="00562F87" w:rsidRDefault="00562F87">
            <w:pPr>
              <w:pStyle w:val="TableTextNormal"/>
            </w:pPr>
          </w:p>
        </w:tc>
      </w:tr>
      <w:tr w:rsidR="00562F87" w14:paraId="083E204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D61B8EF" w14:textId="77777777" w:rsidR="00562F87" w:rsidRDefault="00A42A00">
            <w:pPr>
              <w:pStyle w:val="TableTextNormal"/>
            </w:pPr>
            <w:r>
              <w:t xml:space="preserve">Source: Public </w:t>
            </w:r>
            <w:proofErr w:type="spellStart"/>
            <w:r>
              <w:t>theServiceHours_nsdy</w:t>
            </w:r>
            <w:proofErr w:type="spellEnd"/>
            <w:r>
              <w:t xml:space="preserve"> (Class) </w:t>
            </w:r>
            <w:proofErr w:type="spellStart"/>
            <w:r>
              <w:t>ServiceHours</w:t>
            </w:r>
            <w:proofErr w:type="spellEnd"/>
            <w:r>
              <w:t xml:space="preserve"> «</w:t>
            </w:r>
            <w:proofErr w:type="spellStart"/>
            <w:r>
              <w:t>InformationType</w:t>
            </w:r>
            <w:proofErr w:type="spellEnd"/>
            <w:r>
              <w:t>»</w:t>
            </w:r>
          </w:p>
          <w:p w14:paraId="19006944" w14:textId="77777777" w:rsidR="00562F87" w:rsidRDefault="00A42A00">
            <w:pPr>
              <w:pStyle w:val="TableTextNormal"/>
              <w:tabs>
                <w:tab w:val="left" w:pos="1800"/>
              </w:tabs>
              <w:ind w:left="540"/>
            </w:pPr>
            <w:r>
              <w:rPr>
                <w:rStyle w:val="TableFieldLabel"/>
              </w:rPr>
              <w:t xml:space="preserve">Cardinality:  </w:t>
            </w:r>
            <w:r>
              <w:t>[0..*]</w:t>
            </w:r>
          </w:p>
          <w:p w14:paraId="3FD31145" w14:textId="77777777" w:rsidR="00562F87" w:rsidRDefault="00562F87">
            <w:pPr>
              <w:pStyle w:val="TableTextNormal"/>
              <w:tabs>
                <w:tab w:val="left" w:pos="1800"/>
              </w:tabs>
            </w:pPr>
          </w:p>
          <w:p w14:paraId="1F4A6D6B" w14:textId="77777777" w:rsidR="00562F87" w:rsidRDefault="00A42A00">
            <w:pPr>
              <w:pStyle w:val="TableTextNormal"/>
              <w:tabs>
                <w:tab w:val="left" w:pos="1800"/>
              </w:tabs>
            </w:pPr>
            <w:r>
              <w:t>The usual service hours to which an exception applies</w:t>
            </w:r>
          </w:p>
          <w:p w14:paraId="05546430"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1942F67" w14:textId="77777777" w:rsidR="00562F87" w:rsidRDefault="00A42A00">
            <w:pPr>
              <w:pStyle w:val="TableTextNormal"/>
            </w:pPr>
            <w:r>
              <w:t xml:space="preserve">Target: Public </w:t>
            </w:r>
            <w:proofErr w:type="spellStart"/>
            <w:r>
              <w:t>partialWorkingDay</w:t>
            </w:r>
            <w:proofErr w:type="spellEnd"/>
            <w:r>
              <w:t xml:space="preserve"> (Class) </w:t>
            </w:r>
            <w:proofErr w:type="spellStart"/>
            <w:r>
              <w:t>NonStandardWorkingDay</w:t>
            </w:r>
            <w:proofErr w:type="spellEnd"/>
            <w:r>
              <w:t xml:space="preserve"> «</w:t>
            </w:r>
            <w:proofErr w:type="spellStart"/>
            <w:r>
              <w:t>InformationType</w:t>
            </w:r>
            <w:proofErr w:type="spellEnd"/>
            <w:r>
              <w:t>»</w:t>
            </w:r>
          </w:p>
          <w:p w14:paraId="7CEB2B1A" w14:textId="77777777" w:rsidR="00562F87" w:rsidRDefault="00A42A00">
            <w:pPr>
              <w:pStyle w:val="TableTextNormal"/>
              <w:tabs>
                <w:tab w:val="left" w:pos="1440"/>
              </w:tabs>
              <w:ind w:left="540"/>
            </w:pPr>
            <w:r>
              <w:rPr>
                <w:rStyle w:val="TableFieldLabel"/>
              </w:rPr>
              <w:t xml:space="preserve">Cardinality:  </w:t>
            </w:r>
            <w:r>
              <w:t>[0..*]</w:t>
            </w:r>
          </w:p>
          <w:p w14:paraId="64E1767C" w14:textId="77777777" w:rsidR="00562F87" w:rsidRDefault="00562F87">
            <w:pPr>
              <w:pStyle w:val="TableTextNormal"/>
              <w:tabs>
                <w:tab w:val="left" w:pos="1440"/>
              </w:tabs>
            </w:pPr>
          </w:p>
          <w:p w14:paraId="388B5E92" w14:textId="77777777" w:rsidR="00562F87" w:rsidRDefault="00A42A00">
            <w:pPr>
              <w:pStyle w:val="TableTextNormal"/>
              <w:tabs>
                <w:tab w:val="left" w:pos="1440"/>
              </w:tabs>
            </w:pPr>
            <w:r>
              <w:t>The work hours for a non-standard workday</w:t>
            </w:r>
          </w:p>
          <w:p w14:paraId="55B7D39D" w14:textId="77777777" w:rsidR="00562F87" w:rsidRDefault="00562F87">
            <w:pPr>
              <w:pStyle w:val="TableTextNormal"/>
            </w:pPr>
          </w:p>
        </w:tc>
      </w:tr>
    </w:tbl>
    <w:p w14:paraId="526A03E3" w14:textId="77777777" w:rsidR="00562F87" w:rsidRDefault="00562F87">
      <w:pPr>
        <w:pStyle w:val="Notes"/>
      </w:pPr>
    </w:p>
    <w:p w14:paraId="4823F41B" w14:textId="77777777" w:rsidR="00562F87" w:rsidRDefault="00A42A00">
      <w:pPr>
        <w:pStyle w:val="Notes"/>
      </w:pPr>
      <w:r>
        <w:t xml:space="preserve">  </w:t>
      </w:r>
      <w:bookmarkEnd w:id="129"/>
    </w:p>
    <w:p w14:paraId="26588514" w14:textId="77777777" w:rsidR="00562F87" w:rsidRDefault="00562F87">
      <w:pPr>
        <w:pStyle w:val="Notes"/>
      </w:pPr>
    </w:p>
    <w:p w14:paraId="2CF61EDE" w14:textId="77777777" w:rsidR="00562F87" w:rsidRDefault="00A42A00">
      <w:pPr>
        <w:pStyle w:val="Heading3"/>
      </w:pPr>
      <w:bookmarkStart w:id="131" w:name="BKM_01B4F122_58D3_4CD8_B184_2E646D2335F5"/>
      <w:bookmarkStart w:id="132" w:name="_Toc25000128"/>
      <w:r>
        <w:t>Recommendations</w:t>
      </w:r>
      <w:bookmarkEnd w:id="132"/>
    </w:p>
    <w:p w14:paraId="790AF2E0"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34147F7A" w14:textId="77777777" w:rsidR="00562F87" w:rsidRDefault="00562F87">
      <w:pPr>
        <w:pStyle w:val="Notes"/>
        <w:tabs>
          <w:tab w:val="left" w:pos="720"/>
        </w:tabs>
      </w:pPr>
    </w:p>
    <w:p w14:paraId="116B27CA" w14:textId="77777777" w:rsidR="00562F87" w:rsidRDefault="00A42A00">
      <w:pPr>
        <w:pStyle w:val="Notes"/>
      </w:pPr>
      <w:r>
        <w:t xml:space="preserve">Recommendations for a related area or facility. </w:t>
      </w:r>
    </w:p>
    <w:p w14:paraId="56E23A43" w14:textId="77777777" w:rsidR="00562F87" w:rsidRDefault="00A42A00">
      <w:pPr>
        <w:pStyle w:val="Notes"/>
      </w:pPr>
      <w:r>
        <w:t xml:space="preserve">Constraint: If </w:t>
      </w:r>
      <w:proofErr w:type="spellStart"/>
      <w:r>
        <w:rPr>
          <w:b/>
          <w:color w:val="000000"/>
        </w:rPr>
        <w:t>Regulations.textContent</w:t>
      </w:r>
      <w:proofErr w:type="spellEnd"/>
      <w:r>
        <w:t xml:space="preserve"> is populated, there cannot be </w:t>
      </w:r>
      <w:proofErr w:type="spellStart"/>
      <w:r>
        <w:rPr>
          <w:b/>
          <w:color w:val="000000"/>
        </w:rPr>
        <w:t>textualDescription</w:t>
      </w:r>
      <w:proofErr w:type="spellEnd"/>
      <w:r>
        <w:rPr>
          <w:b/>
          <w:color w:val="000000"/>
        </w:rPr>
        <w:t xml:space="preserve"> </w:t>
      </w:r>
      <w:r>
        <w:t xml:space="preserve">or </w:t>
      </w:r>
      <w:r>
        <w:rPr>
          <w:b/>
          <w:color w:val="000000"/>
        </w:rPr>
        <w:t xml:space="preserve">information </w:t>
      </w:r>
      <w:r>
        <w:t xml:space="preserve">attributes directly bound to the </w:t>
      </w:r>
      <w:r>
        <w:rPr>
          <w:b/>
          <w:color w:val="000000"/>
        </w:rPr>
        <w:t>Regulations</w:t>
      </w:r>
      <w:r>
        <w:t xml:space="preserve">.. A similar constraint applies to the information types </w:t>
      </w:r>
      <w:r>
        <w:rPr>
          <w:b/>
          <w:color w:val="000000"/>
        </w:rPr>
        <w:t>Recommendations</w:t>
      </w:r>
      <w:r>
        <w:t xml:space="preserve">, </w:t>
      </w:r>
      <w:r>
        <w:rPr>
          <w:b/>
          <w:color w:val="000000"/>
        </w:rPr>
        <w:t>Restrictions</w:t>
      </w:r>
      <w:r>
        <w:t xml:space="preserve">, and </w:t>
      </w:r>
      <w:proofErr w:type="spellStart"/>
      <w:r>
        <w:rPr>
          <w:b/>
          <w:color w:val="000000"/>
        </w:rPr>
        <w:t>NauticalInformation</w:t>
      </w:r>
      <w:proofErr w:type="spellEnd"/>
      <w:r>
        <w:t>.</w:t>
      </w:r>
    </w:p>
    <w:p w14:paraId="3FE1F9ED" w14:textId="77777777" w:rsidR="00562F87" w:rsidRDefault="00562F87">
      <w:pPr>
        <w:pStyle w:val="Notes"/>
      </w:pPr>
    </w:p>
    <w:p w14:paraId="5B3DCDEA" w14:textId="77777777" w:rsidR="00562F87" w:rsidRDefault="00A42A00">
      <w:pPr>
        <w:pStyle w:val="Properties"/>
      </w:pPr>
      <w:r>
        <w:t xml:space="preserve">Recommendations </w:t>
      </w:r>
    </w:p>
    <w:p w14:paraId="6D117B86" w14:textId="77777777" w:rsidR="00562F87" w:rsidRDefault="00A42A00">
      <w:pPr>
        <w:pStyle w:val="Properties"/>
      </w:pPr>
      <w:r>
        <w:t>Version 1.0  Phase 1.0  Proposed</w:t>
      </w:r>
    </w:p>
    <w:p w14:paraId="52BCA4A3" w14:textId="77777777" w:rsidR="00562F87" w:rsidRDefault="00A42A00">
      <w:pPr>
        <w:pStyle w:val="Properties"/>
      </w:pPr>
      <w:proofErr w:type="spellStart"/>
      <w:r>
        <w:t>eivind.mong</w:t>
      </w:r>
      <w:proofErr w:type="spellEnd"/>
      <w:r>
        <w:t xml:space="preserve"> created on 01-Jan-2018.  Last modified 20-Aug-2018</w:t>
      </w:r>
    </w:p>
    <w:p w14:paraId="2A04DCDB" w14:textId="77777777" w:rsidR="00562F87" w:rsidRDefault="00A42A00">
      <w:pPr>
        <w:pStyle w:val="Properties"/>
      </w:pPr>
      <w:r>
        <w:t>Alias RCMDTS</w:t>
      </w:r>
    </w:p>
    <w:p w14:paraId="179976A8" w14:textId="77777777" w:rsidR="00562F87" w:rsidRDefault="00A42A00">
      <w:pPr>
        <w:pStyle w:val="Properties"/>
      </w:pPr>
      <w:r>
        <w:t xml:space="preserve">Extends </w:t>
      </w:r>
      <w:proofErr w:type="spellStart"/>
      <w:r>
        <w:t>AbstractRXN</w:t>
      </w:r>
      <w:proofErr w:type="spellEnd"/>
    </w:p>
    <w:p w14:paraId="7569CE3D"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A41F7FC"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19F7BD" w14:textId="77777777" w:rsidR="00562F87" w:rsidRDefault="00A42A00">
            <w:pPr>
              <w:pStyle w:val="TableHeadingLight"/>
            </w:pPr>
            <w:r>
              <w:t>OUTGOING STRUCTURAL RELATIONSHIPS</w:t>
            </w:r>
          </w:p>
        </w:tc>
      </w:tr>
      <w:tr w:rsidR="00562F87" w14:paraId="49E39D4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D34ECC" w14:textId="77777777" w:rsidR="00562F87" w:rsidRDefault="00562F87">
            <w:pPr>
              <w:pStyle w:val="TableTextNormal"/>
            </w:pPr>
          </w:p>
          <w:p w14:paraId="3882B031" w14:textId="77777777" w:rsidR="00562F87" w:rsidRDefault="00A42A00">
            <w:pPr>
              <w:pStyle w:val="TableTextNormal"/>
            </w:pPr>
            <w:r>
              <w:rPr>
                <w:noProof/>
                <w:sz w:val="0"/>
                <w:szCs w:val="0"/>
              </w:rPr>
              <w:drawing>
                <wp:inline distT="0" distB="0" distL="0" distR="0" wp14:anchorId="18C79343" wp14:editId="3B693693">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Recommendations to «</w:t>
            </w:r>
            <w:proofErr w:type="spellStart"/>
            <w:r>
              <w:t>InformationType</w:t>
            </w:r>
            <w:proofErr w:type="spellEnd"/>
            <w:r>
              <w:t xml:space="preserve">» </w:t>
            </w:r>
            <w:proofErr w:type="spellStart"/>
            <w:r>
              <w:t>AbstractRXN</w:t>
            </w:r>
            <w:proofErr w:type="spellEnd"/>
          </w:p>
          <w:p w14:paraId="08AE179A" w14:textId="77777777" w:rsidR="00562F87" w:rsidRDefault="00A42A00">
            <w:pPr>
              <w:pStyle w:val="TableTextNormal"/>
              <w:tabs>
                <w:tab w:val="left" w:pos="1440"/>
              </w:tabs>
              <w:jc w:val="right"/>
            </w:pPr>
            <w:r>
              <w:rPr>
                <w:rStyle w:val="TableFieldLabel"/>
              </w:rPr>
              <w:t>[ Direction is 'Source -&gt; Destination'. ]</w:t>
            </w:r>
          </w:p>
          <w:p w14:paraId="19CC3395" w14:textId="77777777" w:rsidR="00562F87" w:rsidRDefault="00562F87">
            <w:pPr>
              <w:pStyle w:val="TableTextNormal"/>
            </w:pPr>
          </w:p>
        </w:tc>
      </w:tr>
    </w:tbl>
    <w:p w14:paraId="3C1608A2" w14:textId="77777777" w:rsidR="00562F87" w:rsidRDefault="00562F87">
      <w:pPr>
        <w:pStyle w:val="Notes"/>
      </w:pPr>
    </w:p>
    <w:p w14:paraId="34560625" w14:textId="77777777" w:rsidR="00562F87" w:rsidRDefault="00A42A00">
      <w:pPr>
        <w:pStyle w:val="Notes"/>
      </w:pPr>
      <w:r>
        <w:t xml:space="preserve">  </w:t>
      </w:r>
      <w:bookmarkEnd w:id="131"/>
    </w:p>
    <w:p w14:paraId="6336845E" w14:textId="77777777" w:rsidR="00562F87" w:rsidRDefault="00562F87">
      <w:pPr>
        <w:pStyle w:val="Notes"/>
      </w:pPr>
    </w:p>
    <w:p w14:paraId="3D80FC90" w14:textId="77777777" w:rsidR="00562F87" w:rsidRDefault="00A42A00">
      <w:pPr>
        <w:pStyle w:val="Heading3"/>
      </w:pPr>
      <w:bookmarkStart w:id="133" w:name="BKM_1D64F792_D2DE_4659_BE0A_47AC5C77A2C9"/>
      <w:bookmarkStart w:id="134" w:name="_Toc25000129"/>
      <w:r>
        <w:t>Regulations</w:t>
      </w:r>
      <w:bookmarkEnd w:id="134"/>
    </w:p>
    <w:p w14:paraId="1866082A"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1D5403A9" w14:textId="77777777" w:rsidR="00562F87" w:rsidRDefault="00562F87">
      <w:pPr>
        <w:pStyle w:val="Notes"/>
        <w:tabs>
          <w:tab w:val="left" w:pos="720"/>
        </w:tabs>
      </w:pPr>
    </w:p>
    <w:p w14:paraId="3B1D1A0D" w14:textId="77777777" w:rsidR="00562F87" w:rsidRDefault="00A42A00">
      <w:pPr>
        <w:pStyle w:val="Notes"/>
      </w:pPr>
      <w:r>
        <w:t>Regulations for a related area or facility.</w:t>
      </w:r>
    </w:p>
    <w:p w14:paraId="667D2C47" w14:textId="77777777" w:rsidR="00562F87" w:rsidRDefault="00A42A00">
      <w:pPr>
        <w:pStyle w:val="Notes"/>
      </w:pPr>
      <w:r>
        <w:t xml:space="preserve">Constraint: If </w:t>
      </w:r>
      <w:proofErr w:type="spellStart"/>
      <w:r>
        <w:rPr>
          <w:b/>
          <w:color w:val="000000"/>
        </w:rPr>
        <w:t>Regulations.textContent</w:t>
      </w:r>
      <w:proofErr w:type="spellEnd"/>
      <w:r>
        <w:t xml:space="preserve"> is populated, there cannot be </w:t>
      </w:r>
      <w:proofErr w:type="spellStart"/>
      <w:r>
        <w:rPr>
          <w:b/>
          <w:color w:val="000000"/>
        </w:rPr>
        <w:t>textualDescription</w:t>
      </w:r>
      <w:proofErr w:type="spellEnd"/>
      <w:r>
        <w:rPr>
          <w:b/>
          <w:color w:val="000000"/>
        </w:rPr>
        <w:t xml:space="preserve"> </w:t>
      </w:r>
      <w:r>
        <w:t xml:space="preserve">or </w:t>
      </w:r>
      <w:r>
        <w:rPr>
          <w:b/>
          <w:color w:val="000000"/>
        </w:rPr>
        <w:t xml:space="preserve">information </w:t>
      </w:r>
      <w:r>
        <w:t xml:space="preserve">attributes directly bound to the </w:t>
      </w:r>
      <w:r>
        <w:rPr>
          <w:b/>
          <w:color w:val="000000"/>
        </w:rPr>
        <w:t>Regulations</w:t>
      </w:r>
      <w:r>
        <w:t xml:space="preserve">.. A similar constraint applies to the information types </w:t>
      </w:r>
      <w:r>
        <w:rPr>
          <w:b/>
          <w:color w:val="000000"/>
        </w:rPr>
        <w:t>Recommendations</w:t>
      </w:r>
      <w:r>
        <w:t xml:space="preserve">, </w:t>
      </w:r>
      <w:r>
        <w:rPr>
          <w:b/>
          <w:color w:val="000000"/>
        </w:rPr>
        <w:t>Restrictions</w:t>
      </w:r>
      <w:r>
        <w:t xml:space="preserve">, and </w:t>
      </w:r>
      <w:proofErr w:type="spellStart"/>
      <w:r>
        <w:rPr>
          <w:b/>
          <w:color w:val="000000"/>
        </w:rPr>
        <w:t>NauticalInformation</w:t>
      </w:r>
      <w:proofErr w:type="spellEnd"/>
      <w:r>
        <w:t>.</w:t>
      </w:r>
    </w:p>
    <w:p w14:paraId="6B188B8A" w14:textId="77777777" w:rsidR="00562F87" w:rsidRDefault="00562F87">
      <w:pPr>
        <w:pStyle w:val="Notes"/>
      </w:pPr>
    </w:p>
    <w:p w14:paraId="27AE0E9E" w14:textId="77777777" w:rsidR="00562F87" w:rsidRDefault="00A42A00">
      <w:pPr>
        <w:pStyle w:val="Properties"/>
      </w:pPr>
      <w:r>
        <w:t xml:space="preserve">Regulations </w:t>
      </w:r>
    </w:p>
    <w:p w14:paraId="5B738303" w14:textId="77777777" w:rsidR="00562F87" w:rsidRDefault="00A42A00">
      <w:pPr>
        <w:pStyle w:val="Properties"/>
      </w:pPr>
      <w:r>
        <w:lastRenderedPageBreak/>
        <w:t>Version 1.0  Phase 1.0  Proposed</w:t>
      </w:r>
    </w:p>
    <w:p w14:paraId="7975EC18" w14:textId="77777777" w:rsidR="00562F87" w:rsidRDefault="00A42A00">
      <w:pPr>
        <w:pStyle w:val="Properties"/>
      </w:pPr>
      <w:proofErr w:type="spellStart"/>
      <w:r>
        <w:t>eivind.mong</w:t>
      </w:r>
      <w:proofErr w:type="spellEnd"/>
      <w:r>
        <w:t xml:space="preserve"> created on 01-Jan-2018.  Last modified 20-Aug-2018</w:t>
      </w:r>
    </w:p>
    <w:p w14:paraId="3BEF4509" w14:textId="77777777" w:rsidR="00562F87" w:rsidRDefault="00A42A00">
      <w:pPr>
        <w:pStyle w:val="Properties"/>
      </w:pPr>
      <w:r>
        <w:t>Alias REGLTS</w:t>
      </w:r>
    </w:p>
    <w:p w14:paraId="65384EE5" w14:textId="77777777" w:rsidR="00562F87" w:rsidRDefault="00A42A00">
      <w:pPr>
        <w:pStyle w:val="Properties"/>
      </w:pPr>
      <w:r>
        <w:t xml:space="preserve">Extends </w:t>
      </w:r>
      <w:proofErr w:type="spellStart"/>
      <w:r>
        <w:t>AbstractRXN</w:t>
      </w:r>
      <w:proofErr w:type="spellEnd"/>
    </w:p>
    <w:p w14:paraId="3C37A539"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37D8D59"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DCA431D" w14:textId="77777777" w:rsidR="00562F87" w:rsidRDefault="00A42A00">
            <w:pPr>
              <w:pStyle w:val="TableHeadingLight"/>
            </w:pPr>
            <w:r>
              <w:t>OUTGOING STRUCTURAL RELATIONSHIPS</w:t>
            </w:r>
          </w:p>
        </w:tc>
      </w:tr>
      <w:tr w:rsidR="00562F87" w14:paraId="55E27CEC"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A452B1" w14:textId="77777777" w:rsidR="00562F87" w:rsidRDefault="00562F87">
            <w:pPr>
              <w:pStyle w:val="TableTextNormal"/>
            </w:pPr>
          </w:p>
          <w:p w14:paraId="05053575" w14:textId="77777777" w:rsidR="00562F87" w:rsidRDefault="00A42A00">
            <w:pPr>
              <w:pStyle w:val="TableTextNormal"/>
            </w:pPr>
            <w:r>
              <w:rPr>
                <w:noProof/>
                <w:sz w:val="0"/>
                <w:szCs w:val="0"/>
              </w:rPr>
              <w:drawing>
                <wp:inline distT="0" distB="0" distL="0" distR="0" wp14:anchorId="4E5F78F2" wp14:editId="3FAFCA0F">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Regulations to «</w:t>
            </w:r>
            <w:proofErr w:type="spellStart"/>
            <w:r>
              <w:t>InformationType</w:t>
            </w:r>
            <w:proofErr w:type="spellEnd"/>
            <w:r>
              <w:t xml:space="preserve">» </w:t>
            </w:r>
            <w:proofErr w:type="spellStart"/>
            <w:r>
              <w:t>AbstractRXN</w:t>
            </w:r>
            <w:proofErr w:type="spellEnd"/>
          </w:p>
          <w:p w14:paraId="33E08539" w14:textId="77777777" w:rsidR="00562F87" w:rsidRDefault="00A42A00">
            <w:pPr>
              <w:pStyle w:val="TableTextNormal"/>
              <w:tabs>
                <w:tab w:val="left" w:pos="1440"/>
              </w:tabs>
              <w:jc w:val="right"/>
            </w:pPr>
            <w:r>
              <w:rPr>
                <w:rStyle w:val="TableFieldLabel"/>
              </w:rPr>
              <w:t>[ Direction is 'Source -&gt; Destination'. ]</w:t>
            </w:r>
          </w:p>
          <w:p w14:paraId="4763ACA1" w14:textId="77777777" w:rsidR="00562F87" w:rsidRDefault="00562F87">
            <w:pPr>
              <w:pStyle w:val="TableTextNormal"/>
            </w:pPr>
          </w:p>
        </w:tc>
      </w:tr>
    </w:tbl>
    <w:p w14:paraId="6CDF3ACE" w14:textId="77777777" w:rsidR="00562F87" w:rsidRDefault="00562F87">
      <w:pPr>
        <w:pStyle w:val="Notes"/>
      </w:pPr>
    </w:p>
    <w:p w14:paraId="4ADFDF34" w14:textId="77777777" w:rsidR="00562F87" w:rsidRDefault="00A42A00">
      <w:pPr>
        <w:pStyle w:val="Notes"/>
      </w:pPr>
      <w:r>
        <w:t xml:space="preserve">  </w:t>
      </w:r>
      <w:bookmarkEnd w:id="133"/>
    </w:p>
    <w:p w14:paraId="0982BD2A" w14:textId="77777777" w:rsidR="00562F87" w:rsidRDefault="00562F87">
      <w:pPr>
        <w:pStyle w:val="Notes"/>
      </w:pPr>
    </w:p>
    <w:p w14:paraId="779F9D9D" w14:textId="77777777" w:rsidR="00562F87" w:rsidRDefault="00A42A00">
      <w:pPr>
        <w:pStyle w:val="Heading3"/>
      </w:pPr>
      <w:bookmarkStart w:id="135" w:name="BKM_5E6969AF_FDAB_463D_9B29_2866C6DE8E1D"/>
      <w:bookmarkStart w:id="136" w:name="_Toc25000130"/>
      <w:r>
        <w:t>Restrictions</w:t>
      </w:r>
      <w:bookmarkEnd w:id="136"/>
    </w:p>
    <w:p w14:paraId="416E9A6E"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4B273451" w14:textId="77777777" w:rsidR="00562F87" w:rsidRDefault="00562F87">
      <w:pPr>
        <w:pStyle w:val="Notes"/>
        <w:tabs>
          <w:tab w:val="left" w:pos="720"/>
        </w:tabs>
      </w:pPr>
    </w:p>
    <w:p w14:paraId="3A0EF6C5" w14:textId="77777777" w:rsidR="00562F87" w:rsidRDefault="00A42A00">
      <w:pPr>
        <w:pStyle w:val="Notes"/>
      </w:pPr>
      <w:r>
        <w:t xml:space="preserve">Restrictions for a related area or facility. </w:t>
      </w:r>
    </w:p>
    <w:p w14:paraId="6B1DBA42" w14:textId="77777777" w:rsidR="00562F87" w:rsidRDefault="00A42A00">
      <w:pPr>
        <w:pStyle w:val="Notes"/>
      </w:pPr>
      <w:r>
        <w:t xml:space="preserve">Constraint: If </w:t>
      </w:r>
      <w:proofErr w:type="spellStart"/>
      <w:r>
        <w:rPr>
          <w:b/>
          <w:color w:val="000000"/>
        </w:rPr>
        <w:t>Regulations.textContent</w:t>
      </w:r>
      <w:proofErr w:type="spellEnd"/>
      <w:r>
        <w:t xml:space="preserve"> is populated, there cannot be </w:t>
      </w:r>
      <w:proofErr w:type="spellStart"/>
      <w:r>
        <w:rPr>
          <w:b/>
          <w:color w:val="000000"/>
        </w:rPr>
        <w:t>textualDescription</w:t>
      </w:r>
      <w:proofErr w:type="spellEnd"/>
      <w:r>
        <w:rPr>
          <w:b/>
          <w:color w:val="000000"/>
        </w:rPr>
        <w:t xml:space="preserve"> </w:t>
      </w:r>
      <w:r>
        <w:t xml:space="preserve">or </w:t>
      </w:r>
      <w:r>
        <w:rPr>
          <w:b/>
          <w:color w:val="000000"/>
        </w:rPr>
        <w:t xml:space="preserve">information </w:t>
      </w:r>
      <w:r>
        <w:t xml:space="preserve">attributes directly bound to the </w:t>
      </w:r>
      <w:r>
        <w:rPr>
          <w:b/>
          <w:color w:val="000000"/>
        </w:rPr>
        <w:t>Regulations</w:t>
      </w:r>
      <w:r>
        <w:t xml:space="preserve">.. A similar constraint applies to the information types </w:t>
      </w:r>
      <w:r>
        <w:rPr>
          <w:b/>
          <w:color w:val="000000"/>
        </w:rPr>
        <w:t>Recommendations</w:t>
      </w:r>
      <w:r>
        <w:t xml:space="preserve">, </w:t>
      </w:r>
      <w:r>
        <w:rPr>
          <w:b/>
          <w:color w:val="000000"/>
        </w:rPr>
        <w:t>Restrictions</w:t>
      </w:r>
      <w:r>
        <w:t xml:space="preserve">, and </w:t>
      </w:r>
      <w:proofErr w:type="spellStart"/>
      <w:r>
        <w:rPr>
          <w:b/>
          <w:color w:val="000000"/>
        </w:rPr>
        <w:t>NauticalInformation</w:t>
      </w:r>
      <w:proofErr w:type="spellEnd"/>
      <w:r>
        <w:t>.</w:t>
      </w:r>
    </w:p>
    <w:p w14:paraId="6E7F55E2" w14:textId="77777777" w:rsidR="00562F87" w:rsidRDefault="00562F87">
      <w:pPr>
        <w:pStyle w:val="Notes"/>
      </w:pPr>
    </w:p>
    <w:p w14:paraId="260EAC20" w14:textId="77777777" w:rsidR="00562F87" w:rsidRDefault="00A42A00">
      <w:pPr>
        <w:pStyle w:val="Properties"/>
      </w:pPr>
      <w:r>
        <w:t xml:space="preserve">Restrictions </w:t>
      </w:r>
    </w:p>
    <w:p w14:paraId="1BEE0631" w14:textId="77777777" w:rsidR="00562F87" w:rsidRDefault="00A42A00">
      <w:pPr>
        <w:pStyle w:val="Properties"/>
      </w:pPr>
      <w:r>
        <w:t>Version 1.0  Phase 1.0  Proposed</w:t>
      </w:r>
    </w:p>
    <w:p w14:paraId="157052FB" w14:textId="77777777" w:rsidR="00562F87" w:rsidRDefault="00A42A00">
      <w:pPr>
        <w:pStyle w:val="Properties"/>
      </w:pPr>
      <w:proofErr w:type="spellStart"/>
      <w:r>
        <w:t>eivind.mong</w:t>
      </w:r>
      <w:proofErr w:type="spellEnd"/>
      <w:r>
        <w:t xml:space="preserve"> created on 01-Jan-2018.  Last modified 20-Aug-2018</w:t>
      </w:r>
    </w:p>
    <w:p w14:paraId="112C1E1C" w14:textId="77777777" w:rsidR="00562F87" w:rsidRDefault="00A42A00">
      <w:pPr>
        <w:pStyle w:val="Properties"/>
      </w:pPr>
      <w:r>
        <w:t>Alias RESDES</w:t>
      </w:r>
    </w:p>
    <w:p w14:paraId="648BD11E" w14:textId="77777777" w:rsidR="00562F87" w:rsidRDefault="00A42A00">
      <w:pPr>
        <w:pStyle w:val="Properties"/>
      </w:pPr>
      <w:r>
        <w:t xml:space="preserve">Extends </w:t>
      </w:r>
      <w:proofErr w:type="spellStart"/>
      <w:r>
        <w:t>AbstractRXN</w:t>
      </w:r>
      <w:proofErr w:type="spellEnd"/>
    </w:p>
    <w:p w14:paraId="62E24789"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696C4A6"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DDF323B" w14:textId="77777777" w:rsidR="00562F87" w:rsidRDefault="00A42A00">
            <w:pPr>
              <w:pStyle w:val="TableHeadingLight"/>
            </w:pPr>
            <w:r>
              <w:t>OUTGOING STRUCTURAL RELATIONSHIPS</w:t>
            </w:r>
          </w:p>
        </w:tc>
      </w:tr>
      <w:tr w:rsidR="00562F87" w14:paraId="76FD6F10"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02C529" w14:textId="77777777" w:rsidR="00562F87" w:rsidRDefault="00562F87">
            <w:pPr>
              <w:pStyle w:val="TableTextNormal"/>
            </w:pPr>
          </w:p>
          <w:p w14:paraId="525279DB" w14:textId="77777777" w:rsidR="00562F87" w:rsidRDefault="00A42A00">
            <w:pPr>
              <w:pStyle w:val="TableTextNormal"/>
            </w:pPr>
            <w:r>
              <w:rPr>
                <w:noProof/>
                <w:sz w:val="0"/>
                <w:szCs w:val="0"/>
              </w:rPr>
              <w:drawing>
                <wp:inline distT="0" distB="0" distL="0" distR="0" wp14:anchorId="55E77BBD" wp14:editId="2C82D6C8">
                  <wp:extent cx="114300" cy="1143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Restrictions to «</w:t>
            </w:r>
            <w:proofErr w:type="spellStart"/>
            <w:r>
              <w:t>InformationType</w:t>
            </w:r>
            <w:proofErr w:type="spellEnd"/>
            <w:r>
              <w:t xml:space="preserve">» </w:t>
            </w:r>
            <w:proofErr w:type="spellStart"/>
            <w:r>
              <w:t>AbstractRXN</w:t>
            </w:r>
            <w:proofErr w:type="spellEnd"/>
          </w:p>
          <w:p w14:paraId="411996BB" w14:textId="77777777" w:rsidR="00562F87" w:rsidRDefault="00A42A00">
            <w:pPr>
              <w:pStyle w:val="TableTextNormal"/>
              <w:tabs>
                <w:tab w:val="left" w:pos="1440"/>
              </w:tabs>
              <w:jc w:val="right"/>
            </w:pPr>
            <w:r>
              <w:rPr>
                <w:rStyle w:val="TableFieldLabel"/>
              </w:rPr>
              <w:t>[ Direction is 'Source -&gt; Destination'. ]</w:t>
            </w:r>
          </w:p>
          <w:p w14:paraId="0DB86B6A" w14:textId="77777777" w:rsidR="00562F87" w:rsidRDefault="00562F87">
            <w:pPr>
              <w:pStyle w:val="TableTextNormal"/>
            </w:pPr>
          </w:p>
        </w:tc>
      </w:tr>
    </w:tbl>
    <w:p w14:paraId="739AA36F" w14:textId="77777777" w:rsidR="00562F87" w:rsidRDefault="00562F87">
      <w:pPr>
        <w:pStyle w:val="Notes"/>
      </w:pPr>
    </w:p>
    <w:p w14:paraId="0E7CC573" w14:textId="77777777" w:rsidR="00562F87" w:rsidRDefault="00A42A00">
      <w:pPr>
        <w:pStyle w:val="Notes"/>
      </w:pPr>
      <w:r>
        <w:t xml:space="preserve">  </w:t>
      </w:r>
      <w:bookmarkEnd w:id="135"/>
    </w:p>
    <w:p w14:paraId="63AF8472" w14:textId="77777777" w:rsidR="00562F87" w:rsidRDefault="00562F87">
      <w:pPr>
        <w:pStyle w:val="Notes"/>
      </w:pPr>
    </w:p>
    <w:p w14:paraId="5F79080B" w14:textId="77777777" w:rsidR="00562F87" w:rsidRDefault="00A42A00">
      <w:pPr>
        <w:pStyle w:val="Heading3"/>
      </w:pPr>
      <w:bookmarkStart w:id="137" w:name="BKM_4104826C_65A8_4014_9379_BF4EC3C85E1C"/>
      <w:bookmarkStart w:id="138" w:name="_Toc25000131"/>
      <w:proofErr w:type="spellStart"/>
      <w:r>
        <w:t>ServiceHours</w:t>
      </w:r>
      <w:bookmarkEnd w:id="138"/>
      <w:proofErr w:type="spellEnd"/>
    </w:p>
    <w:p w14:paraId="413666C9"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5F121039" w14:textId="77777777" w:rsidR="00562F87" w:rsidRDefault="00562F87">
      <w:pPr>
        <w:pStyle w:val="Notes"/>
        <w:tabs>
          <w:tab w:val="left" w:pos="720"/>
        </w:tabs>
      </w:pPr>
    </w:p>
    <w:p w14:paraId="5305476D" w14:textId="77777777" w:rsidR="00562F87" w:rsidRDefault="00A42A00">
      <w:pPr>
        <w:pStyle w:val="Notes"/>
      </w:pPr>
      <w:r>
        <w:t xml:space="preserve">The time when a service is available and known exceptions. </w:t>
      </w:r>
    </w:p>
    <w:p w14:paraId="0C920FF2" w14:textId="77777777" w:rsidR="00562F87" w:rsidRDefault="00562F87">
      <w:pPr>
        <w:pStyle w:val="Notes"/>
      </w:pPr>
    </w:p>
    <w:p w14:paraId="5A7A673E" w14:textId="77777777" w:rsidR="00562F87" w:rsidRDefault="00A42A00">
      <w:pPr>
        <w:pStyle w:val="Properties"/>
      </w:pPr>
      <w:proofErr w:type="spellStart"/>
      <w:r>
        <w:t>ServiceHours</w:t>
      </w:r>
      <w:proofErr w:type="spellEnd"/>
      <w:r>
        <w:t xml:space="preserve"> </w:t>
      </w:r>
    </w:p>
    <w:p w14:paraId="24D7956F" w14:textId="77777777" w:rsidR="00562F87" w:rsidRDefault="00A42A00">
      <w:pPr>
        <w:pStyle w:val="Properties"/>
      </w:pPr>
      <w:r>
        <w:t>Version 1.0  Phase 1.0  Proposed</w:t>
      </w:r>
    </w:p>
    <w:p w14:paraId="7D8C89FA" w14:textId="77777777" w:rsidR="00562F87" w:rsidRDefault="00A42A00">
      <w:pPr>
        <w:pStyle w:val="Properties"/>
      </w:pPr>
      <w:proofErr w:type="spellStart"/>
      <w:r>
        <w:t>eivind.mong</w:t>
      </w:r>
      <w:proofErr w:type="spellEnd"/>
      <w:r>
        <w:t xml:space="preserve"> created on 01-Jan-2018.  Last modified 20-Aug-2018</w:t>
      </w:r>
    </w:p>
    <w:p w14:paraId="1396470A" w14:textId="77777777" w:rsidR="00562F87" w:rsidRDefault="00A42A00">
      <w:pPr>
        <w:pStyle w:val="Properties"/>
      </w:pPr>
      <w:r>
        <w:t>Alias SRVHRS</w:t>
      </w:r>
    </w:p>
    <w:p w14:paraId="073010FF" w14:textId="77777777" w:rsidR="00562F87" w:rsidRDefault="00A42A00">
      <w:pPr>
        <w:pStyle w:val="Properties"/>
      </w:pPr>
      <w:r>
        <w:t xml:space="preserve">Extends </w:t>
      </w:r>
      <w:proofErr w:type="spellStart"/>
      <w:r>
        <w:t>InformationType</w:t>
      </w:r>
      <w:proofErr w:type="spellEnd"/>
    </w:p>
    <w:p w14:paraId="5A08A941"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8D6053E"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51F94F" w14:textId="77777777" w:rsidR="00562F87" w:rsidRDefault="00A42A00">
            <w:pPr>
              <w:pStyle w:val="TableHeadingLight"/>
            </w:pPr>
            <w:r>
              <w:t>OUTGOING STRUCTURAL RELATIONSHIPS</w:t>
            </w:r>
          </w:p>
        </w:tc>
      </w:tr>
      <w:tr w:rsidR="00562F87" w14:paraId="2C1BB94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94088B" w14:textId="77777777" w:rsidR="00562F87" w:rsidRDefault="00562F87">
            <w:pPr>
              <w:pStyle w:val="TableTextNormal"/>
            </w:pPr>
          </w:p>
          <w:p w14:paraId="5B18A16C" w14:textId="77777777" w:rsidR="00562F87" w:rsidRDefault="00A42A00">
            <w:pPr>
              <w:pStyle w:val="TableTextNormal"/>
            </w:pPr>
            <w:r>
              <w:rPr>
                <w:noProof/>
                <w:sz w:val="0"/>
                <w:szCs w:val="0"/>
              </w:rPr>
              <w:drawing>
                <wp:inline distT="0" distB="0" distL="0" distR="0" wp14:anchorId="32767752" wp14:editId="05CC5544">
                  <wp:extent cx="11430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ServiceHours</w:t>
            </w:r>
            <w:proofErr w:type="spellEnd"/>
            <w:r>
              <w:t xml:space="preserve"> to «</w:t>
            </w:r>
            <w:proofErr w:type="spellStart"/>
            <w:r>
              <w:t>InformationType</w:t>
            </w:r>
            <w:proofErr w:type="spellEnd"/>
            <w:r>
              <w:t xml:space="preserve">» </w:t>
            </w:r>
            <w:proofErr w:type="spellStart"/>
            <w:r>
              <w:t>InformationType</w:t>
            </w:r>
            <w:proofErr w:type="spellEnd"/>
          </w:p>
          <w:p w14:paraId="5AF59FC6" w14:textId="77777777" w:rsidR="00562F87" w:rsidRDefault="00A42A00">
            <w:pPr>
              <w:pStyle w:val="TableTextNormal"/>
              <w:tabs>
                <w:tab w:val="left" w:pos="1440"/>
              </w:tabs>
              <w:jc w:val="right"/>
            </w:pPr>
            <w:r>
              <w:rPr>
                <w:rStyle w:val="TableFieldLabel"/>
              </w:rPr>
              <w:t>[ Direction is 'Source -&gt; Destination'. ]</w:t>
            </w:r>
          </w:p>
          <w:p w14:paraId="1BFF4C38" w14:textId="77777777" w:rsidR="00562F87" w:rsidRDefault="00562F87">
            <w:pPr>
              <w:pStyle w:val="TableTextNormal"/>
            </w:pPr>
          </w:p>
        </w:tc>
      </w:tr>
    </w:tbl>
    <w:p w14:paraId="3EA0278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60CAD8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118F8C7" w14:textId="77777777" w:rsidR="00562F87" w:rsidRDefault="00A42A00">
            <w:pPr>
              <w:pStyle w:val="TableHeadingLight"/>
            </w:pPr>
            <w:r>
              <w:t>ATTRIBUTES</w:t>
            </w:r>
          </w:p>
        </w:tc>
      </w:tr>
      <w:tr w:rsidR="00562F87" w14:paraId="3D9D20E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690515" w14:textId="77777777" w:rsidR="00562F87" w:rsidRDefault="00562F87">
            <w:pPr>
              <w:pStyle w:val="TableTextNormal"/>
            </w:pPr>
          </w:p>
          <w:p w14:paraId="3AF4BA97" w14:textId="77777777" w:rsidR="00562F87" w:rsidRDefault="00A42A00">
            <w:pPr>
              <w:pStyle w:val="TableTextNormal"/>
            </w:pPr>
            <w:r>
              <w:rPr>
                <w:noProof/>
                <w:sz w:val="0"/>
                <w:szCs w:val="0"/>
              </w:rPr>
              <w:drawing>
                <wp:inline distT="0" distB="0" distL="0" distR="0" wp14:anchorId="0AEFC854" wp14:editId="2BE501F4">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scheduleByDayOfWeek</w:t>
            </w:r>
            <w:proofErr w:type="spellEnd"/>
            <w:r>
              <w:t xml:space="preserve"> : </w:t>
            </w:r>
            <w:proofErr w:type="spellStart"/>
            <w:r>
              <w:t>scheduleByDayOfWeek</w:t>
            </w:r>
            <w:proofErr w:type="spellEnd"/>
            <w:r>
              <w:t xml:space="preserve">  Public</w:t>
            </w:r>
          </w:p>
          <w:p w14:paraId="59A70307"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72C0B04"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FAF92BC" w14:textId="77777777" w:rsidR="00562F87" w:rsidRDefault="00562F87">
            <w:pPr>
              <w:pStyle w:val="TableTextNormal"/>
              <w:tabs>
                <w:tab w:val="left" w:pos="720"/>
              </w:tabs>
            </w:pPr>
          </w:p>
        </w:tc>
      </w:tr>
      <w:tr w:rsidR="00562F87" w14:paraId="0E037CA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04C37E" w14:textId="77777777" w:rsidR="00562F87" w:rsidRDefault="00562F87">
            <w:pPr>
              <w:pStyle w:val="TableTextNormal"/>
            </w:pPr>
          </w:p>
          <w:p w14:paraId="61CC96BB" w14:textId="77777777" w:rsidR="00562F87" w:rsidRDefault="00A42A00">
            <w:pPr>
              <w:pStyle w:val="TableTextNormal"/>
            </w:pPr>
            <w:r>
              <w:rPr>
                <w:noProof/>
                <w:sz w:val="0"/>
                <w:szCs w:val="0"/>
              </w:rPr>
              <w:drawing>
                <wp:inline distT="0" distB="0" distL="0" distR="0" wp14:anchorId="0B88B367" wp14:editId="16572E05">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00BF7B99"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CF55321" w14:textId="77777777" w:rsidR="00562F87" w:rsidRDefault="00A42A00">
            <w:pPr>
              <w:pStyle w:val="TableTextNormal"/>
              <w:tabs>
                <w:tab w:val="left" w:pos="1440"/>
              </w:tabs>
              <w:jc w:val="right"/>
            </w:pPr>
            <w:r>
              <w:rPr>
                <w:rStyle w:val="TableFieldLabel"/>
              </w:rPr>
              <w:lastRenderedPageBreak/>
              <w:t>[ Stereotype is «S100_Complex». Is static True. Containment is Not Specified. ]</w:t>
            </w:r>
          </w:p>
          <w:p w14:paraId="7A82FBD1" w14:textId="77777777" w:rsidR="00562F87" w:rsidRDefault="00562F87">
            <w:pPr>
              <w:pStyle w:val="TableTextNormal"/>
              <w:tabs>
                <w:tab w:val="left" w:pos="720"/>
              </w:tabs>
            </w:pPr>
          </w:p>
        </w:tc>
      </w:tr>
    </w:tbl>
    <w:p w14:paraId="36D1287F"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7BB726F7"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110B5B38" w14:textId="77777777" w:rsidR="00562F87" w:rsidRDefault="00A42A00">
            <w:pPr>
              <w:pStyle w:val="TableHeadingLight"/>
            </w:pPr>
            <w:r>
              <w:t>ASSOCIATIONS</w:t>
            </w:r>
          </w:p>
        </w:tc>
      </w:tr>
      <w:tr w:rsidR="00562F87" w14:paraId="0983F311"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C5ED7B4" w14:textId="77777777" w:rsidR="00562F87" w:rsidRDefault="00562F87">
            <w:pPr>
              <w:pStyle w:val="TableTextNormal"/>
            </w:pPr>
          </w:p>
          <w:p w14:paraId="1D85E58A" w14:textId="77777777" w:rsidR="00562F87" w:rsidRDefault="00A42A00">
            <w:pPr>
              <w:pStyle w:val="TableTextNormal"/>
            </w:pPr>
            <w:r>
              <w:rPr>
                <w:noProof/>
                <w:sz w:val="0"/>
                <w:szCs w:val="0"/>
              </w:rPr>
              <w:drawing>
                <wp:inline distT="0" distB="0" distL="0" distR="0" wp14:anchorId="298D20C1" wp14:editId="262E42AA">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ExceptionalWorkday</w:t>
            </w:r>
            <w:proofErr w:type="spellEnd"/>
          </w:p>
          <w:p w14:paraId="34C3AE1C" w14:textId="77777777" w:rsidR="00562F87" w:rsidRDefault="00562F87">
            <w:pPr>
              <w:pStyle w:val="TableTextNormal"/>
            </w:pPr>
          </w:p>
          <w:p w14:paraId="51FB2CE1" w14:textId="77777777" w:rsidR="00562F87" w:rsidRDefault="00A42A00">
            <w:pPr>
              <w:pStyle w:val="TableTextNormal"/>
            </w:pPr>
            <w:r>
              <w:t>Exception to the usual working day</w:t>
            </w:r>
          </w:p>
          <w:p w14:paraId="2BF5A33C" w14:textId="77777777" w:rsidR="00562F87" w:rsidRDefault="00562F87">
            <w:pPr>
              <w:pStyle w:val="TableTextNormal"/>
            </w:pPr>
          </w:p>
        </w:tc>
      </w:tr>
      <w:tr w:rsidR="00562F87" w14:paraId="23F726E0"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610847B" w14:textId="77777777" w:rsidR="00562F87" w:rsidRDefault="00A42A00">
            <w:pPr>
              <w:pStyle w:val="TableTextNormal"/>
            </w:pPr>
            <w:r>
              <w:t xml:space="preserve">Source: Public </w:t>
            </w:r>
            <w:proofErr w:type="spellStart"/>
            <w:r>
              <w:t>theServiceHours_nsdy</w:t>
            </w:r>
            <w:proofErr w:type="spellEnd"/>
            <w:r>
              <w:t xml:space="preserve"> (Class) </w:t>
            </w:r>
            <w:proofErr w:type="spellStart"/>
            <w:r>
              <w:t>ServiceHours</w:t>
            </w:r>
            <w:proofErr w:type="spellEnd"/>
            <w:r>
              <w:t xml:space="preserve"> «</w:t>
            </w:r>
            <w:proofErr w:type="spellStart"/>
            <w:r>
              <w:t>InformationType</w:t>
            </w:r>
            <w:proofErr w:type="spellEnd"/>
            <w:r>
              <w:t>»</w:t>
            </w:r>
          </w:p>
          <w:p w14:paraId="62B72A17" w14:textId="77777777" w:rsidR="00562F87" w:rsidRDefault="00A42A00">
            <w:pPr>
              <w:pStyle w:val="TableTextNormal"/>
              <w:tabs>
                <w:tab w:val="left" w:pos="1800"/>
              </w:tabs>
              <w:ind w:left="540"/>
            </w:pPr>
            <w:r>
              <w:rPr>
                <w:rStyle w:val="TableFieldLabel"/>
              </w:rPr>
              <w:t xml:space="preserve">Cardinality:  </w:t>
            </w:r>
            <w:r>
              <w:t>[0..*]</w:t>
            </w:r>
          </w:p>
          <w:p w14:paraId="27D6922B" w14:textId="77777777" w:rsidR="00562F87" w:rsidRDefault="00562F87">
            <w:pPr>
              <w:pStyle w:val="TableTextNormal"/>
              <w:tabs>
                <w:tab w:val="left" w:pos="1800"/>
              </w:tabs>
            </w:pPr>
          </w:p>
          <w:p w14:paraId="6DB23EFB" w14:textId="77777777" w:rsidR="00562F87" w:rsidRDefault="00A42A00">
            <w:pPr>
              <w:pStyle w:val="TableTextNormal"/>
              <w:tabs>
                <w:tab w:val="left" w:pos="1800"/>
              </w:tabs>
            </w:pPr>
            <w:r>
              <w:t>The usual service hours to which an exception applies</w:t>
            </w:r>
          </w:p>
          <w:p w14:paraId="6A270856"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7677AD78" w14:textId="77777777" w:rsidR="00562F87" w:rsidRDefault="00A42A00">
            <w:pPr>
              <w:pStyle w:val="TableTextNormal"/>
            </w:pPr>
            <w:r>
              <w:t xml:space="preserve">Target: Public </w:t>
            </w:r>
            <w:proofErr w:type="spellStart"/>
            <w:r>
              <w:t>partialWorkingDay</w:t>
            </w:r>
            <w:proofErr w:type="spellEnd"/>
            <w:r>
              <w:t xml:space="preserve"> (Class) </w:t>
            </w:r>
            <w:proofErr w:type="spellStart"/>
            <w:r>
              <w:t>NonStandardWorkingDay</w:t>
            </w:r>
            <w:proofErr w:type="spellEnd"/>
            <w:r>
              <w:t xml:space="preserve"> «</w:t>
            </w:r>
            <w:proofErr w:type="spellStart"/>
            <w:r>
              <w:t>InformationType</w:t>
            </w:r>
            <w:proofErr w:type="spellEnd"/>
            <w:r>
              <w:t>»</w:t>
            </w:r>
          </w:p>
          <w:p w14:paraId="6846D9D0" w14:textId="77777777" w:rsidR="00562F87" w:rsidRDefault="00A42A00">
            <w:pPr>
              <w:pStyle w:val="TableTextNormal"/>
              <w:tabs>
                <w:tab w:val="left" w:pos="1440"/>
              </w:tabs>
              <w:ind w:left="540"/>
            </w:pPr>
            <w:r>
              <w:rPr>
                <w:rStyle w:val="TableFieldLabel"/>
              </w:rPr>
              <w:t xml:space="preserve">Cardinality:  </w:t>
            </w:r>
            <w:r>
              <w:t>[0..*]</w:t>
            </w:r>
          </w:p>
          <w:p w14:paraId="011EFF45" w14:textId="77777777" w:rsidR="00562F87" w:rsidRDefault="00562F87">
            <w:pPr>
              <w:pStyle w:val="TableTextNormal"/>
              <w:tabs>
                <w:tab w:val="left" w:pos="1440"/>
              </w:tabs>
            </w:pPr>
          </w:p>
          <w:p w14:paraId="1D33B377" w14:textId="77777777" w:rsidR="00562F87" w:rsidRDefault="00A42A00">
            <w:pPr>
              <w:pStyle w:val="TableTextNormal"/>
              <w:tabs>
                <w:tab w:val="left" w:pos="1440"/>
              </w:tabs>
            </w:pPr>
            <w:r>
              <w:t>The work hours for a non-standard workday</w:t>
            </w:r>
          </w:p>
          <w:p w14:paraId="637894F3" w14:textId="77777777" w:rsidR="00562F87" w:rsidRDefault="00562F87">
            <w:pPr>
              <w:pStyle w:val="TableTextNormal"/>
            </w:pPr>
          </w:p>
        </w:tc>
      </w:tr>
      <w:tr w:rsidR="00562F87" w14:paraId="3313EC9E"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B9B3371" w14:textId="77777777" w:rsidR="00562F87" w:rsidRDefault="00562F87">
            <w:pPr>
              <w:pStyle w:val="TableTextNormal"/>
            </w:pPr>
          </w:p>
          <w:p w14:paraId="6C116E9C" w14:textId="77777777" w:rsidR="00562F87" w:rsidRDefault="00A42A00">
            <w:pPr>
              <w:pStyle w:val="TableTextNormal"/>
            </w:pPr>
            <w:r>
              <w:rPr>
                <w:noProof/>
                <w:sz w:val="0"/>
                <w:szCs w:val="0"/>
              </w:rPr>
              <w:drawing>
                <wp:inline distT="0" distB="0" distL="0" distR="0" wp14:anchorId="57C03039" wp14:editId="0306EAF4">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LocationHours</w:t>
            </w:r>
            <w:proofErr w:type="spellEnd"/>
          </w:p>
          <w:p w14:paraId="73CD3A79" w14:textId="77777777" w:rsidR="00562F87" w:rsidRDefault="00562F87">
            <w:pPr>
              <w:pStyle w:val="TableTextNormal"/>
            </w:pPr>
          </w:p>
          <w:p w14:paraId="23493210" w14:textId="77777777" w:rsidR="00562F87" w:rsidRDefault="00A42A00">
            <w:pPr>
              <w:pStyle w:val="TableTextNormal"/>
            </w:pPr>
            <w:r>
              <w:t>Working hours for a service or facility described by a geographic location</w:t>
            </w:r>
          </w:p>
          <w:p w14:paraId="4A125E43" w14:textId="77777777" w:rsidR="00562F87" w:rsidRDefault="00A42A00">
            <w:pPr>
              <w:pStyle w:val="TableTextNormal"/>
            </w:pPr>
            <w:r>
              <w:t xml:space="preserve">Remarks: This association links a geo feature to a Service Hours object. Distinction: </w:t>
            </w:r>
            <w:proofErr w:type="spellStart"/>
            <w:r>
              <w:t>authyHours</w:t>
            </w:r>
            <w:proofErr w:type="spellEnd"/>
            <w:r>
              <w:t>, which links an information type (Authority) to a Service Hours object.</w:t>
            </w:r>
          </w:p>
          <w:p w14:paraId="3DB710FF" w14:textId="77777777" w:rsidR="00562F87" w:rsidRDefault="00562F87">
            <w:pPr>
              <w:pStyle w:val="TableTextNormal"/>
            </w:pPr>
          </w:p>
        </w:tc>
      </w:tr>
      <w:tr w:rsidR="00562F87" w14:paraId="004C1247"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1E69250B" w14:textId="77777777" w:rsidR="00562F87" w:rsidRDefault="00A42A00">
            <w:pPr>
              <w:pStyle w:val="TableTextNormal"/>
            </w:pPr>
            <w:r>
              <w:t xml:space="preserve">Source: Public </w:t>
            </w:r>
            <w:proofErr w:type="spellStart"/>
            <w:r>
              <w:t>location_srvHrs</w:t>
            </w:r>
            <w:proofErr w:type="spellEnd"/>
            <w:r>
              <w:t xml:space="preserve"> (Class) </w:t>
            </w:r>
            <w:proofErr w:type="spellStart"/>
            <w:r>
              <w:t>MilitaryPracticeArea</w:t>
            </w:r>
            <w:proofErr w:type="spellEnd"/>
            <w:r>
              <w:t xml:space="preserve"> «</w:t>
            </w:r>
            <w:proofErr w:type="spellStart"/>
            <w:r>
              <w:t>FeatureType</w:t>
            </w:r>
            <w:proofErr w:type="spellEnd"/>
            <w:r>
              <w:t>»</w:t>
            </w:r>
          </w:p>
          <w:p w14:paraId="42BEE0F3" w14:textId="77777777" w:rsidR="00562F87" w:rsidRDefault="00A42A00">
            <w:pPr>
              <w:pStyle w:val="TableTextNormal"/>
              <w:tabs>
                <w:tab w:val="left" w:pos="1800"/>
              </w:tabs>
              <w:ind w:left="540"/>
            </w:pPr>
            <w:r>
              <w:rPr>
                <w:rStyle w:val="TableFieldLabel"/>
              </w:rPr>
              <w:t xml:space="preserve">Cardinality:  </w:t>
            </w:r>
            <w:r>
              <w:t>[0..*]</w:t>
            </w:r>
          </w:p>
          <w:p w14:paraId="2FC8AED5" w14:textId="77777777" w:rsidR="00562F87" w:rsidRDefault="00562F87">
            <w:pPr>
              <w:pStyle w:val="TableTextNormal"/>
              <w:tabs>
                <w:tab w:val="left" w:pos="1800"/>
              </w:tabs>
            </w:pPr>
          </w:p>
          <w:p w14:paraId="40E7F214" w14:textId="77777777" w:rsidR="00562F87" w:rsidRDefault="00A42A00">
            <w:pPr>
              <w:pStyle w:val="TableTextNormal"/>
              <w:tabs>
                <w:tab w:val="left" w:pos="1800"/>
              </w:tabs>
            </w:pPr>
            <w:r>
              <w:t>The location for which service hours are given</w:t>
            </w:r>
          </w:p>
          <w:p w14:paraId="1D3EB4CC"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09AAAD2F"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73C2AAF4" w14:textId="77777777" w:rsidR="00562F87" w:rsidRDefault="00A42A00">
            <w:pPr>
              <w:pStyle w:val="TableTextNormal"/>
              <w:tabs>
                <w:tab w:val="left" w:pos="1440"/>
              </w:tabs>
              <w:ind w:left="540"/>
            </w:pPr>
            <w:r>
              <w:rPr>
                <w:rStyle w:val="TableFieldLabel"/>
              </w:rPr>
              <w:t xml:space="preserve">Cardinality:  </w:t>
            </w:r>
            <w:r>
              <w:t>[0..1]</w:t>
            </w:r>
          </w:p>
          <w:p w14:paraId="0E254C67" w14:textId="77777777" w:rsidR="00562F87" w:rsidRDefault="00562F87">
            <w:pPr>
              <w:pStyle w:val="TableTextNormal"/>
              <w:tabs>
                <w:tab w:val="left" w:pos="1440"/>
              </w:tabs>
            </w:pPr>
          </w:p>
          <w:p w14:paraId="47F0C556" w14:textId="77777777" w:rsidR="00562F87" w:rsidRDefault="00A42A00">
            <w:pPr>
              <w:pStyle w:val="TableTextNormal"/>
              <w:tabs>
                <w:tab w:val="left" w:pos="1440"/>
              </w:tabs>
            </w:pPr>
            <w:r>
              <w:t>Service hours for an authority or service provider</w:t>
            </w:r>
          </w:p>
          <w:p w14:paraId="7ACF5DBD" w14:textId="77777777" w:rsidR="00562F87" w:rsidRDefault="00562F87">
            <w:pPr>
              <w:pStyle w:val="TableTextNormal"/>
            </w:pPr>
          </w:p>
        </w:tc>
      </w:tr>
      <w:tr w:rsidR="00562F87" w14:paraId="36AE6F7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0165CF97" w14:textId="77777777" w:rsidR="00562F87" w:rsidRDefault="00562F87">
            <w:pPr>
              <w:pStyle w:val="TableTextNormal"/>
            </w:pPr>
          </w:p>
          <w:p w14:paraId="39D98443" w14:textId="77777777" w:rsidR="00562F87" w:rsidRDefault="00A42A00">
            <w:pPr>
              <w:pStyle w:val="TableTextNormal"/>
            </w:pPr>
            <w:r>
              <w:rPr>
                <w:noProof/>
                <w:sz w:val="0"/>
                <w:szCs w:val="0"/>
              </w:rPr>
              <w:drawing>
                <wp:inline distT="0" distB="0" distL="0" distR="0" wp14:anchorId="3B7049DD" wp14:editId="5DCE781B">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AuthorityHours</w:t>
            </w:r>
            <w:proofErr w:type="spellEnd"/>
          </w:p>
          <w:p w14:paraId="68B3CD39" w14:textId="77777777" w:rsidR="00562F87" w:rsidRDefault="00562F87">
            <w:pPr>
              <w:pStyle w:val="TableTextNormal"/>
            </w:pPr>
          </w:p>
          <w:p w14:paraId="54D502C9" w14:textId="77777777" w:rsidR="00562F87" w:rsidRDefault="00A42A00">
            <w:pPr>
              <w:pStyle w:val="TableTextNormal"/>
            </w:pPr>
            <w:r>
              <w:t>Service hours for an authority</w:t>
            </w:r>
          </w:p>
          <w:p w14:paraId="0AD8B543" w14:textId="77777777" w:rsidR="00562F87" w:rsidRDefault="00562F87">
            <w:pPr>
              <w:pStyle w:val="TableTextNormal"/>
            </w:pPr>
          </w:p>
        </w:tc>
      </w:tr>
      <w:tr w:rsidR="00562F87" w14:paraId="59C7A0A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5CF6A41C" w14:textId="77777777" w:rsidR="00562F87" w:rsidRDefault="00A42A00">
            <w:pPr>
              <w:pStyle w:val="TableTextNormal"/>
            </w:pPr>
            <w:r>
              <w:t xml:space="preserve">Source: Public </w:t>
            </w:r>
            <w:proofErr w:type="spellStart"/>
            <w:r>
              <w:t>theAuthority_srvHrs</w:t>
            </w:r>
            <w:proofErr w:type="spellEnd"/>
            <w:r>
              <w:t xml:space="preserve"> (Class) Authority «</w:t>
            </w:r>
            <w:proofErr w:type="spellStart"/>
            <w:r>
              <w:t>InformationType</w:t>
            </w:r>
            <w:proofErr w:type="spellEnd"/>
            <w:r>
              <w:t>»</w:t>
            </w:r>
          </w:p>
          <w:p w14:paraId="7D02A062" w14:textId="77777777" w:rsidR="00562F87" w:rsidRDefault="00A42A00">
            <w:pPr>
              <w:pStyle w:val="TableTextNormal"/>
              <w:tabs>
                <w:tab w:val="left" w:pos="1800"/>
              </w:tabs>
              <w:ind w:left="540"/>
            </w:pPr>
            <w:r>
              <w:rPr>
                <w:rStyle w:val="TableFieldLabel"/>
              </w:rPr>
              <w:t xml:space="preserve">Cardinality:  </w:t>
            </w:r>
            <w:r>
              <w:t>[0..*]</w:t>
            </w:r>
          </w:p>
          <w:p w14:paraId="68CFC41D" w14:textId="77777777" w:rsidR="00562F87" w:rsidRDefault="00562F87">
            <w:pPr>
              <w:pStyle w:val="TableTextNormal"/>
              <w:tabs>
                <w:tab w:val="left" w:pos="1800"/>
              </w:tabs>
            </w:pPr>
          </w:p>
          <w:p w14:paraId="05A377C3" w14:textId="77777777" w:rsidR="00562F87" w:rsidRDefault="00A42A00">
            <w:pPr>
              <w:pStyle w:val="TableTextNormal"/>
              <w:tabs>
                <w:tab w:val="left" w:pos="1800"/>
              </w:tabs>
            </w:pPr>
            <w:r>
              <w:t>The authority for which service hours are given</w:t>
            </w:r>
          </w:p>
          <w:p w14:paraId="6B36248A"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724C4E3"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78A1EA97" w14:textId="77777777" w:rsidR="00562F87" w:rsidRDefault="00A42A00">
            <w:pPr>
              <w:pStyle w:val="TableTextNormal"/>
              <w:tabs>
                <w:tab w:val="left" w:pos="1440"/>
              </w:tabs>
              <w:ind w:left="540"/>
            </w:pPr>
            <w:r>
              <w:rPr>
                <w:rStyle w:val="TableFieldLabel"/>
              </w:rPr>
              <w:t xml:space="preserve">Cardinality:  </w:t>
            </w:r>
            <w:r>
              <w:t>[0..*]</w:t>
            </w:r>
          </w:p>
          <w:p w14:paraId="76B1908C" w14:textId="77777777" w:rsidR="00562F87" w:rsidRDefault="00562F87">
            <w:pPr>
              <w:pStyle w:val="TableTextNormal"/>
              <w:tabs>
                <w:tab w:val="left" w:pos="1440"/>
              </w:tabs>
            </w:pPr>
          </w:p>
          <w:p w14:paraId="15034811" w14:textId="77777777" w:rsidR="00562F87" w:rsidRDefault="00A42A00">
            <w:pPr>
              <w:pStyle w:val="TableTextNormal"/>
              <w:tabs>
                <w:tab w:val="left" w:pos="1440"/>
              </w:tabs>
            </w:pPr>
            <w:r>
              <w:t>Service hours for an authority ore service provider</w:t>
            </w:r>
          </w:p>
          <w:p w14:paraId="39F07BBC" w14:textId="77777777" w:rsidR="00562F87" w:rsidRDefault="00562F87">
            <w:pPr>
              <w:pStyle w:val="TableTextNormal"/>
            </w:pPr>
          </w:p>
        </w:tc>
      </w:tr>
      <w:tr w:rsidR="00562F87" w14:paraId="7C4CBE8B"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A6C14B1" w14:textId="77777777" w:rsidR="00562F87" w:rsidRDefault="00562F87">
            <w:pPr>
              <w:pStyle w:val="TableTextNormal"/>
            </w:pPr>
          </w:p>
          <w:p w14:paraId="7F62B033" w14:textId="77777777" w:rsidR="00562F87" w:rsidRDefault="00A42A00">
            <w:pPr>
              <w:pStyle w:val="TableTextNormal"/>
            </w:pPr>
            <w:r>
              <w:rPr>
                <w:noProof/>
                <w:sz w:val="0"/>
                <w:szCs w:val="0"/>
              </w:rPr>
              <w:drawing>
                <wp:inline distT="0" distB="0" distL="0" distR="0" wp14:anchorId="54E285F7" wp14:editId="113A2CA0">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LocationHours</w:t>
            </w:r>
            <w:proofErr w:type="spellEnd"/>
          </w:p>
          <w:p w14:paraId="080E95EF" w14:textId="77777777" w:rsidR="00562F87" w:rsidRDefault="00562F87">
            <w:pPr>
              <w:pStyle w:val="TableTextNormal"/>
            </w:pPr>
          </w:p>
          <w:p w14:paraId="329A999D" w14:textId="77777777" w:rsidR="00562F87" w:rsidRDefault="00A42A00">
            <w:pPr>
              <w:pStyle w:val="TableTextNormal"/>
            </w:pPr>
            <w:r>
              <w:t>Working hours for a service or facility described by a geographic location</w:t>
            </w:r>
          </w:p>
          <w:p w14:paraId="7003E0D1" w14:textId="77777777" w:rsidR="00562F87" w:rsidRDefault="00A42A00">
            <w:pPr>
              <w:pStyle w:val="TableTextNormal"/>
            </w:pPr>
            <w:r>
              <w:t xml:space="preserve">Remarks: This association links a geo feature to a Service Hours object. Distinction: </w:t>
            </w:r>
            <w:proofErr w:type="spellStart"/>
            <w:r>
              <w:t>authyHours</w:t>
            </w:r>
            <w:proofErr w:type="spellEnd"/>
            <w:r>
              <w:t>, which links an information type (Authority) to a Service Hours object.</w:t>
            </w:r>
          </w:p>
          <w:p w14:paraId="5FD4A863" w14:textId="77777777" w:rsidR="00562F87" w:rsidRDefault="00562F87">
            <w:pPr>
              <w:pStyle w:val="TableTextNormal"/>
            </w:pPr>
          </w:p>
        </w:tc>
      </w:tr>
      <w:tr w:rsidR="00562F87" w14:paraId="1EEEE548"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736DFDF" w14:textId="77777777" w:rsidR="00562F87" w:rsidRDefault="00A42A00">
            <w:pPr>
              <w:pStyle w:val="TableTextNormal"/>
            </w:pPr>
            <w:r>
              <w:t xml:space="preserve">Source: Public </w:t>
            </w:r>
            <w:proofErr w:type="spellStart"/>
            <w:r>
              <w:t>location_srvHrs</w:t>
            </w:r>
            <w:proofErr w:type="spellEnd"/>
            <w:r>
              <w:t xml:space="preserve"> (Class) </w:t>
            </w:r>
            <w:proofErr w:type="spellStart"/>
            <w:r>
              <w:t>PilotService</w:t>
            </w:r>
            <w:proofErr w:type="spellEnd"/>
            <w:r>
              <w:t xml:space="preserve"> «</w:t>
            </w:r>
            <w:proofErr w:type="spellStart"/>
            <w:r>
              <w:t>FeatureType</w:t>
            </w:r>
            <w:proofErr w:type="spellEnd"/>
            <w:r>
              <w:t>»</w:t>
            </w:r>
          </w:p>
          <w:p w14:paraId="7F372DC6" w14:textId="77777777" w:rsidR="00562F87" w:rsidRDefault="00A42A00">
            <w:pPr>
              <w:pStyle w:val="TableTextNormal"/>
              <w:tabs>
                <w:tab w:val="left" w:pos="1800"/>
              </w:tabs>
              <w:ind w:left="540"/>
            </w:pPr>
            <w:r>
              <w:rPr>
                <w:rStyle w:val="TableFieldLabel"/>
              </w:rPr>
              <w:t xml:space="preserve">Cardinality:  </w:t>
            </w:r>
            <w:r>
              <w:t>[0..*]</w:t>
            </w:r>
          </w:p>
          <w:p w14:paraId="02E3F4E0" w14:textId="77777777" w:rsidR="00562F87" w:rsidRDefault="00562F87">
            <w:pPr>
              <w:pStyle w:val="TableTextNormal"/>
              <w:tabs>
                <w:tab w:val="left" w:pos="1800"/>
              </w:tabs>
            </w:pPr>
          </w:p>
          <w:p w14:paraId="7E35F73C" w14:textId="77777777" w:rsidR="00562F87" w:rsidRDefault="00A42A00">
            <w:pPr>
              <w:pStyle w:val="TableTextNormal"/>
              <w:tabs>
                <w:tab w:val="left" w:pos="1800"/>
              </w:tabs>
            </w:pPr>
            <w:r>
              <w:t>The location for which service hours are given</w:t>
            </w:r>
          </w:p>
          <w:p w14:paraId="775AAC09"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6C86D41F" w14:textId="77777777" w:rsidR="00562F87" w:rsidRDefault="00A42A00">
            <w:pPr>
              <w:pStyle w:val="TableTextNormal"/>
            </w:pPr>
            <w:r>
              <w:t xml:space="preserve">Target: Public </w:t>
            </w:r>
            <w:proofErr w:type="spellStart"/>
            <w:r>
              <w:t>theServiceHours</w:t>
            </w:r>
            <w:proofErr w:type="spellEnd"/>
            <w:r>
              <w:t xml:space="preserve"> (Class) </w:t>
            </w:r>
            <w:proofErr w:type="spellStart"/>
            <w:r>
              <w:t>ServiceHours</w:t>
            </w:r>
            <w:proofErr w:type="spellEnd"/>
            <w:r>
              <w:t xml:space="preserve"> «</w:t>
            </w:r>
            <w:proofErr w:type="spellStart"/>
            <w:r>
              <w:t>InformationType</w:t>
            </w:r>
            <w:proofErr w:type="spellEnd"/>
            <w:r>
              <w:t>»</w:t>
            </w:r>
          </w:p>
          <w:p w14:paraId="0B849709" w14:textId="77777777" w:rsidR="00562F87" w:rsidRDefault="00A42A00">
            <w:pPr>
              <w:pStyle w:val="TableTextNormal"/>
              <w:tabs>
                <w:tab w:val="left" w:pos="1440"/>
              </w:tabs>
              <w:ind w:left="540"/>
            </w:pPr>
            <w:r>
              <w:rPr>
                <w:rStyle w:val="TableFieldLabel"/>
              </w:rPr>
              <w:t xml:space="preserve">Cardinality:  </w:t>
            </w:r>
            <w:r>
              <w:t>[0..1]</w:t>
            </w:r>
          </w:p>
          <w:p w14:paraId="78A2EBCA" w14:textId="77777777" w:rsidR="00562F87" w:rsidRDefault="00562F87">
            <w:pPr>
              <w:pStyle w:val="TableTextNormal"/>
              <w:tabs>
                <w:tab w:val="left" w:pos="1440"/>
              </w:tabs>
            </w:pPr>
          </w:p>
          <w:p w14:paraId="1D3C9514" w14:textId="77777777" w:rsidR="00562F87" w:rsidRDefault="00A42A00">
            <w:pPr>
              <w:pStyle w:val="TableTextNormal"/>
              <w:tabs>
                <w:tab w:val="left" w:pos="1440"/>
              </w:tabs>
            </w:pPr>
            <w:r>
              <w:t>Service hours for an authority or service provider</w:t>
            </w:r>
          </w:p>
          <w:p w14:paraId="382FDAEF" w14:textId="77777777" w:rsidR="00562F87" w:rsidRDefault="00562F87">
            <w:pPr>
              <w:pStyle w:val="TableTextNormal"/>
            </w:pPr>
          </w:p>
        </w:tc>
      </w:tr>
    </w:tbl>
    <w:p w14:paraId="4DDEC88F" w14:textId="77777777" w:rsidR="00562F87" w:rsidRDefault="00562F87">
      <w:pPr>
        <w:pStyle w:val="Notes"/>
      </w:pPr>
    </w:p>
    <w:p w14:paraId="76C0E1C6" w14:textId="77777777" w:rsidR="00562F87" w:rsidRDefault="00A42A00">
      <w:pPr>
        <w:pStyle w:val="Notes"/>
      </w:pPr>
      <w:r>
        <w:t xml:space="preserve">  </w:t>
      </w:r>
      <w:bookmarkEnd w:id="137"/>
    </w:p>
    <w:p w14:paraId="60A2623D" w14:textId="77777777" w:rsidR="00562F87" w:rsidRDefault="00562F87">
      <w:pPr>
        <w:pStyle w:val="Notes"/>
      </w:pPr>
    </w:p>
    <w:p w14:paraId="509F9AFF" w14:textId="77777777" w:rsidR="00562F87" w:rsidRDefault="00A42A00">
      <w:pPr>
        <w:pStyle w:val="Heading3"/>
      </w:pPr>
      <w:bookmarkStart w:id="139" w:name="BKM_687A72CF_26BD_4D60_AA4F_643DADD845F6"/>
      <w:bookmarkStart w:id="140" w:name="_Toc25000132"/>
      <w:proofErr w:type="spellStart"/>
      <w:r>
        <w:t>ShipReport</w:t>
      </w:r>
      <w:bookmarkEnd w:id="140"/>
      <w:proofErr w:type="spellEnd"/>
    </w:p>
    <w:p w14:paraId="160A0480"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Domain Model'</w:t>
      </w:r>
    </w:p>
    <w:p w14:paraId="195B7081" w14:textId="77777777" w:rsidR="00562F87" w:rsidRDefault="00562F87">
      <w:pPr>
        <w:pStyle w:val="Notes"/>
        <w:tabs>
          <w:tab w:val="left" w:pos="720"/>
        </w:tabs>
      </w:pPr>
    </w:p>
    <w:p w14:paraId="63F7BBB5" w14:textId="77777777" w:rsidR="00562F87" w:rsidRDefault="00A42A00">
      <w:pPr>
        <w:pStyle w:val="Notes"/>
      </w:pPr>
      <w:r>
        <w:t xml:space="preserve">This describes how a ship should report to a maritime authority, including when to report, what to report and whether the format conforms to the IMO standard. </w:t>
      </w:r>
    </w:p>
    <w:p w14:paraId="31E90D75" w14:textId="77777777" w:rsidR="00562F87" w:rsidRDefault="00562F87">
      <w:pPr>
        <w:pStyle w:val="Notes"/>
      </w:pPr>
    </w:p>
    <w:p w14:paraId="54B62143" w14:textId="77777777" w:rsidR="00562F87" w:rsidRDefault="00A42A00">
      <w:pPr>
        <w:pStyle w:val="Properties"/>
      </w:pPr>
      <w:proofErr w:type="spellStart"/>
      <w:r>
        <w:t>ShipReport</w:t>
      </w:r>
      <w:proofErr w:type="spellEnd"/>
      <w:r>
        <w:t xml:space="preserve"> </w:t>
      </w:r>
    </w:p>
    <w:p w14:paraId="6A26E66C" w14:textId="77777777" w:rsidR="00562F87" w:rsidRDefault="00A42A00">
      <w:pPr>
        <w:pStyle w:val="Properties"/>
      </w:pPr>
      <w:r>
        <w:t>Version 1.0  Phase 1.0  Proposed</w:t>
      </w:r>
    </w:p>
    <w:p w14:paraId="7162AA54" w14:textId="77777777" w:rsidR="00562F87" w:rsidRDefault="00A42A00">
      <w:pPr>
        <w:pStyle w:val="Properties"/>
      </w:pPr>
      <w:proofErr w:type="spellStart"/>
      <w:r>
        <w:t>eivind.mong</w:t>
      </w:r>
      <w:proofErr w:type="spellEnd"/>
      <w:r>
        <w:t xml:space="preserve"> created on 01-Jan-2018.  Last modified 20-Aug-2018</w:t>
      </w:r>
    </w:p>
    <w:p w14:paraId="712D4456" w14:textId="77777777" w:rsidR="00562F87" w:rsidRDefault="00A42A00">
      <w:pPr>
        <w:pStyle w:val="Properties"/>
      </w:pPr>
      <w:r>
        <w:t>Alias SHPREP</w:t>
      </w:r>
    </w:p>
    <w:p w14:paraId="70A37FC4" w14:textId="77777777" w:rsidR="00562F87" w:rsidRDefault="00A42A00">
      <w:pPr>
        <w:pStyle w:val="Properties"/>
      </w:pPr>
      <w:r>
        <w:lastRenderedPageBreak/>
        <w:t xml:space="preserve">Extends </w:t>
      </w:r>
      <w:proofErr w:type="spellStart"/>
      <w:r>
        <w:t>InformationType</w:t>
      </w:r>
      <w:proofErr w:type="spellEnd"/>
    </w:p>
    <w:p w14:paraId="4B696B07"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EBC8A83"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63BC9E1" w14:textId="77777777" w:rsidR="00562F87" w:rsidRDefault="00A42A00">
            <w:pPr>
              <w:pStyle w:val="TableHeadingLight"/>
            </w:pPr>
            <w:r>
              <w:t>OUTGOING STRUCTURAL RELATIONSHIPS</w:t>
            </w:r>
          </w:p>
        </w:tc>
      </w:tr>
      <w:tr w:rsidR="00562F87" w14:paraId="78427074"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1AB243" w14:textId="77777777" w:rsidR="00562F87" w:rsidRDefault="00562F87">
            <w:pPr>
              <w:pStyle w:val="TableTextNormal"/>
            </w:pPr>
          </w:p>
          <w:p w14:paraId="553572AE" w14:textId="77777777" w:rsidR="00562F87" w:rsidRDefault="00A42A00">
            <w:pPr>
              <w:pStyle w:val="TableTextNormal"/>
            </w:pPr>
            <w:r>
              <w:rPr>
                <w:noProof/>
                <w:sz w:val="0"/>
                <w:szCs w:val="0"/>
              </w:rPr>
              <w:drawing>
                <wp:inline distT="0" distB="0" distL="0" distR="0" wp14:anchorId="7FCEAC12" wp14:editId="36AC265A">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ShipReport</w:t>
            </w:r>
            <w:proofErr w:type="spellEnd"/>
            <w:r>
              <w:t xml:space="preserve"> to «</w:t>
            </w:r>
            <w:proofErr w:type="spellStart"/>
            <w:r>
              <w:t>InformationType</w:t>
            </w:r>
            <w:proofErr w:type="spellEnd"/>
            <w:r>
              <w:t xml:space="preserve">» </w:t>
            </w:r>
            <w:proofErr w:type="spellStart"/>
            <w:r>
              <w:t>InformationType</w:t>
            </w:r>
            <w:proofErr w:type="spellEnd"/>
          </w:p>
          <w:p w14:paraId="7E7D5BD8" w14:textId="77777777" w:rsidR="00562F87" w:rsidRDefault="00A42A00">
            <w:pPr>
              <w:pStyle w:val="TableTextNormal"/>
              <w:tabs>
                <w:tab w:val="left" w:pos="1440"/>
              </w:tabs>
              <w:jc w:val="right"/>
            </w:pPr>
            <w:r>
              <w:rPr>
                <w:rStyle w:val="TableFieldLabel"/>
              </w:rPr>
              <w:t>[ Direction is 'Source -&gt; Destination'. ]</w:t>
            </w:r>
          </w:p>
          <w:p w14:paraId="2A396E1F" w14:textId="77777777" w:rsidR="00562F87" w:rsidRDefault="00562F87">
            <w:pPr>
              <w:pStyle w:val="TableTextNormal"/>
            </w:pPr>
          </w:p>
        </w:tc>
      </w:tr>
    </w:tbl>
    <w:p w14:paraId="27E1002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AE8688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CF0B10" w14:textId="77777777" w:rsidR="00562F87" w:rsidRDefault="00A42A00">
            <w:pPr>
              <w:pStyle w:val="TableHeadingLight"/>
            </w:pPr>
            <w:r>
              <w:t>ATTRIBUTES</w:t>
            </w:r>
          </w:p>
        </w:tc>
      </w:tr>
      <w:tr w:rsidR="00562F87" w14:paraId="3E5C75B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FF3633" w14:textId="77777777" w:rsidR="00562F87" w:rsidRDefault="00562F87">
            <w:pPr>
              <w:pStyle w:val="TableTextNormal"/>
            </w:pPr>
          </w:p>
          <w:p w14:paraId="29CF019E" w14:textId="77777777" w:rsidR="00562F87" w:rsidRDefault="00A42A00">
            <w:pPr>
              <w:pStyle w:val="TableTextNormal"/>
            </w:pPr>
            <w:r>
              <w:rPr>
                <w:noProof/>
                <w:sz w:val="0"/>
                <w:szCs w:val="0"/>
              </w:rPr>
              <w:drawing>
                <wp:inline distT="0" distB="0" distL="0" distR="0" wp14:anchorId="05480F42" wp14:editId="387E122C">
                  <wp:extent cx="114300" cy="1143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categoryOfShipReport</w:t>
            </w:r>
            <w:proofErr w:type="spellEnd"/>
            <w:r>
              <w:t xml:space="preserve"> : </w:t>
            </w:r>
            <w:proofErr w:type="spellStart"/>
            <w:r>
              <w:t>categoryOfShipReport</w:t>
            </w:r>
            <w:proofErr w:type="spellEnd"/>
            <w:r>
              <w:t xml:space="preserve">  Public</w:t>
            </w:r>
          </w:p>
          <w:p w14:paraId="057DE1FE" w14:textId="77777777" w:rsidR="00562F87" w:rsidRDefault="00A42A00">
            <w:pPr>
              <w:pStyle w:val="TableTextNormal"/>
              <w:ind w:left="540"/>
            </w:pPr>
            <w:r>
              <w:rPr>
                <w:rStyle w:val="TableFieldLabel"/>
              </w:rPr>
              <w:t>Alias:</w:t>
            </w:r>
            <w:r>
              <w:t xml:space="preserve">  CATREP</w:t>
            </w:r>
          </w:p>
          <w:p w14:paraId="49538DB6"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2570610D" w14:textId="77777777" w:rsidR="00562F87" w:rsidRDefault="00562F87">
            <w:pPr>
              <w:pStyle w:val="TableTextNormal"/>
            </w:pPr>
          </w:p>
          <w:p w14:paraId="6347F2B5" w14:textId="77777777" w:rsidR="00562F87" w:rsidRDefault="00A42A00">
            <w:pPr>
              <w:pStyle w:val="TableTextNormal"/>
              <w:ind w:left="540"/>
            </w:pPr>
            <w:r>
              <w:rPr>
                <w:rStyle w:val="TableFieldLabel"/>
              </w:rPr>
              <w:t>Constraints:</w:t>
            </w:r>
          </w:p>
          <w:p w14:paraId="5A36F26D" w14:textId="77777777" w:rsidR="00562F87" w:rsidRDefault="00A42A00">
            <w:pPr>
              <w:pStyle w:val="TableTextNormal"/>
              <w:ind w:left="720"/>
            </w:pPr>
            <w:r>
              <w:t>VS : Invariant</w:t>
            </w:r>
          </w:p>
          <w:p w14:paraId="08FF364A" w14:textId="77777777" w:rsidR="00562F87" w:rsidRDefault="00A42A00">
            <w:pPr>
              <w:pStyle w:val="TableTextNormal"/>
              <w:tabs>
                <w:tab w:val="left" w:pos="1440"/>
              </w:tabs>
              <w:jc w:val="right"/>
            </w:pPr>
            <w:r>
              <w:rPr>
                <w:rStyle w:val="TableFieldLabel"/>
              </w:rPr>
              <w:t>[ Stereotype is «S100_Enum». Is static True. Containment is Not Specified. ]</w:t>
            </w:r>
          </w:p>
          <w:p w14:paraId="41D25D92" w14:textId="77777777" w:rsidR="00562F87" w:rsidRDefault="00562F87">
            <w:pPr>
              <w:pStyle w:val="TableTextNormal"/>
              <w:tabs>
                <w:tab w:val="left" w:pos="720"/>
              </w:tabs>
            </w:pPr>
          </w:p>
        </w:tc>
      </w:tr>
      <w:tr w:rsidR="00562F87" w14:paraId="57C3BC8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1CD8D9" w14:textId="77777777" w:rsidR="00562F87" w:rsidRDefault="00562F87">
            <w:pPr>
              <w:pStyle w:val="TableTextNormal"/>
            </w:pPr>
          </w:p>
          <w:p w14:paraId="79B80832" w14:textId="77777777" w:rsidR="00562F87" w:rsidRDefault="00A42A00">
            <w:pPr>
              <w:pStyle w:val="TableTextNormal"/>
            </w:pPr>
            <w:r>
              <w:rPr>
                <w:noProof/>
                <w:sz w:val="0"/>
                <w:szCs w:val="0"/>
              </w:rPr>
              <w:drawing>
                <wp:inline distT="0" distB="0" distL="0" distR="0" wp14:anchorId="578BE87E" wp14:editId="2D6300B1">
                  <wp:extent cx="114300" cy="1143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imoFormatForReporting</w:t>
            </w:r>
            <w:proofErr w:type="spellEnd"/>
            <w:r>
              <w:t xml:space="preserve"> : Boolean  Public</w:t>
            </w:r>
          </w:p>
          <w:p w14:paraId="241F60AD" w14:textId="77777777" w:rsidR="00562F87" w:rsidRDefault="00A42A00">
            <w:pPr>
              <w:pStyle w:val="TableTextNormal"/>
              <w:ind w:left="540"/>
            </w:pPr>
            <w:r>
              <w:rPr>
                <w:rStyle w:val="TableFieldLabel"/>
              </w:rPr>
              <w:t>Alias:</w:t>
            </w:r>
            <w:r>
              <w:t xml:space="preserve">  IMOREP </w:t>
            </w:r>
          </w:p>
          <w:p w14:paraId="62CC7FB9" w14:textId="77777777" w:rsidR="00562F87" w:rsidRDefault="00562F87">
            <w:pPr>
              <w:pStyle w:val="TableTextNormal"/>
              <w:tabs>
                <w:tab w:val="left" w:pos="540"/>
              </w:tabs>
            </w:pPr>
          </w:p>
          <w:p w14:paraId="5A4CC2DC" w14:textId="77777777" w:rsidR="00562F87" w:rsidRDefault="00A42A00">
            <w:pPr>
              <w:pStyle w:val="TableTextNormal"/>
            </w:pPr>
            <w:r>
              <w:t>Whether a report must be in an IMO standard format</w:t>
            </w:r>
          </w:p>
          <w:p w14:paraId="4DDC45EA" w14:textId="77777777" w:rsidR="00562F87" w:rsidRDefault="00A42A00">
            <w:pPr>
              <w:pStyle w:val="TableTextNormal"/>
              <w:tabs>
                <w:tab w:val="left" w:pos="1440"/>
              </w:tabs>
              <w:jc w:val="right"/>
            </w:pPr>
            <w:r>
              <w:rPr>
                <w:rStyle w:val="TableFieldLabel"/>
              </w:rPr>
              <w:t>[ Stereotype is «S100_Simple». Is static True. Containment is Not Specified. ]</w:t>
            </w:r>
          </w:p>
          <w:p w14:paraId="1673139A" w14:textId="77777777" w:rsidR="00562F87" w:rsidRDefault="00562F87">
            <w:pPr>
              <w:pStyle w:val="TableTextNormal"/>
              <w:tabs>
                <w:tab w:val="left" w:pos="720"/>
              </w:tabs>
            </w:pPr>
          </w:p>
        </w:tc>
      </w:tr>
      <w:tr w:rsidR="00562F87" w14:paraId="1153CDE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239E99" w14:textId="77777777" w:rsidR="00562F87" w:rsidRDefault="00562F87">
            <w:pPr>
              <w:pStyle w:val="TableTextNormal"/>
            </w:pPr>
          </w:p>
          <w:p w14:paraId="7087FF1D" w14:textId="77777777" w:rsidR="00562F87" w:rsidRDefault="00A42A00">
            <w:pPr>
              <w:pStyle w:val="TableTextNormal"/>
            </w:pPr>
            <w:r>
              <w:rPr>
                <w:noProof/>
                <w:sz w:val="0"/>
                <w:szCs w:val="0"/>
              </w:rPr>
              <w:drawing>
                <wp:inline distT="0" distB="0" distL="0" distR="0" wp14:anchorId="4A1E54C0" wp14:editId="08A62A69">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noticeTime</w:t>
            </w:r>
            <w:proofErr w:type="spellEnd"/>
            <w:r>
              <w:t xml:space="preserve"> : </w:t>
            </w:r>
            <w:proofErr w:type="spellStart"/>
            <w:r>
              <w:t>noticeTime</w:t>
            </w:r>
            <w:proofErr w:type="spellEnd"/>
            <w:r>
              <w:t xml:space="preserve">  Public</w:t>
            </w:r>
          </w:p>
          <w:p w14:paraId="2C52E9D5" w14:textId="77777777" w:rsidR="00562F87" w:rsidRDefault="00A42A00">
            <w:pPr>
              <w:pStyle w:val="TableTextNormal"/>
              <w:ind w:left="540"/>
            </w:pPr>
            <w:r>
              <w:rPr>
                <w:rStyle w:val="TableFieldLabel"/>
              </w:rPr>
              <w:t>Alias:</w:t>
            </w:r>
            <w:r>
              <w:t xml:space="preserve">  NTCTIM</w:t>
            </w:r>
          </w:p>
          <w:p w14:paraId="03E1523F"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61CE166"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CFFEDD4" w14:textId="77777777" w:rsidR="00562F87" w:rsidRDefault="00562F87">
            <w:pPr>
              <w:pStyle w:val="TableTextNormal"/>
              <w:tabs>
                <w:tab w:val="left" w:pos="720"/>
              </w:tabs>
            </w:pPr>
          </w:p>
        </w:tc>
      </w:tr>
      <w:tr w:rsidR="00562F87" w14:paraId="500B85C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0E3835" w14:textId="77777777" w:rsidR="00562F87" w:rsidRDefault="00562F87">
            <w:pPr>
              <w:pStyle w:val="TableTextNormal"/>
            </w:pPr>
          </w:p>
          <w:p w14:paraId="578F32AD" w14:textId="77777777" w:rsidR="00562F87" w:rsidRDefault="00A42A00">
            <w:pPr>
              <w:pStyle w:val="TableTextNormal"/>
            </w:pPr>
            <w:r>
              <w:rPr>
                <w:noProof/>
                <w:sz w:val="0"/>
                <w:szCs w:val="0"/>
              </w:rPr>
              <w:drawing>
                <wp:inline distT="0" distB="0" distL="0" distR="0" wp14:anchorId="69B5BDC2" wp14:editId="7C3D9D7B">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textContent</w:t>
            </w:r>
            <w:proofErr w:type="spellEnd"/>
            <w:r>
              <w:t xml:space="preserve"> : </w:t>
            </w:r>
            <w:proofErr w:type="spellStart"/>
            <w:r>
              <w:t>textContent</w:t>
            </w:r>
            <w:proofErr w:type="spellEnd"/>
            <w:r>
              <w:t xml:space="preserve">  Public</w:t>
            </w:r>
          </w:p>
          <w:p w14:paraId="2B98067E" w14:textId="77777777" w:rsidR="00562F87" w:rsidRDefault="00A42A00">
            <w:pPr>
              <w:pStyle w:val="TableTextNormal"/>
              <w:ind w:left="540"/>
            </w:pPr>
            <w:r>
              <w:rPr>
                <w:rStyle w:val="TableFieldLabel"/>
              </w:rPr>
              <w:t>Alias:</w:t>
            </w:r>
            <w:r>
              <w:t xml:space="preserve">  TXTCON</w:t>
            </w:r>
          </w:p>
          <w:p w14:paraId="023DDBF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A2CD53F"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4FD9A0C" w14:textId="77777777" w:rsidR="00562F87" w:rsidRDefault="00562F87">
            <w:pPr>
              <w:pStyle w:val="TableTextNormal"/>
              <w:tabs>
                <w:tab w:val="left" w:pos="720"/>
              </w:tabs>
            </w:pPr>
          </w:p>
        </w:tc>
      </w:tr>
    </w:tbl>
    <w:p w14:paraId="65178E03"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2002FAB8"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53AFF2D0" w14:textId="77777777" w:rsidR="00562F87" w:rsidRDefault="00A42A00">
            <w:pPr>
              <w:pStyle w:val="TableHeadingLight"/>
            </w:pPr>
            <w:r>
              <w:t>ASSOCIATIONS</w:t>
            </w:r>
          </w:p>
        </w:tc>
      </w:tr>
      <w:tr w:rsidR="00562F87" w14:paraId="3C6070A1"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2D592090" w14:textId="77777777" w:rsidR="00562F87" w:rsidRDefault="00562F87">
            <w:pPr>
              <w:pStyle w:val="TableTextNormal"/>
            </w:pPr>
          </w:p>
          <w:p w14:paraId="4F43053C" w14:textId="77777777" w:rsidR="00562F87" w:rsidRDefault="00A42A00">
            <w:pPr>
              <w:pStyle w:val="TableTextNormal"/>
            </w:pPr>
            <w:r>
              <w:rPr>
                <w:noProof/>
                <w:sz w:val="0"/>
                <w:szCs w:val="0"/>
              </w:rPr>
              <w:drawing>
                <wp:inline distT="0" distB="0" distL="0" distR="0" wp14:anchorId="62CF6800" wp14:editId="49D5ACA1">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ReportReqmt</w:t>
            </w:r>
            <w:proofErr w:type="spellEnd"/>
          </w:p>
          <w:p w14:paraId="592CAF3A" w14:textId="77777777" w:rsidR="00562F87" w:rsidRDefault="00562F87">
            <w:pPr>
              <w:pStyle w:val="TableTextNormal"/>
            </w:pPr>
          </w:p>
          <w:p w14:paraId="224B3B82" w14:textId="77777777" w:rsidR="00562F87" w:rsidRDefault="00A42A00">
            <w:pPr>
              <w:pStyle w:val="TableTextNormal"/>
            </w:pPr>
            <w:r>
              <w:t>Association between types of reports and classes of vessels which must file report of the type described</w:t>
            </w:r>
          </w:p>
          <w:p w14:paraId="3B36B23C" w14:textId="77777777" w:rsidR="00562F87" w:rsidRDefault="00562F87">
            <w:pPr>
              <w:pStyle w:val="TableTextNormal"/>
            </w:pPr>
          </w:p>
        </w:tc>
      </w:tr>
      <w:tr w:rsidR="00562F87" w14:paraId="019F206A"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5ACD993E" w14:textId="77777777" w:rsidR="00562F87" w:rsidRDefault="00A42A00">
            <w:pPr>
              <w:pStyle w:val="TableTextNormal"/>
            </w:pPr>
            <w:r>
              <w:t xml:space="preserve">Source: Public </w:t>
            </w:r>
            <w:proofErr w:type="spellStart"/>
            <w:r>
              <w:t>theShipReport</w:t>
            </w:r>
            <w:proofErr w:type="spellEnd"/>
            <w:r>
              <w:t xml:space="preserve"> (Class) </w:t>
            </w:r>
            <w:proofErr w:type="spellStart"/>
            <w:r>
              <w:t>ShipReport</w:t>
            </w:r>
            <w:proofErr w:type="spellEnd"/>
            <w:r>
              <w:t xml:space="preserve"> «</w:t>
            </w:r>
            <w:proofErr w:type="spellStart"/>
            <w:r>
              <w:t>InformationType</w:t>
            </w:r>
            <w:proofErr w:type="spellEnd"/>
            <w:r>
              <w:t>»</w:t>
            </w:r>
          </w:p>
          <w:p w14:paraId="1C7CC7AD" w14:textId="77777777" w:rsidR="00562F87" w:rsidRDefault="00A42A00">
            <w:pPr>
              <w:pStyle w:val="TableTextNormal"/>
              <w:tabs>
                <w:tab w:val="left" w:pos="1800"/>
              </w:tabs>
              <w:ind w:left="540"/>
            </w:pPr>
            <w:r>
              <w:rPr>
                <w:rStyle w:val="TableFieldLabel"/>
              </w:rPr>
              <w:t xml:space="preserve">Cardinality:  </w:t>
            </w:r>
            <w:r>
              <w:t>[0..*]</w:t>
            </w:r>
          </w:p>
          <w:p w14:paraId="7A04FDC1" w14:textId="77777777" w:rsidR="00562F87" w:rsidRDefault="00562F87">
            <w:pPr>
              <w:pStyle w:val="TableTextNormal"/>
              <w:tabs>
                <w:tab w:val="left" w:pos="1800"/>
              </w:tabs>
            </w:pPr>
          </w:p>
          <w:p w14:paraId="2C87C103" w14:textId="77777777" w:rsidR="00562F87" w:rsidRDefault="00A42A00">
            <w:pPr>
              <w:pStyle w:val="TableTextNormal"/>
              <w:tabs>
                <w:tab w:val="left" w:pos="1800"/>
              </w:tabs>
            </w:pPr>
            <w:r>
              <w:t>The report to be filed by a vessel</w:t>
            </w:r>
          </w:p>
          <w:p w14:paraId="6F045924"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4DCBE1B" w14:textId="77777777" w:rsidR="00562F87" w:rsidRDefault="00A42A00">
            <w:pPr>
              <w:pStyle w:val="TableTextNormal"/>
            </w:pPr>
            <w:r>
              <w:t xml:space="preserve">Target: Public </w:t>
            </w:r>
            <w:proofErr w:type="spellStart"/>
            <w:r>
              <w:t>mustBeFiledBy</w:t>
            </w:r>
            <w:proofErr w:type="spellEnd"/>
            <w:r>
              <w:t xml:space="preserve"> (Class) Applicability «</w:t>
            </w:r>
            <w:proofErr w:type="spellStart"/>
            <w:r>
              <w:t>InformationType</w:t>
            </w:r>
            <w:proofErr w:type="spellEnd"/>
            <w:r>
              <w:t>»</w:t>
            </w:r>
          </w:p>
          <w:p w14:paraId="7375C761" w14:textId="77777777" w:rsidR="00562F87" w:rsidRDefault="00A42A00">
            <w:pPr>
              <w:pStyle w:val="TableTextNormal"/>
              <w:tabs>
                <w:tab w:val="left" w:pos="1440"/>
              </w:tabs>
              <w:ind w:left="540"/>
            </w:pPr>
            <w:r>
              <w:rPr>
                <w:rStyle w:val="TableFieldLabel"/>
              </w:rPr>
              <w:t xml:space="preserve">Cardinality:  </w:t>
            </w:r>
            <w:r>
              <w:t>[0..*]</w:t>
            </w:r>
          </w:p>
          <w:p w14:paraId="086ECF93" w14:textId="77777777" w:rsidR="00562F87" w:rsidRDefault="00562F87">
            <w:pPr>
              <w:pStyle w:val="TableTextNormal"/>
              <w:tabs>
                <w:tab w:val="left" w:pos="1440"/>
              </w:tabs>
            </w:pPr>
          </w:p>
          <w:p w14:paraId="1E1DED48" w14:textId="77777777" w:rsidR="00562F87" w:rsidRDefault="00A42A00">
            <w:pPr>
              <w:pStyle w:val="TableTextNormal"/>
              <w:tabs>
                <w:tab w:val="left" w:pos="1440"/>
              </w:tabs>
            </w:pPr>
            <w:r>
              <w:t>The class (generally, qualifying vessels) which must file the report</w:t>
            </w:r>
          </w:p>
          <w:p w14:paraId="7D24A371" w14:textId="77777777" w:rsidR="00562F87" w:rsidRDefault="00562F87">
            <w:pPr>
              <w:pStyle w:val="TableTextNormal"/>
            </w:pPr>
          </w:p>
        </w:tc>
      </w:tr>
      <w:tr w:rsidR="00562F87" w14:paraId="0FE73AA1"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50AB2772" w14:textId="77777777" w:rsidR="00562F87" w:rsidRDefault="00562F87">
            <w:pPr>
              <w:pStyle w:val="TableTextNormal"/>
            </w:pPr>
          </w:p>
          <w:p w14:paraId="51152F4F" w14:textId="77777777" w:rsidR="00562F87" w:rsidRDefault="00A42A00">
            <w:pPr>
              <w:pStyle w:val="TableTextNormal"/>
            </w:pPr>
            <w:r>
              <w:rPr>
                <w:noProof/>
                <w:sz w:val="0"/>
                <w:szCs w:val="0"/>
              </w:rPr>
              <w:drawing>
                <wp:inline distT="0" distB="0" distL="0" distR="0" wp14:anchorId="254C7428" wp14:editId="0110E9F1">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TrafficServRept</w:t>
            </w:r>
            <w:proofErr w:type="spellEnd"/>
          </w:p>
          <w:p w14:paraId="34C4C869" w14:textId="77777777" w:rsidR="00562F87" w:rsidRDefault="00562F87">
            <w:pPr>
              <w:pStyle w:val="TableTextNormal"/>
            </w:pPr>
          </w:p>
          <w:p w14:paraId="7C492E65" w14:textId="77777777" w:rsidR="00562F87" w:rsidRDefault="00A42A00">
            <w:pPr>
              <w:pStyle w:val="TableTextNormal"/>
            </w:pPr>
            <w:r>
              <w:t>Association between traffic control service and reports required of vessels pertaining to that area.</w:t>
            </w:r>
          </w:p>
          <w:p w14:paraId="1E85D91F" w14:textId="77777777" w:rsidR="00562F87" w:rsidRDefault="00562F87">
            <w:pPr>
              <w:pStyle w:val="TableTextNormal"/>
            </w:pPr>
          </w:p>
        </w:tc>
      </w:tr>
      <w:tr w:rsidR="00562F87" w14:paraId="01B5493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34C0E717" w14:textId="77777777" w:rsidR="00562F87" w:rsidRDefault="00A42A00">
            <w:pPr>
              <w:pStyle w:val="TableTextNormal"/>
            </w:pPr>
            <w:r>
              <w:t xml:space="preserve">Source: Public </w:t>
            </w:r>
            <w:proofErr w:type="spellStart"/>
            <w:r>
              <w:t>reptForLocation</w:t>
            </w:r>
            <w:proofErr w:type="spellEnd"/>
            <w:r>
              <w:t xml:space="preserve"> (Class) </w:t>
            </w:r>
            <w:proofErr w:type="spellStart"/>
            <w:r>
              <w:t>ReportableServiceArea</w:t>
            </w:r>
            <w:proofErr w:type="spellEnd"/>
            <w:r>
              <w:t xml:space="preserve"> «</w:t>
            </w:r>
            <w:proofErr w:type="spellStart"/>
            <w:r>
              <w:t>FeatureType</w:t>
            </w:r>
            <w:proofErr w:type="spellEnd"/>
            <w:r>
              <w:t>»</w:t>
            </w:r>
          </w:p>
          <w:p w14:paraId="676E2476" w14:textId="77777777" w:rsidR="00562F87" w:rsidRDefault="00A42A00">
            <w:pPr>
              <w:pStyle w:val="TableTextNormal"/>
              <w:tabs>
                <w:tab w:val="left" w:pos="1800"/>
              </w:tabs>
              <w:ind w:left="540"/>
            </w:pPr>
            <w:r>
              <w:rPr>
                <w:rStyle w:val="TableFieldLabel"/>
              </w:rPr>
              <w:t xml:space="preserve">Cardinality:  </w:t>
            </w:r>
            <w:r>
              <w:t>[0..*]</w:t>
            </w:r>
          </w:p>
          <w:p w14:paraId="0779AB2C" w14:textId="77777777" w:rsidR="00562F87" w:rsidRDefault="00562F87">
            <w:pPr>
              <w:pStyle w:val="TableTextNormal"/>
              <w:tabs>
                <w:tab w:val="left" w:pos="1800"/>
              </w:tabs>
            </w:pPr>
          </w:p>
          <w:p w14:paraId="61A86477" w14:textId="77777777" w:rsidR="00562F87" w:rsidRDefault="00A42A00">
            <w:pPr>
              <w:pStyle w:val="TableTextNormal"/>
              <w:tabs>
                <w:tab w:val="left" w:pos="1800"/>
              </w:tabs>
            </w:pPr>
            <w:r>
              <w:t>The feature pertaining to a report</w:t>
            </w:r>
          </w:p>
          <w:p w14:paraId="14230CE3"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FB22A46" w14:textId="77777777" w:rsidR="00562F87" w:rsidRDefault="00A42A00">
            <w:pPr>
              <w:pStyle w:val="TableTextNormal"/>
            </w:pPr>
            <w:r>
              <w:t xml:space="preserve">Target: Public </w:t>
            </w:r>
            <w:proofErr w:type="spellStart"/>
            <w:r>
              <w:t>reptForTrafficServ</w:t>
            </w:r>
            <w:proofErr w:type="spellEnd"/>
            <w:r>
              <w:t xml:space="preserve"> (Class) </w:t>
            </w:r>
            <w:proofErr w:type="spellStart"/>
            <w:r>
              <w:t>ShipReport</w:t>
            </w:r>
            <w:proofErr w:type="spellEnd"/>
            <w:r>
              <w:t xml:space="preserve"> «</w:t>
            </w:r>
            <w:proofErr w:type="spellStart"/>
            <w:r>
              <w:t>InformationType</w:t>
            </w:r>
            <w:proofErr w:type="spellEnd"/>
            <w:r>
              <w:t>»</w:t>
            </w:r>
          </w:p>
          <w:p w14:paraId="110C6FB0" w14:textId="77777777" w:rsidR="00562F87" w:rsidRDefault="00A42A00">
            <w:pPr>
              <w:pStyle w:val="TableTextNormal"/>
              <w:tabs>
                <w:tab w:val="left" w:pos="1440"/>
              </w:tabs>
              <w:ind w:left="540"/>
            </w:pPr>
            <w:r>
              <w:rPr>
                <w:rStyle w:val="TableFieldLabel"/>
              </w:rPr>
              <w:t xml:space="preserve">Cardinality:  </w:t>
            </w:r>
            <w:r>
              <w:t>[0..*]</w:t>
            </w:r>
          </w:p>
          <w:p w14:paraId="25256584" w14:textId="77777777" w:rsidR="00562F87" w:rsidRDefault="00562F87">
            <w:pPr>
              <w:pStyle w:val="TableTextNormal"/>
              <w:tabs>
                <w:tab w:val="left" w:pos="1440"/>
              </w:tabs>
            </w:pPr>
          </w:p>
          <w:p w14:paraId="26B443BC" w14:textId="77777777" w:rsidR="00562F87" w:rsidRDefault="00A42A00">
            <w:pPr>
              <w:pStyle w:val="TableTextNormal"/>
              <w:tabs>
                <w:tab w:val="left" w:pos="1440"/>
              </w:tabs>
            </w:pPr>
            <w:r>
              <w:t>The report for a traffic service</w:t>
            </w:r>
          </w:p>
          <w:p w14:paraId="6C974169" w14:textId="77777777" w:rsidR="00562F87" w:rsidRDefault="00562F87">
            <w:pPr>
              <w:pStyle w:val="TableTextNormal"/>
            </w:pPr>
          </w:p>
        </w:tc>
      </w:tr>
      <w:tr w:rsidR="00562F87" w14:paraId="1C74DEFB"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22C778D0" w14:textId="77777777" w:rsidR="00562F87" w:rsidRDefault="00562F87">
            <w:pPr>
              <w:pStyle w:val="TableTextNormal"/>
            </w:pPr>
          </w:p>
          <w:p w14:paraId="59727A43" w14:textId="77777777" w:rsidR="00562F87" w:rsidRDefault="00A42A00">
            <w:pPr>
              <w:pStyle w:val="TableTextNormal"/>
            </w:pPr>
            <w:r>
              <w:rPr>
                <w:noProof/>
                <w:sz w:val="0"/>
                <w:szCs w:val="0"/>
              </w:rPr>
              <w:drawing>
                <wp:inline distT="0" distB="0" distL="0" distR="0" wp14:anchorId="00EB7A00" wp14:editId="64B4155C">
                  <wp:extent cx="114300" cy="114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ReptAuthority</w:t>
            </w:r>
            <w:proofErr w:type="spellEnd"/>
          </w:p>
          <w:p w14:paraId="17C93DC0" w14:textId="77777777" w:rsidR="00562F87" w:rsidRDefault="00562F87">
            <w:pPr>
              <w:pStyle w:val="TableTextNormal"/>
            </w:pPr>
          </w:p>
          <w:p w14:paraId="1E52A753" w14:textId="77777777" w:rsidR="00562F87" w:rsidRDefault="00A42A00">
            <w:pPr>
              <w:pStyle w:val="TableTextNormal"/>
            </w:pPr>
            <w:r>
              <w:t>The authority with which a report must be filed.</w:t>
            </w:r>
          </w:p>
          <w:p w14:paraId="63E9D3F2" w14:textId="77777777" w:rsidR="00562F87" w:rsidRDefault="00562F87">
            <w:pPr>
              <w:pStyle w:val="TableTextNormal"/>
            </w:pPr>
          </w:p>
        </w:tc>
      </w:tr>
      <w:tr w:rsidR="00562F87" w14:paraId="25C8335E"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4A9B0485" w14:textId="77777777" w:rsidR="00562F87" w:rsidRDefault="00A42A00">
            <w:pPr>
              <w:pStyle w:val="TableTextNormal"/>
            </w:pPr>
            <w:r>
              <w:lastRenderedPageBreak/>
              <w:t xml:space="preserve">Source: Public </w:t>
            </w:r>
            <w:proofErr w:type="spellStart"/>
            <w:r>
              <w:t>reportTo</w:t>
            </w:r>
            <w:proofErr w:type="spellEnd"/>
            <w:r>
              <w:t xml:space="preserve"> (Class) Authority «</w:t>
            </w:r>
            <w:proofErr w:type="spellStart"/>
            <w:r>
              <w:t>InformationType</w:t>
            </w:r>
            <w:proofErr w:type="spellEnd"/>
            <w:r>
              <w:t>»</w:t>
            </w:r>
          </w:p>
          <w:p w14:paraId="38094B24" w14:textId="77777777" w:rsidR="00562F87" w:rsidRDefault="00A42A00">
            <w:pPr>
              <w:pStyle w:val="TableTextNormal"/>
              <w:tabs>
                <w:tab w:val="left" w:pos="1800"/>
              </w:tabs>
              <w:ind w:left="540"/>
            </w:pPr>
            <w:r>
              <w:rPr>
                <w:rStyle w:val="TableFieldLabel"/>
              </w:rPr>
              <w:t xml:space="preserve">Cardinality:  </w:t>
            </w:r>
            <w:r>
              <w:t>[0..*]</w:t>
            </w:r>
          </w:p>
          <w:p w14:paraId="57948256" w14:textId="77777777" w:rsidR="00562F87" w:rsidRDefault="00562F87">
            <w:pPr>
              <w:pStyle w:val="TableTextNormal"/>
              <w:tabs>
                <w:tab w:val="left" w:pos="1800"/>
              </w:tabs>
            </w:pPr>
          </w:p>
          <w:p w14:paraId="77590A69" w14:textId="77777777" w:rsidR="00562F87" w:rsidRDefault="00A42A00">
            <w:pPr>
              <w:pStyle w:val="TableTextNormal"/>
              <w:tabs>
                <w:tab w:val="left" w:pos="1800"/>
              </w:tabs>
            </w:pPr>
            <w:r>
              <w:t xml:space="preserve">The </w:t>
            </w:r>
            <w:proofErr w:type="spellStart"/>
            <w:r>
              <w:t>organisation</w:t>
            </w:r>
            <w:proofErr w:type="spellEnd"/>
            <w:r>
              <w:t xml:space="preserve"> or place to which a report is sent.</w:t>
            </w:r>
          </w:p>
          <w:p w14:paraId="2DF150F0"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DBAC528" w14:textId="77777777" w:rsidR="00562F87" w:rsidRDefault="00A42A00">
            <w:pPr>
              <w:pStyle w:val="TableTextNormal"/>
            </w:pPr>
            <w:r>
              <w:t xml:space="preserve">Target: Public </w:t>
            </w:r>
            <w:proofErr w:type="spellStart"/>
            <w:r>
              <w:t>theShipReport</w:t>
            </w:r>
            <w:proofErr w:type="spellEnd"/>
            <w:r>
              <w:t xml:space="preserve"> (Class) </w:t>
            </w:r>
            <w:proofErr w:type="spellStart"/>
            <w:r>
              <w:t>ShipReport</w:t>
            </w:r>
            <w:proofErr w:type="spellEnd"/>
            <w:r>
              <w:t xml:space="preserve"> «</w:t>
            </w:r>
            <w:proofErr w:type="spellStart"/>
            <w:r>
              <w:t>InformationType</w:t>
            </w:r>
            <w:proofErr w:type="spellEnd"/>
            <w:r>
              <w:t>»</w:t>
            </w:r>
          </w:p>
          <w:p w14:paraId="212A4B54" w14:textId="77777777" w:rsidR="00562F87" w:rsidRDefault="00A42A00">
            <w:pPr>
              <w:pStyle w:val="TableTextNormal"/>
              <w:tabs>
                <w:tab w:val="left" w:pos="1440"/>
              </w:tabs>
              <w:ind w:left="540"/>
            </w:pPr>
            <w:r>
              <w:rPr>
                <w:rStyle w:val="TableFieldLabel"/>
              </w:rPr>
              <w:t xml:space="preserve">Cardinality:  </w:t>
            </w:r>
            <w:r>
              <w:t>[0..*]</w:t>
            </w:r>
          </w:p>
          <w:p w14:paraId="6E98870A" w14:textId="77777777" w:rsidR="00562F87" w:rsidRDefault="00562F87">
            <w:pPr>
              <w:pStyle w:val="TableTextNormal"/>
              <w:tabs>
                <w:tab w:val="left" w:pos="1440"/>
              </w:tabs>
            </w:pPr>
          </w:p>
          <w:p w14:paraId="6C818D4E" w14:textId="77777777" w:rsidR="00562F87" w:rsidRDefault="00A42A00">
            <w:pPr>
              <w:pStyle w:val="TableTextNormal"/>
              <w:tabs>
                <w:tab w:val="left" w:pos="1440"/>
              </w:tabs>
            </w:pPr>
            <w:r>
              <w:t>The report to be filed by a vessel</w:t>
            </w:r>
          </w:p>
          <w:p w14:paraId="4116E126" w14:textId="77777777" w:rsidR="00562F87" w:rsidRDefault="00562F87">
            <w:pPr>
              <w:pStyle w:val="TableTextNormal"/>
            </w:pPr>
          </w:p>
        </w:tc>
      </w:tr>
    </w:tbl>
    <w:p w14:paraId="0C675858" w14:textId="77777777" w:rsidR="00562F87" w:rsidRDefault="00562F87">
      <w:pPr>
        <w:pStyle w:val="Notes"/>
      </w:pPr>
    </w:p>
    <w:p w14:paraId="73B4EE79" w14:textId="77777777" w:rsidR="00562F87" w:rsidRDefault="00A42A00">
      <w:pPr>
        <w:pStyle w:val="Notes"/>
      </w:pPr>
      <w:r>
        <w:t xml:space="preserve">  </w:t>
      </w:r>
      <w:bookmarkEnd w:id="139"/>
    </w:p>
    <w:p w14:paraId="7F2D953C" w14:textId="77777777" w:rsidR="00562F87" w:rsidRDefault="00562F87">
      <w:pPr>
        <w:pStyle w:val="Notes"/>
      </w:pPr>
    </w:p>
    <w:p w14:paraId="12C3139D" w14:textId="77777777" w:rsidR="00562F87" w:rsidRDefault="00A42A00">
      <w:pPr>
        <w:pStyle w:val="Heading3"/>
      </w:pPr>
      <w:bookmarkStart w:id="141" w:name="BKM_8E7F5698_B7AA_4B81_8DBF_3A35CF347EEE"/>
      <w:bookmarkStart w:id="142" w:name="_Toc25000133"/>
      <w:proofErr w:type="spellStart"/>
      <w:r>
        <w:t>InclusionType</w:t>
      </w:r>
      <w:bookmarkEnd w:id="142"/>
      <w:proofErr w:type="spellEnd"/>
    </w:p>
    <w:p w14:paraId="60D42867" w14:textId="77777777" w:rsidR="00562F87" w:rsidRDefault="00A42A00">
      <w:pPr>
        <w:pStyle w:val="Notes"/>
      </w:pPr>
      <w:proofErr w:type="spellStart"/>
      <w:r>
        <w:rPr>
          <w:rStyle w:val="Italics"/>
        </w:rPr>
        <w:t>AssociationClass</w:t>
      </w:r>
      <w:proofErr w:type="spellEnd"/>
      <w:r>
        <w:rPr>
          <w:rStyle w:val="Italics"/>
        </w:rPr>
        <w:t xml:space="preserve"> «S100_AssociationClass» in package 'S-127 Domain Model'</w:t>
      </w:r>
    </w:p>
    <w:p w14:paraId="461EE45D" w14:textId="77777777" w:rsidR="00562F87" w:rsidRDefault="00562F87">
      <w:pPr>
        <w:pStyle w:val="Notes"/>
        <w:tabs>
          <w:tab w:val="left" w:pos="720"/>
        </w:tabs>
      </w:pPr>
    </w:p>
    <w:p w14:paraId="2A2BA1AC" w14:textId="77777777" w:rsidR="00562F87" w:rsidRDefault="00A42A00">
      <w:pPr>
        <w:pStyle w:val="Notes"/>
      </w:pPr>
      <w:r>
        <w:t>Association class specifying the relationship between the subset of vessels described by an APPLIC data object and a regulation (restriction, recommendation, or nautical information).</w:t>
      </w:r>
    </w:p>
    <w:p w14:paraId="66E60DD0" w14:textId="77777777" w:rsidR="00562F87" w:rsidRDefault="00562F87">
      <w:pPr>
        <w:pStyle w:val="Notes"/>
      </w:pPr>
    </w:p>
    <w:p w14:paraId="22ACC599" w14:textId="77777777" w:rsidR="00562F87" w:rsidRDefault="00A42A00">
      <w:pPr>
        <w:pStyle w:val="Properties"/>
      </w:pPr>
      <w:proofErr w:type="spellStart"/>
      <w:r>
        <w:t>InclusionType</w:t>
      </w:r>
      <w:proofErr w:type="spellEnd"/>
      <w:r>
        <w:t xml:space="preserve"> </w:t>
      </w:r>
    </w:p>
    <w:p w14:paraId="59253AAC" w14:textId="77777777" w:rsidR="00562F87" w:rsidRDefault="00A42A00">
      <w:pPr>
        <w:pStyle w:val="Properties"/>
      </w:pPr>
      <w:r>
        <w:t>Version 1.0  Phase 1.0  Proposed</w:t>
      </w:r>
    </w:p>
    <w:p w14:paraId="0448CC41" w14:textId="77777777" w:rsidR="00562F87" w:rsidRDefault="00A42A00">
      <w:pPr>
        <w:pStyle w:val="Properties"/>
      </w:pPr>
      <w:proofErr w:type="spellStart"/>
      <w:r>
        <w:t>raphaelm</w:t>
      </w:r>
      <w:proofErr w:type="spellEnd"/>
      <w:r>
        <w:t xml:space="preserve"> created on 01-Jan-2018.  Last modified 20-Aug-2018</w:t>
      </w:r>
    </w:p>
    <w:p w14:paraId="77D07F13" w14:textId="77777777" w:rsidR="00562F87" w:rsidRDefault="00A42A00">
      <w:pPr>
        <w:pStyle w:val="Properties"/>
      </w:pPr>
      <w:r>
        <w:t>Alias INCTYP</w:t>
      </w:r>
    </w:p>
    <w:p w14:paraId="14A7F53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0B33F02"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A76F575" w14:textId="77777777" w:rsidR="00562F87" w:rsidRDefault="00A42A00">
            <w:pPr>
              <w:pStyle w:val="TableHeadingLight"/>
            </w:pPr>
            <w:r>
              <w:t>ATTRIBUTES</w:t>
            </w:r>
          </w:p>
        </w:tc>
      </w:tr>
      <w:tr w:rsidR="00562F87" w14:paraId="544722D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84D75D" w14:textId="77777777" w:rsidR="00562F87" w:rsidRDefault="00562F87">
            <w:pPr>
              <w:pStyle w:val="TableTextNormal"/>
            </w:pPr>
          </w:p>
          <w:p w14:paraId="4E46E7FF" w14:textId="77777777" w:rsidR="00562F87" w:rsidRDefault="00A42A00">
            <w:pPr>
              <w:pStyle w:val="TableTextNormal"/>
            </w:pPr>
            <w:r>
              <w:rPr>
                <w:noProof/>
                <w:sz w:val="0"/>
                <w:szCs w:val="0"/>
              </w:rPr>
              <w:drawing>
                <wp:inline distT="0" distB="0" distL="0" distR="0" wp14:anchorId="6BA45B12" wp14:editId="1B46C1AB">
                  <wp:extent cx="114300" cy="114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membership : membership  Public</w:t>
            </w:r>
          </w:p>
          <w:p w14:paraId="113EF9FB" w14:textId="77777777" w:rsidR="00562F87" w:rsidRDefault="00A42A00">
            <w:pPr>
              <w:pStyle w:val="TableTextNormal"/>
              <w:ind w:left="540"/>
            </w:pPr>
            <w:r>
              <w:rPr>
                <w:rStyle w:val="TableFieldLabel"/>
              </w:rPr>
              <w:t>Alias:</w:t>
            </w:r>
            <w:r>
              <w:t xml:space="preserve">  MBRSHP</w:t>
            </w:r>
          </w:p>
          <w:p w14:paraId="3808CB94" w14:textId="77777777" w:rsidR="00562F87" w:rsidRDefault="00562F87">
            <w:pPr>
              <w:pStyle w:val="TableTextNormal"/>
              <w:tabs>
                <w:tab w:val="left" w:pos="540"/>
              </w:tabs>
            </w:pPr>
          </w:p>
          <w:p w14:paraId="4476CBDA" w14:textId="77777777" w:rsidR="00562F87" w:rsidRDefault="00A42A00">
            <w:pPr>
              <w:pStyle w:val="TableTextNormal"/>
            </w:pPr>
            <w:r>
              <w:t>Indicates whether a vessel is included or excluded from the regulation / restriction / recommendation / nautical information.</w:t>
            </w:r>
          </w:p>
          <w:p w14:paraId="1C7730EE" w14:textId="77777777" w:rsidR="00562F87" w:rsidRDefault="00A42A00">
            <w:pPr>
              <w:pStyle w:val="TableTextNormal"/>
              <w:tabs>
                <w:tab w:val="left" w:pos="1440"/>
              </w:tabs>
              <w:jc w:val="right"/>
            </w:pPr>
            <w:r>
              <w:rPr>
                <w:rStyle w:val="TableFieldLabel"/>
              </w:rPr>
              <w:t>[ Stereotype is «S100_Enum». Is static True. Containment is Not Specified. ]</w:t>
            </w:r>
          </w:p>
          <w:p w14:paraId="239CDFEC" w14:textId="77777777" w:rsidR="00562F87" w:rsidRDefault="00562F87">
            <w:pPr>
              <w:pStyle w:val="TableTextNormal"/>
              <w:tabs>
                <w:tab w:val="left" w:pos="720"/>
              </w:tabs>
            </w:pPr>
          </w:p>
        </w:tc>
      </w:tr>
    </w:tbl>
    <w:p w14:paraId="480FB412" w14:textId="77777777" w:rsidR="00562F87" w:rsidRDefault="00562F87">
      <w:pPr>
        <w:pStyle w:val="Notes"/>
      </w:pPr>
    </w:p>
    <w:p w14:paraId="1D7BF1F4" w14:textId="77777777" w:rsidR="00562F87" w:rsidRDefault="00A42A00">
      <w:pPr>
        <w:pStyle w:val="Notes"/>
      </w:pPr>
      <w:r>
        <w:t xml:space="preserve">  </w:t>
      </w:r>
      <w:bookmarkEnd w:id="141"/>
    </w:p>
    <w:p w14:paraId="36FDE832" w14:textId="77777777" w:rsidR="00562F87" w:rsidRDefault="00562F87">
      <w:pPr>
        <w:pStyle w:val="Notes"/>
      </w:pPr>
    </w:p>
    <w:p w14:paraId="45C195BD" w14:textId="77777777" w:rsidR="00562F87" w:rsidRDefault="00A42A00">
      <w:pPr>
        <w:pStyle w:val="Heading3"/>
      </w:pPr>
      <w:bookmarkStart w:id="143" w:name="BKM_8E98C9F9_9BA4_4567_8E7E_5BF3A6673FC0"/>
      <w:bookmarkStart w:id="144" w:name="_Toc25000134"/>
      <w:proofErr w:type="spellStart"/>
      <w:r>
        <w:t>PermissionType</w:t>
      </w:r>
      <w:bookmarkEnd w:id="144"/>
      <w:proofErr w:type="spellEnd"/>
    </w:p>
    <w:p w14:paraId="2E9A49C1" w14:textId="77777777" w:rsidR="00562F87" w:rsidRDefault="00A42A00">
      <w:pPr>
        <w:pStyle w:val="Notes"/>
      </w:pPr>
      <w:proofErr w:type="spellStart"/>
      <w:r>
        <w:rPr>
          <w:rStyle w:val="Italics"/>
        </w:rPr>
        <w:t>AssociationClass</w:t>
      </w:r>
      <w:proofErr w:type="spellEnd"/>
      <w:r>
        <w:rPr>
          <w:rStyle w:val="Italics"/>
        </w:rPr>
        <w:t xml:space="preserve"> «S100_AssociationClass» in package 'S-127 Domain Model'</w:t>
      </w:r>
    </w:p>
    <w:p w14:paraId="700C3FA3" w14:textId="77777777" w:rsidR="00562F87" w:rsidRDefault="00562F87">
      <w:pPr>
        <w:pStyle w:val="Notes"/>
        <w:tabs>
          <w:tab w:val="left" w:pos="720"/>
        </w:tabs>
      </w:pPr>
    </w:p>
    <w:p w14:paraId="20F237D8" w14:textId="77777777" w:rsidR="00562F87" w:rsidRDefault="00A42A00">
      <w:pPr>
        <w:pStyle w:val="Notes"/>
      </w:pPr>
      <w:r>
        <w:t>Association class for associations describing whether the subsets of vessels determined by the ship characteristics specified in APPLIC may (or must, etc.) transit,</w:t>
      </w:r>
      <w:r>
        <w:rPr>
          <w:color w:val="000000"/>
        </w:rPr>
        <w:t xml:space="preserve"> </w:t>
      </w:r>
      <w:r>
        <w:t>enter, or use</w:t>
      </w:r>
      <w:r>
        <w:rPr>
          <w:color w:val="000000"/>
        </w:rPr>
        <w:t xml:space="preserve"> </w:t>
      </w:r>
      <w:r>
        <w:t>a feature.</w:t>
      </w:r>
    </w:p>
    <w:p w14:paraId="0755150A" w14:textId="77777777" w:rsidR="00562F87" w:rsidRDefault="00562F87">
      <w:pPr>
        <w:pStyle w:val="Notes"/>
      </w:pPr>
    </w:p>
    <w:p w14:paraId="6614E39E" w14:textId="77777777" w:rsidR="00562F87" w:rsidRDefault="00A42A00">
      <w:pPr>
        <w:pStyle w:val="Properties"/>
      </w:pPr>
      <w:proofErr w:type="spellStart"/>
      <w:r>
        <w:t>PermissionType</w:t>
      </w:r>
      <w:proofErr w:type="spellEnd"/>
      <w:r>
        <w:t xml:space="preserve"> </w:t>
      </w:r>
    </w:p>
    <w:p w14:paraId="4A6D0D13" w14:textId="77777777" w:rsidR="00562F87" w:rsidRDefault="00A42A00">
      <w:pPr>
        <w:pStyle w:val="Properties"/>
      </w:pPr>
      <w:r>
        <w:t>Version 1.0  Phase 1.0  Proposed</w:t>
      </w:r>
    </w:p>
    <w:p w14:paraId="549B6239" w14:textId="77777777" w:rsidR="00562F87" w:rsidRDefault="00A42A00">
      <w:pPr>
        <w:pStyle w:val="Properties"/>
      </w:pPr>
      <w:proofErr w:type="spellStart"/>
      <w:r>
        <w:t>eivind.mong</w:t>
      </w:r>
      <w:proofErr w:type="spellEnd"/>
      <w:r>
        <w:t xml:space="preserve"> created on 01-Jan-2018.  Last modified 20-Aug-2018</w:t>
      </w:r>
    </w:p>
    <w:p w14:paraId="68141A1E" w14:textId="77777777" w:rsidR="00562F87" w:rsidRDefault="00A42A00">
      <w:pPr>
        <w:pStyle w:val="Properties"/>
      </w:pPr>
      <w:r>
        <w:t>Alias PERMIS</w:t>
      </w:r>
    </w:p>
    <w:p w14:paraId="663AE2F0"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885DEF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C20FC8E" w14:textId="77777777" w:rsidR="00562F87" w:rsidRDefault="00A42A00">
            <w:pPr>
              <w:pStyle w:val="TableHeadingLight"/>
            </w:pPr>
            <w:r>
              <w:t>ATTRIBUTES</w:t>
            </w:r>
          </w:p>
        </w:tc>
      </w:tr>
      <w:tr w:rsidR="00562F87" w14:paraId="1865888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C70AC9" w14:textId="77777777" w:rsidR="00562F87" w:rsidRDefault="00562F87">
            <w:pPr>
              <w:pStyle w:val="TableTextNormal"/>
            </w:pPr>
          </w:p>
          <w:p w14:paraId="08F59A30" w14:textId="77777777" w:rsidR="00562F87" w:rsidRDefault="00A42A00">
            <w:pPr>
              <w:pStyle w:val="TableTextNormal"/>
            </w:pPr>
            <w:r>
              <w:rPr>
                <w:noProof/>
                <w:sz w:val="0"/>
                <w:szCs w:val="0"/>
              </w:rPr>
              <w:drawing>
                <wp:inline distT="0" distB="0" distL="0" distR="0" wp14:anchorId="048087FA" wp14:editId="51ED46E7">
                  <wp:extent cx="114300" cy="1143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categoryOfRelationship</w:t>
            </w:r>
            <w:proofErr w:type="spellEnd"/>
            <w:r>
              <w:t xml:space="preserve"> : </w:t>
            </w:r>
            <w:proofErr w:type="spellStart"/>
            <w:r>
              <w:t>categoryOfRelationship</w:t>
            </w:r>
            <w:proofErr w:type="spellEnd"/>
            <w:r>
              <w:t xml:space="preserve">  Public</w:t>
            </w:r>
          </w:p>
          <w:p w14:paraId="5128DCC2" w14:textId="77777777" w:rsidR="00562F87" w:rsidRDefault="00562F87">
            <w:pPr>
              <w:pStyle w:val="TableTextNormal"/>
              <w:tabs>
                <w:tab w:val="left" w:pos="540"/>
              </w:tabs>
            </w:pPr>
          </w:p>
          <w:p w14:paraId="27A9D698" w14:textId="77777777" w:rsidR="00562F87" w:rsidRDefault="00A42A00">
            <w:pPr>
              <w:pStyle w:val="TableTextNormal"/>
            </w:pPr>
            <w:r>
              <w:t>This attribute expresses the level of insistence for or against an action or activity by a vessel of the subset described by the APPLIC object at one end in relation to the feature at the other end of the association.</w:t>
            </w:r>
          </w:p>
          <w:p w14:paraId="399A5013" w14:textId="77777777" w:rsidR="00562F87" w:rsidRDefault="00A42A00">
            <w:pPr>
              <w:pStyle w:val="TableTextNormal"/>
              <w:tabs>
                <w:tab w:val="left" w:pos="1440"/>
              </w:tabs>
              <w:jc w:val="right"/>
            </w:pPr>
            <w:r>
              <w:rPr>
                <w:rStyle w:val="TableFieldLabel"/>
              </w:rPr>
              <w:t>[ Stereotype is «S100_Enum». Is static True. Containment is Not Specified. ]</w:t>
            </w:r>
          </w:p>
          <w:p w14:paraId="6FFEADFC" w14:textId="77777777" w:rsidR="00562F87" w:rsidRDefault="00562F87">
            <w:pPr>
              <w:pStyle w:val="TableTextNormal"/>
              <w:tabs>
                <w:tab w:val="left" w:pos="720"/>
              </w:tabs>
            </w:pPr>
          </w:p>
        </w:tc>
      </w:tr>
    </w:tbl>
    <w:p w14:paraId="0A33266B" w14:textId="77777777" w:rsidR="00562F87" w:rsidRDefault="00562F87">
      <w:pPr>
        <w:pStyle w:val="Notes"/>
      </w:pPr>
    </w:p>
    <w:p w14:paraId="67559103" w14:textId="77777777" w:rsidR="00562F87" w:rsidRDefault="00A42A00">
      <w:pPr>
        <w:pStyle w:val="Notes"/>
      </w:pPr>
      <w:r>
        <w:t xml:space="preserve">  </w:t>
      </w:r>
      <w:bookmarkEnd w:id="143"/>
    </w:p>
    <w:p w14:paraId="58A91E7E" w14:textId="77777777" w:rsidR="00562F87" w:rsidRDefault="00562F87">
      <w:pPr>
        <w:pStyle w:val="Notes"/>
      </w:pPr>
    </w:p>
    <w:p w14:paraId="6B03B205" w14:textId="77777777" w:rsidR="00562F87" w:rsidRDefault="00A42A00">
      <w:pPr>
        <w:pStyle w:val="Heading3"/>
      </w:pPr>
      <w:bookmarkStart w:id="145" w:name="BKM_D388DB35_EBD6_41F3_808F_4E90F3F33C00"/>
      <w:bookmarkStart w:id="146" w:name="_Toc25000135"/>
      <w:proofErr w:type="spellStart"/>
      <w:r>
        <w:t>bearingInformation</w:t>
      </w:r>
      <w:bookmarkEnd w:id="146"/>
      <w:proofErr w:type="spellEnd"/>
    </w:p>
    <w:p w14:paraId="07D15963"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055EF047" w14:textId="77777777" w:rsidR="00562F87" w:rsidRDefault="00562F87">
      <w:pPr>
        <w:pStyle w:val="Notes"/>
        <w:tabs>
          <w:tab w:val="left" w:pos="720"/>
        </w:tabs>
      </w:pPr>
    </w:p>
    <w:p w14:paraId="263487F2" w14:textId="77777777" w:rsidR="00562F87" w:rsidRDefault="00A42A00">
      <w:pPr>
        <w:pStyle w:val="Notes"/>
      </w:pPr>
      <w:r>
        <w:t>A bearing is the direction one object is from another object.</w:t>
      </w:r>
    </w:p>
    <w:p w14:paraId="48501293" w14:textId="77777777" w:rsidR="00562F87" w:rsidRDefault="00A42A00">
      <w:pPr>
        <w:pStyle w:val="Notes"/>
      </w:pPr>
      <w:r>
        <w:t>At least one of the sub-attributes must be present.</w:t>
      </w:r>
    </w:p>
    <w:p w14:paraId="42E56C11" w14:textId="77777777" w:rsidR="00562F87" w:rsidRDefault="00562F87">
      <w:pPr>
        <w:pStyle w:val="Notes"/>
      </w:pPr>
    </w:p>
    <w:p w14:paraId="766F99C5" w14:textId="77777777" w:rsidR="00562F87" w:rsidRDefault="00A42A00">
      <w:pPr>
        <w:pStyle w:val="Properties"/>
      </w:pPr>
      <w:proofErr w:type="spellStart"/>
      <w:r>
        <w:lastRenderedPageBreak/>
        <w:t>bearingInformation</w:t>
      </w:r>
      <w:proofErr w:type="spellEnd"/>
      <w:r>
        <w:t xml:space="preserve"> </w:t>
      </w:r>
    </w:p>
    <w:p w14:paraId="326B135A" w14:textId="77777777" w:rsidR="00562F87" w:rsidRDefault="00A42A00">
      <w:pPr>
        <w:pStyle w:val="Properties"/>
      </w:pPr>
      <w:r>
        <w:t>Version 1.0  Phase 1.0  Proposed</w:t>
      </w:r>
    </w:p>
    <w:p w14:paraId="50D2360A" w14:textId="77777777" w:rsidR="00562F87" w:rsidRDefault="00A42A00">
      <w:pPr>
        <w:pStyle w:val="Properties"/>
      </w:pPr>
      <w:proofErr w:type="spellStart"/>
      <w:r>
        <w:t>raphaelm</w:t>
      </w:r>
      <w:proofErr w:type="spellEnd"/>
      <w:r>
        <w:t xml:space="preserve"> created on 01-Jan-2018.  Last modified 20-Aug-2018</w:t>
      </w:r>
    </w:p>
    <w:p w14:paraId="2B700F60" w14:textId="77777777" w:rsidR="00562F87" w:rsidRDefault="00A42A00">
      <w:pPr>
        <w:pStyle w:val="Properties"/>
      </w:pPr>
      <w:r>
        <w:t>Alias BRGINF</w:t>
      </w:r>
    </w:p>
    <w:p w14:paraId="050AA561" w14:textId="77777777" w:rsidR="00562F87" w:rsidRDefault="00562F87">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62F87" w14:paraId="698689A5"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772301" w14:textId="77777777" w:rsidR="00562F87" w:rsidRDefault="00A42A00">
            <w:pPr>
              <w:pStyle w:val="TableHeadingLight"/>
            </w:pPr>
            <w:r>
              <w:t>CONSTRAINTS</w:t>
            </w:r>
          </w:p>
        </w:tc>
      </w:tr>
      <w:tr w:rsidR="00562F87" w14:paraId="4416D908"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5B6631" w14:textId="77777777" w:rsidR="00562F87" w:rsidRDefault="00562F87">
            <w:pPr>
              <w:pStyle w:val="TableTextNormal"/>
            </w:pPr>
          </w:p>
          <w:p w14:paraId="726C4B2D" w14:textId="77777777" w:rsidR="00562F87" w:rsidRDefault="00A42A00">
            <w:pPr>
              <w:pStyle w:val="TableTextNormal"/>
            </w:pPr>
            <w:r>
              <w:rPr>
                <w:noProof/>
                <w:sz w:val="0"/>
                <w:szCs w:val="0"/>
              </w:rPr>
              <w:drawing>
                <wp:inline distT="0" distB="0" distL="0" distR="0" wp14:anchorId="16C5F7E4" wp14:editId="43C3B5DA">
                  <wp:extent cx="11430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Invariant.  count(</w:t>
            </w:r>
            <w:proofErr w:type="spellStart"/>
            <w:r>
              <w:t>sectorBearing</w:t>
            </w:r>
            <w:proofErr w:type="spellEnd"/>
            <w:r>
              <w:t>) = 0 or 2</w:t>
            </w:r>
          </w:p>
          <w:p w14:paraId="3F8CF456" w14:textId="77777777" w:rsidR="00562F87" w:rsidRDefault="00A42A00">
            <w:pPr>
              <w:pStyle w:val="TableTextNormal"/>
              <w:jc w:val="right"/>
            </w:pPr>
            <w:r>
              <w:rPr>
                <w:rStyle w:val="TableFieldLabel"/>
              </w:rPr>
              <w:t>[ Proposed, Weight is 0. ]</w:t>
            </w:r>
          </w:p>
          <w:p w14:paraId="1D864BCE" w14:textId="77777777" w:rsidR="00562F87" w:rsidRDefault="00562F87">
            <w:pPr>
              <w:pStyle w:val="TableTextNormal"/>
            </w:pPr>
          </w:p>
        </w:tc>
      </w:tr>
    </w:tbl>
    <w:p w14:paraId="3B90CE6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6CA170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D4B8F6D" w14:textId="77777777" w:rsidR="00562F87" w:rsidRDefault="00A42A00">
            <w:pPr>
              <w:pStyle w:val="TableHeadingLight"/>
            </w:pPr>
            <w:r>
              <w:t>ATTRIBUTES</w:t>
            </w:r>
          </w:p>
        </w:tc>
      </w:tr>
      <w:tr w:rsidR="00562F87" w14:paraId="31694DB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E30804" w14:textId="77777777" w:rsidR="00562F87" w:rsidRDefault="00562F87">
            <w:pPr>
              <w:pStyle w:val="TableTextNormal"/>
            </w:pPr>
          </w:p>
          <w:p w14:paraId="5DB7676E" w14:textId="77777777" w:rsidR="00562F87" w:rsidRDefault="00A42A00">
            <w:pPr>
              <w:pStyle w:val="TableTextNormal"/>
            </w:pPr>
            <w:r>
              <w:rPr>
                <w:noProof/>
                <w:sz w:val="0"/>
                <w:szCs w:val="0"/>
              </w:rPr>
              <w:drawing>
                <wp:inline distT="0" distB="0" distL="0" distR="0" wp14:anchorId="462445BC" wp14:editId="78941975">
                  <wp:extent cx="114300" cy="1143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cardinalDirection</w:t>
            </w:r>
            <w:proofErr w:type="spellEnd"/>
            <w:r>
              <w:t xml:space="preserve"> : </w:t>
            </w:r>
            <w:proofErr w:type="spellStart"/>
            <w:r>
              <w:t>cardinalDirection</w:t>
            </w:r>
            <w:proofErr w:type="spellEnd"/>
            <w:r>
              <w:t xml:space="preserve">  Public</w:t>
            </w:r>
          </w:p>
          <w:p w14:paraId="6007C8F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5B59C0D" w14:textId="77777777" w:rsidR="00562F87" w:rsidRDefault="00A42A00">
            <w:pPr>
              <w:pStyle w:val="TableTextNormal"/>
              <w:tabs>
                <w:tab w:val="left" w:pos="1440"/>
              </w:tabs>
              <w:jc w:val="right"/>
            </w:pPr>
            <w:r>
              <w:rPr>
                <w:rStyle w:val="TableFieldLabel"/>
              </w:rPr>
              <w:t>[ Stereotype is «S100_Simple». Is static True. Containment is Not Specified. ]</w:t>
            </w:r>
          </w:p>
          <w:p w14:paraId="43305CEA" w14:textId="77777777" w:rsidR="00562F87" w:rsidRDefault="00562F87">
            <w:pPr>
              <w:pStyle w:val="TableTextNormal"/>
              <w:tabs>
                <w:tab w:val="left" w:pos="720"/>
              </w:tabs>
            </w:pPr>
          </w:p>
        </w:tc>
      </w:tr>
      <w:tr w:rsidR="00562F87" w14:paraId="7886409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D6E448" w14:textId="77777777" w:rsidR="00562F87" w:rsidRDefault="00562F87">
            <w:pPr>
              <w:pStyle w:val="TableTextNormal"/>
            </w:pPr>
          </w:p>
          <w:p w14:paraId="62007B97" w14:textId="77777777" w:rsidR="00562F87" w:rsidRDefault="00A42A00">
            <w:pPr>
              <w:pStyle w:val="TableTextNormal"/>
            </w:pPr>
            <w:r>
              <w:rPr>
                <w:noProof/>
                <w:sz w:val="0"/>
                <w:szCs w:val="0"/>
              </w:rPr>
              <w:drawing>
                <wp:inline distT="0" distB="0" distL="0" distR="0" wp14:anchorId="64A18760" wp14:editId="23D3610B">
                  <wp:extent cx="114300" cy="1143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distance : Real  Public</w:t>
            </w:r>
          </w:p>
          <w:p w14:paraId="47923D1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03EE1D7" w14:textId="77777777" w:rsidR="00562F87" w:rsidRDefault="00A42A00">
            <w:pPr>
              <w:pStyle w:val="TableTextNormal"/>
              <w:tabs>
                <w:tab w:val="left" w:pos="1440"/>
              </w:tabs>
              <w:jc w:val="right"/>
            </w:pPr>
            <w:r>
              <w:rPr>
                <w:rStyle w:val="TableFieldLabel"/>
              </w:rPr>
              <w:t>[ Stereotype is «S100_Simple». Is static True. Containment is Not Specified. ]</w:t>
            </w:r>
          </w:p>
          <w:p w14:paraId="176AD551" w14:textId="77777777" w:rsidR="00562F87" w:rsidRDefault="00562F87">
            <w:pPr>
              <w:pStyle w:val="TableTextNormal"/>
              <w:tabs>
                <w:tab w:val="left" w:pos="720"/>
              </w:tabs>
            </w:pPr>
          </w:p>
        </w:tc>
      </w:tr>
      <w:tr w:rsidR="00562F87" w14:paraId="7008CE6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68DB96" w14:textId="77777777" w:rsidR="00562F87" w:rsidRDefault="00562F87">
            <w:pPr>
              <w:pStyle w:val="TableTextNormal"/>
            </w:pPr>
          </w:p>
          <w:p w14:paraId="3EBCF7B6" w14:textId="77777777" w:rsidR="00562F87" w:rsidRDefault="00A42A00">
            <w:pPr>
              <w:pStyle w:val="TableTextNormal"/>
            </w:pPr>
            <w:r>
              <w:rPr>
                <w:noProof/>
                <w:sz w:val="0"/>
                <w:szCs w:val="0"/>
              </w:rPr>
              <w:drawing>
                <wp:inline distT="0" distB="0" distL="0" distR="0" wp14:anchorId="7F3E9D70" wp14:editId="202AC59B">
                  <wp:extent cx="114300" cy="1143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7277E25F"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7C344DDF" w14:textId="77777777" w:rsidR="00562F87" w:rsidRDefault="00A42A00">
            <w:pPr>
              <w:pStyle w:val="TableTextNormal"/>
              <w:tabs>
                <w:tab w:val="left" w:pos="1440"/>
              </w:tabs>
              <w:jc w:val="right"/>
            </w:pPr>
            <w:r>
              <w:rPr>
                <w:rStyle w:val="TableFieldLabel"/>
              </w:rPr>
              <w:t>[ Stereotype is «S100_Complex». Is static True. Containment is Not Specified. ]</w:t>
            </w:r>
          </w:p>
          <w:p w14:paraId="7D9C4B7C" w14:textId="77777777" w:rsidR="00562F87" w:rsidRDefault="00562F87">
            <w:pPr>
              <w:pStyle w:val="TableTextNormal"/>
              <w:tabs>
                <w:tab w:val="left" w:pos="720"/>
              </w:tabs>
            </w:pPr>
          </w:p>
        </w:tc>
      </w:tr>
      <w:tr w:rsidR="00562F87" w14:paraId="5D1850B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E33716" w14:textId="77777777" w:rsidR="00562F87" w:rsidRDefault="00562F87">
            <w:pPr>
              <w:pStyle w:val="TableTextNormal"/>
            </w:pPr>
          </w:p>
          <w:p w14:paraId="53C50F99" w14:textId="77777777" w:rsidR="00562F87" w:rsidRDefault="00A42A00">
            <w:pPr>
              <w:pStyle w:val="TableTextNormal"/>
            </w:pPr>
            <w:r>
              <w:rPr>
                <w:noProof/>
                <w:sz w:val="0"/>
                <w:szCs w:val="0"/>
              </w:rPr>
              <w:drawing>
                <wp:inline distT="0" distB="0" distL="0" distR="0" wp14:anchorId="23EB7EC9" wp14:editId="1C6BB6B2">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orientation : orientation  Public</w:t>
            </w:r>
          </w:p>
          <w:p w14:paraId="49F43AC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9807243" w14:textId="77777777" w:rsidR="00562F87" w:rsidRDefault="00A42A00">
            <w:pPr>
              <w:pStyle w:val="TableTextNormal"/>
              <w:tabs>
                <w:tab w:val="left" w:pos="1440"/>
              </w:tabs>
              <w:jc w:val="right"/>
            </w:pPr>
            <w:r>
              <w:rPr>
                <w:rStyle w:val="TableFieldLabel"/>
              </w:rPr>
              <w:t>[ Stereotype is «S100_Complex». Is static True. Containment is Not Specified. ]</w:t>
            </w:r>
          </w:p>
          <w:p w14:paraId="0FAC3921" w14:textId="77777777" w:rsidR="00562F87" w:rsidRDefault="00562F87">
            <w:pPr>
              <w:pStyle w:val="TableTextNormal"/>
              <w:tabs>
                <w:tab w:val="left" w:pos="720"/>
              </w:tabs>
            </w:pPr>
          </w:p>
        </w:tc>
      </w:tr>
      <w:tr w:rsidR="00562F87" w14:paraId="5FFDF9C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DDA9B8" w14:textId="77777777" w:rsidR="00562F87" w:rsidRDefault="00562F87">
            <w:pPr>
              <w:pStyle w:val="TableTextNormal"/>
            </w:pPr>
          </w:p>
          <w:p w14:paraId="3AC4A986" w14:textId="77777777" w:rsidR="00562F87" w:rsidRDefault="00A42A00">
            <w:pPr>
              <w:pStyle w:val="TableTextNormal"/>
            </w:pPr>
            <w:r>
              <w:rPr>
                <w:noProof/>
                <w:sz w:val="0"/>
                <w:szCs w:val="0"/>
              </w:rPr>
              <w:drawing>
                <wp:inline distT="0" distB="0" distL="0" distR="0" wp14:anchorId="6B4C7DB0" wp14:editId="707EBD86">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sectorBearing</w:t>
            </w:r>
            <w:proofErr w:type="spellEnd"/>
            <w:r>
              <w:t xml:space="preserve"> : Real  Public</w:t>
            </w:r>
          </w:p>
          <w:p w14:paraId="25A83D91" w14:textId="77777777" w:rsidR="00562F87" w:rsidRDefault="00A42A00">
            <w:pPr>
              <w:pStyle w:val="TableTextNormal"/>
              <w:ind w:left="540"/>
            </w:pPr>
            <w:r>
              <w:rPr>
                <w:rStyle w:val="TableFieldLabel"/>
              </w:rPr>
              <w:t>Multiplicity:</w:t>
            </w:r>
            <w:r>
              <w:t xml:space="preserve"> (  [0..2], </w:t>
            </w:r>
            <w:r>
              <w:rPr>
                <w:rStyle w:val="TableFieldLabel"/>
              </w:rPr>
              <w:t>Allow duplicates:</w:t>
            </w:r>
            <w:r>
              <w:t xml:space="preserve"> 0, </w:t>
            </w:r>
            <w:r>
              <w:rPr>
                <w:rStyle w:val="TableFieldLabel"/>
              </w:rPr>
              <w:t>Is ordered:</w:t>
            </w:r>
            <w:r>
              <w:t xml:space="preserve"> True )</w:t>
            </w:r>
          </w:p>
          <w:p w14:paraId="424EACE2" w14:textId="77777777" w:rsidR="00562F87" w:rsidRDefault="00A42A00">
            <w:pPr>
              <w:pStyle w:val="TableTextNormal"/>
              <w:tabs>
                <w:tab w:val="left" w:pos="1440"/>
              </w:tabs>
              <w:jc w:val="right"/>
            </w:pPr>
            <w:r>
              <w:rPr>
                <w:rStyle w:val="TableFieldLabel"/>
              </w:rPr>
              <w:t>[ Stereotype is «S100_Simple». Is static True. Containment is Not Specified. ]</w:t>
            </w:r>
          </w:p>
          <w:p w14:paraId="5F4B1F55" w14:textId="77777777" w:rsidR="00562F87" w:rsidRDefault="00562F87">
            <w:pPr>
              <w:pStyle w:val="TableTextNormal"/>
              <w:tabs>
                <w:tab w:val="left" w:pos="720"/>
              </w:tabs>
            </w:pPr>
          </w:p>
        </w:tc>
      </w:tr>
    </w:tbl>
    <w:p w14:paraId="2D64822A" w14:textId="77777777" w:rsidR="00562F87" w:rsidRDefault="00562F87">
      <w:pPr>
        <w:pStyle w:val="Notes"/>
      </w:pPr>
    </w:p>
    <w:p w14:paraId="03E25F8D" w14:textId="77777777" w:rsidR="00562F87" w:rsidRDefault="00A42A00">
      <w:pPr>
        <w:pStyle w:val="Notes"/>
      </w:pPr>
      <w:r>
        <w:t xml:space="preserve">  </w:t>
      </w:r>
      <w:bookmarkEnd w:id="145"/>
    </w:p>
    <w:p w14:paraId="1E7852FB" w14:textId="77777777" w:rsidR="00562F87" w:rsidRDefault="00562F87">
      <w:pPr>
        <w:pStyle w:val="Notes"/>
      </w:pPr>
    </w:p>
    <w:p w14:paraId="091427DA" w14:textId="77777777" w:rsidR="00562F87" w:rsidRDefault="00A42A00">
      <w:pPr>
        <w:pStyle w:val="Heading3"/>
      </w:pPr>
      <w:bookmarkStart w:id="147" w:name="BKM_CC42CB24_83E6_4C12_9684_BC8BECA209A5"/>
      <w:bookmarkStart w:id="148" w:name="_Toc25000136"/>
      <w:proofErr w:type="spellStart"/>
      <w:r>
        <w:t>contactAddress</w:t>
      </w:r>
      <w:bookmarkEnd w:id="148"/>
      <w:proofErr w:type="spellEnd"/>
    </w:p>
    <w:p w14:paraId="6549804E"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4FCC0D52" w14:textId="77777777" w:rsidR="00562F87" w:rsidRDefault="00562F87">
      <w:pPr>
        <w:pStyle w:val="Notes"/>
        <w:tabs>
          <w:tab w:val="left" w:pos="720"/>
        </w:tabs>
      </w:pPr>
    </w:p>
    <w:p w14:paraId="6227EC96" w14:textId="77777777" w:rsidR="00562F87" w:rsidRDefault="00A42A00">
      <w:pPr>
        <w:pStyle w:val="Notes"/>
      </w:pPr>
      <w:r>
        <w:t xml:space="preserve">Direction or superscription of a letter, package, etc., specifying the name of the place to which it is directed, and optionally a contact person or </w:t>
      </w:r>
      <w:proofErr w:type="spellStart"/>
      <w:r>
        <w:t>organisation</w:t>
      </w:r>
      <w:proofErr w:type="spellEnd"/>
      <w:r>
        <w:t xml:space="preserve"> who should receive it. (Oxford English Dictionary, 2nd Ed., adapted).</w:t>
      </w:r>
    </w:p>
    <w:p w14:paraId="30AC229D" w14:textId="77777777" w:rsidR="00562F87" w:rsidRDefault="00562F87">
      <w:pPr>
        <w:pStyle w:val="Notes"/>
      </w:pPr>
    </w:p>
    <w:p w14:paraId="56B8BEFF" w14:textId="77777777" w:rsidR="00562F87" w:rsidRDefault="00A42A00">
      <w:pPr>
        <w:pStyle w:val="Properties"/>
      </w:pPr>
      <w:proofErr w:type="spellStart"/>
      <w:r>
        <w:t>contactAddress</w:t>
      </w:r>
      <w:proofErr w:type="spellEnd"/>
      <w:r>
        <w:t xml:space="preserve"> </w:t>
      </w:r>
    </w:p>
    <w:p w14:paraId="08840DF0" w14:textId="77777777" w:rsidR="00562F87" w:rsidRDefault="00A42A00">
      <w:pPr>
        <w:pStyle w:val="Properties"/>
      </w:pPr>
      <w:r>
        <w:t>Version 1.0  Phase 1.0  Proposed</w:t>
      </w:r>
    </w:p>
    <w:p w14:paraId="4D1766BC" w14:textId="77777777" w:rsidR="00562F87" w:rsidRDefault="00A42A00">
      <w:pPr>
        <w:pStyle w:val="Properties"/>
      </w:pPr>
      <w:proofErr w:type="spellStart"/>
      <w:r>
        <w:t>raphaelm</w:t>
      </w:r>
      <w:proofErr w:type="spellEnd"/>
      <w:r>
        <w:t xml:space="preserve"> created on 01-Jan-2018.  Last modified 20-Aug-2018</w:t>
      </w:r>
    </w:p>
    <w:p w14:paraId="15CD1D2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1D5D63C"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E344DD" w14:textId="77777777" w:rsidR="00562F87" w:rsidRDefault="00A42A00">
            <w:pPr>
              <w:pStyle w:val="TableHeadingLight"/>
            </w:pPr>
            <w:r>
              <w:t>ATTRIBUTES</w:t>
            </w:r>
          </w:p>
        </w:tc>
      </w:tr>
      <w:tr w:rsidR="00562F87" w14:paraId="2336797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8890B1" w14:textId="77777777" w:rsidR="00562F87" w:rsidRDefault="00562F87">
            <w:pPr>
              <w:pStyle w:val="TableTextNormal"/>
            </w:pPr>
          </w:p>
          <w:p w14:paraId="6923A86C" w14:textId="77777777" w:rsidR="00562F87" w:rsidRDefault="00A42A00">
            <w:pPr>
              <w:pStyle w:val="TableTextNormal"/>
            </w:pPr>
            <w:r>
              <w:rPr>
                <w:noProof/>
                <w:sz w:val="0"/>
                <w:szCs w:val="0"/>
              </w:rPr>
              <w:drawing>
                <wp:inline distT="0" distB="0" distL="0" distR="0" wp14:anchorId="4939AFCC" wp14:editId="4519F129">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deliveryPoint</w:t>
            </w:r>
            <w:proofErr w:type="spellEnd"/>
            <w:r>
              <w:t xml:space="preserve"> : text  Public</w:t>
            </w:r>
          </w:p>
          <w:p w14:paraId="18011413" w14:textId="77777777" w:rsidR="00562F87" w:rsidRDefault="00A42A00">
            <w:pPr>
              <w:pStyle w:val="TableTextNormal"/>
              <w:ind w:left="540"/>
            </w:pPr>
            <w:r>
              <w:rPr>
                <w:rStyle w:val="TableFieldLabel"/>
              </w:rPr>
              <w:t>Alias:</w:t>
            </w:r>
            <w:r>
              <w:t xml:space="preserve">  DELPNT</w:t>
            </w:r>
          </w:p>
          <w:p w14:paraId="7C6BD266"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F73876B" w14:textId="77777777" w:rsidR="00562F87" w:rsidRDefault="00562F87">
            <w:pPr>
              <w:pStyle w:val="TableTextNormal"/>
              <w:tabs>
                <w:tab w:val="left" w:pos="540"/>
              </w:tabs>
            </w:pPr>
          </w:p>
          <w:p w14:paraId="1E1EF129" w14:textId="77777777" w:rsidR="00562F87" w:rsidRDefault="00A42A00">
            <w:pPr>
              <w:pStyle w:val="TableTextNormal"/>
            </w:pPr>
            <w:r>
              <w:t xml:space="preserve">Details of where post can be delivered such as the apartment, name and/or number of a street, building or PO Box. </w:t>
            </w:r>
          </w:p>
          <w:p w14:paraId="24166AD8" w14:textId="77777777" w:rsidR="00562F87" w:rsidRDefault="00A42A00">
            <w:pPr>
              <w:pStyle w:val="TableTextNormal"/>
              <w:tabs>
                <w:tab w:val="left" w:pos="1440"/>
              </w:tabs>
              <w:jc w:val="right"/>
            </w:pPr>
            <w:r>
              <w:rPr>
                <w:rStyle w:val="TableFieldLabel"/>
              </w:rPr>
              <w:t>[ Stereotype is «S100_Simple». Is static True. Containment is Not Specified. ]</w:t>
            </w:r>
          </w:p>
          <w:p w14:paraId="0B0D95BF" w14:textId="77777777" w:rsidR="00562F87" w:rsidRDefault="00562F87">
            <w:pPr>
              <w:pStyle w:val="TableTextNormal"/>
              <w:tabs>
                <w:tab w:val="left" w:pos="720"/>
              </w:tabs>
            </w:pPr>
          </w:p>
        </w:tc>
      </w:tr>
      <w:tr w:rsidR="00562F87" w14:paraId="4B24073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DF4D41" w14:textId="77777777" w:rsidR="00562F87" w:rsidRDefault="00562F87">
            <w:pPr>
              <w:pStyle w:val="TableTextNormal"/>
            </w:pPr>
          </w:p>
          <w:p w14:paraId="40A3B432" w14:textId="77777777" w:rsidR="00562F87" w:rsidRDefault="00A42A00">
            <w:pPr>
              <w:pStyle w:val="TableTextNormal"/>
            </w:pPr>
            <w:r>
              <w:rPr>
                <w:noProof/>
                <w:sz w:val="0"/>
                <w:szCs w:val="0"/>
              </w:rPr>
              <w:drawing>
                <wp:inline distT="0" distB="0" distL="0" distR="0" wp14:anchorId="0F4599C0" wp14:editId="7C2804C8">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cityName</w:t>
            </w:r>
            <w:proofErr w:type="spellEnd"/>
            <w:r>
              <w:t xml:space="preserve"> : text  Public</w:t>
            </w:r>
          </w:p>
          <w:p w14:paraId="6344A61F" w14:textId="77777777" w:rsidR="00562F87" w:rsidRDefault="00A42A00">
            <w:pPr>
              <w:pStyle w:val="TableTextNormal"/>
              <w:ind w:left="540"/>
            </w:pPr>
            <w:r>
              <w:rPr>
                <w:rStyle w:val="TableFieldLabel"/>
              </w:rPr>
              <w:t>Alias:</w:t>
            </w:r>
            <w:r>
              <w:t xml:space="preserve">  CITYNM</w:t>
            </w:r>
          </w:p>
          <w:p w14:paraId="5BA5E9C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7071E97" w14:textId="77777777" w:rsidR="00562F87" w:rsidRDefault="00562F87">
            <w:pPr>
              <w:pStyle w:val="TableTextNormal"/>
              <w:tabs>
                <w:tab w:val="left" w:pos="540"/>
              </w:tabs>
            </w:pPr>
          </w:p>
          <w:p w14:paraId="372D346A" w14:textId="77777777" w:rsidR="00562F87" w:rsidRDefault="00A42A00">
            <w:pPr>
              <w:pStyle w:val="TableTextNormal"/>
            </w:pPr>
            <w:r>
              <w:lastRenderedPageBreak/>
              <w:t xml:space="preserve">The name of a town or city. </w:t>
            </w:r>
          </w:p>
          <w:p w14:paraId="5C408AC4" w14:textId="77777777" w:rsidR="00562F87" w:rsidRDefault="00A42A00">
            <w:pPr>
              <w:pStyle w:val="TableTextNormal"/>
              <w:tabs>
                <w:tab w:val="left" w:pos="1440"/>
              </w:tabs>
              <w:jc w:val="right"/>
            </w:pPr>
            <w:r>
              <w:rPr>
                <w:rStyle w:val="TableFieldLabel"/>
              </w:rPr>
              <w:t>[ Stereotype is «S100_Simple». Is static True. Containment is Not Specified. ]</w:t>
            </w:r>
          </w:p>
          <w:p w14:paraId="33186D40" w14:textId="77777777" w:rsidR="00562F87" w:rsidRDefault="00562F87">
            <w:pPr>
              <w:pStyle w:val="TableTextNormal"/>
              <w:tabs>
                <w:tab w:val="left" w:pos="720"/>
              </w:tabs>
            </w:pPr>
          </w:p>
        </w:tc>
      </w:tr>
      <w:tr w:rsidR="00562F87" w14:paraId="11518F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36AAF1" w14:textId="77777777" w:rsidR="00562F87" w:rsidRDefault="00562F87">
            <w:pPr>
              <w:pStyle w:val="TableTextNormal"/>
            </w:pPr>
          </w:p>
          <w:p w14:paraId="0C48BC17" w14:textId="77777777" w:rsidR="00562F87" w:rsidRDefault="00A42A00">
            <w:pPr>
              <w:pStyle w:val="TableTextNormal"/>
            </w:pPr>
            <w:r>
              <w:rPr>
                <w:noProof/>
                <w:sz w:val="0"/>
                <w:szCs w:val="0"/>
              </w:rPr>
              <w:drawing>
                <wp:inline distT="0" distB="0" distL="0" distR="0" wp14:anchorId="264C690A" wp14:editId="5C666C30">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administrativeDivision</w:t>
            </w:r>
            <w:proofErr w:type="spellEnd"/>
            <w:r>
              <w:t xml:space="preserve"> : text  Public</w:t>
            </w:r>
          </w:p>
          <w:p w14:paraId="5D647E58" w14:textId="77777777" w:rsidR="00562F87" w:rsidRDefault="00A42A00">
            <w:pPr>
              <w:pStyle w:val="TableTextNormal"/>
              <w:ind w:left="540"/>
            </w:pPr>
            <w:r>
              <w:rPr>
                <w:rStyle w:val="TableFieldLabel"/>
              </w:rPr>
              <w:t>Alias:</w:t>
            </w:r>
            <w:r>
              <w:t xml:space="preserve">  ADMDIV</w:t>
            </w:r>
          </w:p>
          <w:p w14:paraId="734FD47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89641DA" w14:textId="77777777" w:rsidR="00562F87" w:rsidRDefault="00562F87">
            <w:pPr>
              <w:pStyle w:val="TableTextNormal"/>
              <w:tabs>
                <w:tab w:val="left" w:pos="540"/>
              </w:tabs>
            </w:pPr>
          </w:p>
          <w:p w14:paraId="17692EA0" w14:textId="77777777" w:rsidR="00562F87" w:rsidRDefault="00A42A00">
            <w:pPr>
              <w:pStyle w:val="TableTextNormal"/>
            </w:pPr>
            <w:r>
              <w:t xml:space="preserve">Administrative division is a generic term for an administrative region within a country at a level below that of the sovereign state. </w:t>
            </w:r>
          </w:p>
          <w:p w14:paraId="392E6F37" w14:textId="77777777" w:rsidR="00562F87" w:rsidRDefault="00A42A00">
            <w:pPr>
              <w:pStyle w:val="TableTextNormal"/>
              <w:tabs>
                <w:tab w:val="left" w:pos="1440"/>
              </w:tabs>
              <w:jc w:val="right"/>
            </w:pPr>
            <w:r>
              <w:rPr>
                <w:rStyle w:val="TableFieldLabel"/>
              </w:rPr>
              <w:t>[ Stereotype is «S100_Simple». Is static True. Containment is Not Specified. ]</w:t>
            </w:r>
          </w:p>
          <w:p w14:paraId="456D6892" w14:textId="77777777" w:rsidR="00562F87" w:rsidRDefault="00562F87">
            <w:pPr>
              <w:pStyle w:val="TableTextNormal"/>
              <w:tabs>
                <w:tab w:val="left" w:pos="720"/>
              </w:tabs>
            </w:pPr>
          </w:p>
        </w:tc>
      </w:tr>
      <w:tr w:rsidR="00562F87" w14:paraId="4928380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080D0A" w14:textId="77777777" w:rsidR="00562F87" w:rsidRDefault="00562F87">
            <w:pPr>
              <w:pStyle w:val="TableTextNormal"/>
            </w:pPr>
          </w:p>
          <w:p w14:paraId="2CE8FB9F" w14:textId="77777777" w:rsidR="00562F87" w:rsidRDefault="00A42A00">
            <w:pPr>
              <w:pStyle w:val="TableTextNormal"/>
            </w:pPr>
            <w:r>
              <w:rPr>
                <w:noProof/>
                <w:sz w:val="0"/>
                <w:szCs w:val="0"/>
              </w:rPr>
              <w:drawing>
                <wp:inline distT="0" distB="0" distL="0" distR="0" wp14:anchorId="6051592F" wp14:editId="2BD7418F">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countryName</w:t>
            </w:r>
            <w:proofErr w:type="spellEnd"/>
            <w:r>
              <w:t xml:space="preserve"> : text  Public</w:t>
            </w:r>
          </w:p>
          <w:p w14:paraId="0109C514" w14:textId="77777777" w:rsidR="00562F87" w:rsidRDefault="00A42A00">
            <w:pPr>
              <w:pStyle w:val="TableTextNormal"/>
              <w:ind w:left="540"/>
            </w:pPr>
            <w:r>
              <w:rPr>
                <w:rStyle w:val="TableFieldLabel"/>
              </w:rPr>
              <w:t>Alias:</w:t>
            </w:r>
            <w:r>
              <w:t xml:space="preserve">  CONTRY</w:t>
            </w:r>
          </w:p>
          <w:p w14:paraId="6EDA45B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6B1CE45" w14:textId="77777777" w:rsidR="00562F87" w:rsidRDefault="00562F87">
            <w:pPr>
              <w:pStyle w:val="TableTextNormal"/>
              <w:tabs>
                <w:tab w:val="left" w:pos="540"/>
              </w:tabs>
            </w:pPr>
          </w:p>
          <w:p w14:paraId="2E4304A9" w14:textId="77777777" w:rsidR="00562F87" w:rsidRDefault="00A42A00">
            <w:pPr>
              <w:pStyle w:val="TableTextNormal"/>
            </w:pPr>
            <w:r>
              <w:t>The name of a nation.</w:t>
            </w:r>
          </w:p>
          <w:p w14:paraId="5C1687D5" w14:textId="77777777" w:rsidR="00562F87" w:rsidRDefault="00A42A00">
            <w:pPr>
              <w:pStyle w:val="TableTextNormal"/>
              <w:tabs>
                <w:tab w:val="left" w:pos="1440"/>
              </w:tabs>
              <w:jc w:val="right"/>
            </w:pPr>
            <w:r>
              <w:rPr>
                <w:rStyle w:val="TableFieldLabel"/>
              </w:rPr>
              <w:t>[ Stereotype is «S100_Simple». Is static True. Containment is Not Specified. ]</w:t>
            </w:r>
          </w:p>
          <w:p w14:paraId="6765D84F" w14:textId="77777777" w:rsidR="00562F87" w:rsidRDefault="00562F87">
            <w:pPr>
              <w:pStyle w:val="TableTextNormal"/>
              <w:tabs>
                <w:tab w:val="left" w:pos="720"/>
              </w:tabs>
            </w:pPr>
          </w:p>
        </w:tc>
      </w:tr>
      <w:tr w:rsidR="00562F87" w14:paraId="1CF7465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FB0D09" w14:textId="77777777" w:rsidR="00562F87" w:rsidRDefault="00562F87">
            <w:pPr>
              <w:pStyle w:val="TableTextNormal"/>
            </w:pPr>
          </w:p>
          <w:p w14:paraId="082FE299" w14:textId="77777777" w:rsidR="00562F87" w:rsidRDefault="00A42A00">
            <w:pPr>
              <w:pStyle w:val="TableTextNormal"/>
            </w:pPr>
            <w:r>
              <w:rPr>
                <w:noProof/>
                <w:sz w:val="0"/>
                <w:szCs w:val="0"/>
              </w:rPr>
              <w:drawing>
                <wp:inline distT="0" distB="0" distL="0" distR="0" wp14:anchorId="7BFACA7C" wp14:editId="5F36F872">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postalCode</w:t>
            </w:r>
            <w:proofErr w:type="spellEnd"/>
            <w:r>
              <w:t xml:space="preserve"> : text  Public</w:t>
            </w:r>
          </w:p>
          <w:p w14:paraId="3014B045" w14:textId="77777777" w:rsidR="00562F87" w:rsidRDefault="00A42A00">
            <w:pPr>
              <w:pStyle w:val="TableTextNormal"/>
              <w:ind w:left="540"/>
            </w:pPr>
            <w:r>
              <w:rPr>
                <w:rStyle w:val="TableFieldLabel"/>
              </w:rPr>
              <w:t>Alias:</w:t>
            </w:r>
            <w:r>
              <w:t xml:space="preserve">  POSCOD</w:t>
            </w:r>
          </w:p>
          <w:p w14:paraId="24BB12B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7CAEE66" w14:textId="77777777" w:rsidR="00562F87" w:rsidRDefault="00562F87">
            <w:pPr>
              <w:pStyle w:val="TableTextNormal"/>
              <w:tabs>
                <w:tab w:val="left" w:pos="540"/>
              </w:tabs>
            </w:pPr>
          </w:p>
          <w:p w14:paraId="7F287DB1" w14:textId="77777777" w:rsidR="00562F87" w:rsidRDefault="00A42A00">
            <w:pPr>
              <w:pStyle w:val="TableTextNormal"/>
            </w:pPr>
            <w:r>
              <w:t xml:space="preserve">Known in various countries as a postcode, or ZIP code, the postal code is a series of letters and/or digits that identifies each postal delivery area. </w:t>
            </w:r>
          </w:p>
          <w:p w14:paraId="4F6AE9CF" w14:textId="77777777" w:rsidR="00562F87" w:rsidRDefault="00A42A00">
            <w:pPr>
              <w:pStyle w:val="TableTextNormal"/>
              <w:tabs>
                <w:tab w:val="left" w:pos="1440"/>
              </w:tabs>
              <w:jc w:val="right"/>
            </w:pPr>
            <w:r>
              <w:rPr>
                <w:rStyle w:val="TableFieldLabel"/>
              </w:rPr>
              <w:t>[ Stereotype is «S100_Simple». Is static True. Containment is Not Specified. ]</w:t>
            </w:r>
          </w:p>
          <w:p w14:paraId="53988370" w14:textId="77777777" w:rsidR="00562F87" w:rsidRDefault="00562F87">
            <w:pPr>
              <w:pStyle w:val="TableTextNormal"/>
              <w:tabs>
                <w:tab w:val="left" w:pos="720"/>
              </w:tabs>
            </w:pPr>
          </w:p>
        </w:tc>
      </w:tr>
    </w:tbl>
    <w:p w14:paraId="55524B99" w14:textId="77777777" w:rsidR="00562F87" w:rsidRDefault="00562F87">
      <w:pPr>
        <w:pStyle w:val="Notes"/>
      </w:pPr>
    </w:p>
    <w:p w14:paraId="512B1E2C" w14:textId="77777777" w:rsidR="00562F87" w:rsidRDefault="00A42A00">
      <w:pPr>
        <w:pStyle w:val="Notes"/>
      </w:pPr>
      <w:r>
        <w:t xml:space="preserve">  </w:t>
      </w:r>
      <w:bookmarkEnd w:id="147"/>
    </w:p>
    <w:p w14:paraId="7E3165E8" w14:textId="77777777" w:rsidR="00562F87" w:rsidRDefault="00562F87">
      <w:pPr>
        <w:pStyle w:val="Notes"/>
      </w:pPr>
    </w:p>
    <w:p w14:paraId="481F7303" w14:textId="77777777" w:rsidR="00562F87" w:rsidRDefault="00A42A00">
      <w:pPr>
        <w:pStyle w:val="Heading3"/>
      </w:pPr>
      <w:bookmarkStart w:id="149" w:name="BKM_BEA9E329_6C92_4AD8_B988_EA391E2C04A0"/>
      <w:bookmarkStart w:id="150" w:name="_Toc25000137"/>
      <w:proofErr w:type="spellStart"/>
      <w:r>
        <w:t>featureName</w:t>
      </w:r>
      <w:bookmarkEnd w:id="150"/>
      <w:proofErr w:type="spellEnd"/>
    </w:p>
    <w:p w14:paraId="798C0C22"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0CBA7096" w14:textId="77777777" w:rsidR="00562F87" w:rsidRDefault="00562F87">
      <w:pPr>
        <w:pStyle w:val="Notes"/>
        <w:tabs>
          <w:tab w:val="left" w:pos="720"/>
        </w:tabs>
      </w:pPr>
    </w:p>
    <w:p w14:paraId="677DE443" w14:textId="77777777" w:rsidR="00562F87" w:rsidRDefault="00A42A00">
      <w:pPr>
        <w:pStyle w:val="Notes"/>
      </w:pPr>
      <w:r>
        <w:t>The complex attribute provides the name of an entity, defines the national language of the name, and provides the option to display the name at various system display settings.</w:t>
      </w:r>
    </w:p>
    <w:p w14:paraId="63AAB9E6" w14:textId="77777777" w:rsidR="00562F87" w:rsidRDefault="00562F87">
      <w:pPr>
        <w:pStyle w:val="Notes"/>
      </w:pPr>
    </w:p>
    <w:p w14:paraId="27AAAB69" w14:textId="77777777" w:rsidR="00562F87" w:rsidRDefault="00A42A00">
      <w:pPr>
        <w:pStyle w:val="Properties"/>
      </w:pPr>
      <w:proofErr w:type="spellStart"/>
      <w:r>
        <w:t>featureName</w:t>
      </w:r>
      <w:proofErr w:type="spellEnd"/>
      <w:r>
        <w:t xml:space="preserve"> </w:t>
      </w:r>
    </w:p>
    <w:p w14:paraId="597EA27A" w14:textId="77777777" w:rsidR="00562F87" w:rsidRDefault="00A42A00">
      <w:pPr>
        <w:pStyle w:val="Properties"/>
      </w:pPr>
      <w:r>
        <w:t>Version 1.0  Phase 1.0  Proposed</w:t>
      </w:r>
    </w:p>
    <w:p w14:paraId="6A2BF929" w14:textId="77777777" w:rsidR="00562F87" w:rsidRDefault="00A42A00">
      <w:pPr>
        <w:pStyle w:val="Properties"/>
      </w:pPr>
      <w:proofErr w:type="spellStart"/>
      <w:r>
        <w:t>raphaelm</w:t>
      </w:r>
      <w:proofErr w:type="spellEnd"/>
      <w:r>
        <w:t xml:space="preserve"> created on 01-Jan-2018.  Last modified 20-Aug-2018</w:t>
      </w:r>
    </w:p>
    <w:p w14:paraId="340287B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3E7A84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01E4270" w14:textId="77777777" w:rsidR="00562F87" w:rsidRDefault="00A42A00">
            <w:pPr>
              <w:pStyle w:val="TableHeadingLight"/>
            </w:pPr>
            <w:r>
              <w:t>ATTRIBUTES</w:t>
            </w:r>
          </w:p>
        </w:tc>
      </w:tr>
      <w:tr w:rsidR="00562F87" w14:paraId="2599D39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300469" w14:textId="77777777" w:rsidR="00562F87" w:rsidRDefault="00562F87">
            <w:pPr>
              <w:pStyle w:val="TableTextNormal"/>
            </w:pPr>
          </w:p>
          <w:p w14:paraId="72260EB4" w14:textId="77777777" w:rsidR="00562F87" w:rsidRDefault="00A42A00">
            <w:pPr>
              <w:pStyle w:val="TableTextNormal"/>
            </w:pPr>
            <w:r>
              <w:rPr>
                <w:noProof/>
                <w:sz w:val="0"/>
                <w:szCs w:val="0"/>
              </w:rPr>
              <w:drawing>
                <wp:inline distT="0" distB="0" distL="0" distR="0" wp14:anchorId="5AE621ED" wp14:editId="49B06C3F">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displayName</w:t>
            </w:r>
            <w:proofErr w:type="spellEnd"/>
            <w:r>
              <w:t xml:space="preserve"> : Boolean  Public</w:t>
            </w:r>
          </w:p>
          <w:p w14:paraId="390EF21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D697EEC" w14:textId="77777777" w:rsidR="00562F87" w:rsidRDefault="00562F87">
            <w:pPr>
              <w:pStyle w:val="TableTextNormal"/>
              <w:tabs>
                <w:tab w:val="left" w:pos="540"/>
              </w:tabs>
            </w:pPr>
          </w:p>
          <w:p w14:paraId="2336EA2B" w14:textId="77777777" w:rsidR="00562F87" w:rsidRDefault="00A42A00">
            <w:pPr>
              <w:pStyle w:val="TableTextNormal"/>
            </w:pPr>
            <w:r>
              <w:t>A statement expressing if a feature name is to be displayed in certain display settings or not.</w:t>
            </w:r>
          </w:p>
          <w:p w14:paraId="0CC24393" w14:textId="77777777" w:rsidR="00562F87" w:rsidRDefault="00A42A00">
            <w:pPr>
              <w:pStyle w:val="TableTextNormal"/>
            </w:pPr>
            <w:r>
              <w:t>Indication: Boolean. A True value is an indication that the name is intended to be displayed.</w:t>
            </w:r>
          </w:p>
          <w:p w14:paraId="13A70A9D" w14:textId="77777777" w:rsidR="00562F87" w:rsidRDefault="00A42A00">
            <w:pPr>
              <w:pStyle w:val="TableTextNormal"/>
            </w:pPr>
            <w:r>
              <w:t>Remarks:</w:t>
            </w:r>
          </w:p>
          <w:p w14:paraId="0A4EE2F5" w14:textId="77777777" w:rsidR="00562F87" w:rsidRDefault="00A42A00">
            <w:pPr>
              <w:pStyle w:val="TableTextNormal"/>
            </w:pPr>
            <w:r>
              <w:t>Where it is allowable to encode multiple instances of feature name for a single feature instance, only one feature name instance can indicate that the name is to be displayed (</w:t>
            </w:r>
            <w:r>
              <w:rPr>
                <w:b/>
                <w:color w:val="000000"/>
              </w:rPr>
              <w:t>display name</w:t>
            </w:r>
            <w:r>
              <w:t xml:space="preserve"> set to </w:t>
            </w:r>
            <w:r>
              <w:rPr>
                <w:i/>
                <w:color w:val="000000"/>
              </w:rPr>
              <w:t>True</w:t>
            </w:r>
            <w:r>
              <w:t>).</w:t>
            </w:r>
          </w:p>
          <w:p w14:paraId="0F659425" w14:textId="77777777" w:rsidR="00562F87" w:rsidRDefault="00A42A00">
            <w:pPr>
              <w:pStyle w:val="TableTextNormal"/>
              <w:tabs>
                <w:tab w:val="left" w:pos="1440"/>
              </w:tabs>
              <w:jc w:val="right"/>
            </w:pPr>
            <w:r>
              <w:rPr>
                <w:rStyle w:val="TableFieldLabel"/>
              </w:rPr>
              <w:t>[ Stereotype is «S100_Simple». Is static True. Containment is Not Specified. ]</w:t>
            </w:r>
          </w:p>
          <w:p w14:paraId="46F0F954" w14:textId="77777777" w:rsidR="00562F87" w:rsidRDefault="00562F87">
            <w:pPr>
              <w:pStyle w:val="TableTextNormal"/>
              <w:tabs>
                <w:tab w:val="left" w:pos="720"/>
              </w:tabs>
            </w:pPr>
          </w:p>
        </w:tc>
      </w:tr>
      <w:tr w:rsidR="00562F87" w14:paraId="0F41767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576462" w14:textId="77777777" w:rsidR="00562F87" w:rsidRDefault="00562F87">
            <w:pPr>
              <w:pStyle w:val="TableTextNormal"/>
            </w:pPr>
          </w:p>
          <w:p w14:paraId="48B2C83C" w14:textId="77777777" w:rsidR="00562F87" w:rsidRDefault="00A42A00">
            <w:pPr>
              <w:pStyle w:val="TableTextNormal"/>
            </w:pPr>
            <w:r>
              <w:rPr>
                <w:noProof/>
                <w:sz w:val="0"/>
                <w:szCs w:val="0"/>
              </w:rPr>
              <w:drawing>
                <wp:inline distT="0" distB="0" distL="0" distR="0" wp14:anchorId="10357CFD" wp14:editId="6F08B00D">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language : ISO639-3  Public</w:t>
            </w:r>
          </w:p>
          <w:p w14:paraId="0DB88E5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C38C889" w14:textId="77777777" w:rsidR="00562F87" w:rsidRDefault="00562F87">
            <w:pPr>
              <w:pStyle w:val="TableTextNormal"/>
              <w:tabs>
                <w:tab w:val="left" w:pos="540"/>
              </w:tabs>
            </w:pPr>
          </w:p>
          <w:p w14:paraId="29722D6D" w14:textId="77777777" w:rsidR="00562F87" w:rsidRDefault="00A42A00">
            <w:pPr>
              <w:pStyle w:val="TableTextNormal"/>
            </w:pPr>
            <w:r>
              <w:t>The language is encoded by a character code following ISO 639-3</w:t>
            </w:r>
          </w:p>
          <w:p w14:paraId="1C45799A" w14:textId="77777777" w:rsidR="00562F87" w:rsidRDefault="00A42A00">
            <w:pPr>
              <w:pStyle w:val="TableTextNormal"/>
              <w:tabs>
                <w:tab w:val="left" w:pos="1440"/>
              </w:tabs>
              <w:jc w:val="right"/>
            </w:pPr>
            <w:r>
              <w:rPr>
                <w:rStyle w:val="TableFieldLabel"/>
              </w:rPr>
              <w:t>[ Stereotype is «S100_Simple». Is static True. Containment is Not Specified. ]</w:t>
            </w:r>
          </w:p>
          <w:p w14:paraId="3056DBF8" w14:textId="77777777" w:rsidR="00562F87" w:rsidRDefault="00562F87">
            <w:pPr>
              <w:pStyle w:val="TableTextNormal"/>
              <w:tabs>
                <w:tab w:val="left" w:pos="720"/>
              </w:tabs>
            </w:pPr>
          </w:p>
        </w:tc>
      </w:tr>
      <w:tr w:rsidR="00562F87" w14:paraId="29E44D3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6A5DA3" w14:textId="77777777" w:rsidR="00562F87" w:rsidRDefault="00562F87">
            <w:pPr>
              <w:pStyle w:val="TableTextNormal"/>
            </w:pPr>
          </w:p>
          <w:p w14:paraId="54972F13" w14:textId="77777777" w:rsidR="00562F87" w:rsidRDefault="00A42A00">
            <w:pPr>
              <w:pStyle w:val="TableTextNormal"/>
            </w:pPr>
            <w:r>
              <w:rPr>
                <w:noProof/>
                <w:sz w:val="0"/>
                <w:szCs w:val="0"/>
              </w:rPr>
              <w:drawing>
                <wp:inline distT="0" distB="0" distL="0" distR="0" wp14:anchorId="3B56E121" wp14:editId="0F0772F4">
                  <wp:extent cx="114300" cy="1143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name : text  Public</w:t>
            </w:r>
          </w:p>
          <w:p w14:paraId="46F5C537" w14:textId="77777777" w:rsidR="00562F87" w:rsidRDefault="00562F87">
            <w:pPr>
              <w:pStyle w:val="TableTextNormal"/>
              <w:tabs>
                <w:tab w:val="left" w:pos="540"/>
              </w:tabs>
            </w:pPr>
          </w:p>
          <w:p w14:paraId="5D9BBC99" w14:textId="77777777" w:rsidR="00562F87" w:rsidRDefault="00A42A00">
            <w:pPr>
              <w:pStyle w:val="TableTextNormal"/>
            </w:pPr>
            <w:r>
              <w:t>The individual name of a feature.</w:t>
            </w:r>
          </w:p>
          <w:p w14:paraId="3A9F2FD2" w14:textId="77777777" w:rsidR="00562F87" w:rsidRDefault="00A42A00">
            <w:pPr>
              <w:pStyle w:val="TableTextNormal"/>
              <w:tabs>
                <w:tab w:val="left" w:pos="1440"/>
              </w:tabs>
              <w:jc w:val="right"/>
            </w:pPr>
            <w:r>
              <w:rPr>
                <w:rStyle w:val="TableFieldLabel"/>
              </w:rPr>
              <w:lastRenderedPageBreak/>
              <w:t>[ Stereotype is «S100_Simple». Is static True. Containment is Not Specified. ]</w:t>
            </w:r>
          </w:p>
          <w:p w14:paraId="07FA56E5" w14:textId="77777777" w:rsidR="00562F87" w:rsidRDefault="00562F87">
            <w:pPr>
              <w:pStyle w:val="TableTextNormal"/>
              <w:tabs>
                <w:tab w:val="left" w:pos="720"/>
              </w:tabs>
            </w:pPr>
          </w:p>
        </w:tc>
      </w:tr>
    </w:tbl>
    <w:p w14:paraId="3673B98F" w14:textId="77777777" w:rsidR="00562F87" w:rsidRDefault="00562F87">
      <w:pPr>
        <w:pStyle w:val="Notes"/>
      </w:pPr>
    </w:p>
    <w:p w14:paraId="10A276B9" w14:textId="77777777" w:rsidR="00562F87" w:rsidRDefault="00A42A00">
      <w:pPr>
        <w:pStyle w:val="Notes"/>
      </w:pPr>
      <w:r>
        <w:t xml:space="preserve">  </w:t>
      </w:r>
      <w:bookmarkEnd w:id="149"/>
    </w:p>
    <w:p w14:paraId="43B14D88" w14:textId="77777777" w:rsidR="00562F87" w:rsidRDefault="00562F87">
      <w:pPr>
        <w:pStyle w:val="Notes"/>
      </w:pPr>
    </w:p>
    <w:p w14:paraId="03F82856" w14:textId="77777777" w:rsidR="00562F87" w:rsidRDefault="00A42A00">
      <w:pPr>
        <w:pStyle w:val="Heading3"/>
      </w:pPr>
      <w:bookmarkStart w:id="151" w:name="BKM_32C746C6_5748_4A35_BC77_51881AA97D2D"/>
      <w:bookmarkStart w:id="152" w:name="_Toc25000138"/>
      <w:proofErr w:type="spellStart"/>
      <w:r>
        <w:t>fixedDateRange</w:t>
      </w:r>
      <w:bookmarkEnd w:id="152"/>
      <w:proofErr w:type="spellEnd"/>
    </w:p>
    <w:p w14:paraId="62301B1F"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6A8D50B9" w14:textId="77777777" w:rsidR="00562F87" w:rsidRDefault="00562F87">
      <w:pPr>
        <w:pStyle w:val="Notes"/>
        <w:tabs>
          <w:tab w:val="left" w:pos="720"/>
        </w:tabs>
      </w:pPr>
    </w:p>
    <w:p w14:paraId="4A5EA897" w14:textId="77777777" w:rsidR="00562F87" w:rsidRDefault="00A42A00">
      <w:pPr>
        <w:pStyle w:val="Notes"/>
      </w:pPr>
      <w:r>
        <w:t>Describes a single fixed period, as the date range between its sub-attributes.</w:t>
      </w:r>
    </w:p>
    <w:p w14:paraId="2C768B76" w14:textId="77777777" w:rsidR="00562F87" w:rsidRDefault="00562F87">
      <w:pPr>
        <w:pStyle w:val="Notes"/>
      </w:pPr>
    </w:p>
    <w:p w14:paraId="5AD10934" w14:textId="77777777" w:rsidR="00562F87" w:rsidRDefault="00A42A00">
      <w:pPr>
        <w:pStyle w:val="Notes"/>
      </w:pPr>
      <w:r>
        <w:t>Remarks: Sub-attributes date end and date start must have the calendar year encoded using 4 digits for the calendar year (CCYY). Month (MM) and day (DD) are optional.</w:t>
      </w:r>
    </w:p>
    <w:p w14:paraId="205AF9D7" w14:textId="77777777" w:rsidR="00562F87" w:rsidRDefault="00A42A00">
      <w:pPr>
        <w:pStyle w:val="Notes"/>
      </w:pPr>
      <w:r>
        <w:t>(This definition merges the planned S-100 temporal model with the current S-101 DCEG definition of fixed date range.)</w:t>
      </w:r>
    </w:p>
    <w:p w14:paraId="5D2F80CD" w14:textId="77777777" w:rsidR="00562F87" w:rsidRDefault="00562F87">
      <w:pPr>
        <w:pStyle w:val="Notes"/>
      </w:pPr>
    </w:p>
    <w:p w14:paraId="026D0E32" w14:textId="77777777" w:rsidR="00562F87" w:rsidRDefault="00A42A00">
      <w:pPr>
        <w:pStyle w:val="Properties"/>
      </w:pPr>
      <w:proofErr w:type="spellStart"/>
      <w:r>
        <w:t>fixedDateRange</w:t>
      </w:r>
      <w:proofErr w:type="spellEnd"/>
      <w:r>
        <w:t xml:space="preserve"> </w:t>
      </w:r>
    </w:p>
    <w:p w14:paraId="2CC63FD9" w14:textId="77777777" w:rsidR="00562F87" w:rsidRDefault="00A42A00">
      <w:pPr>
        <w:pStyle w:val="Properties"/>
      </w:pPr>
      <w:r>
        <w:t>Version 1.0  Phase 1.0  Proposed</w:t>
      </w:r>
    </w:p>
    <w:p w14:paraId="4C8C3DB4" w14:textId="77777777" w:rsidR="00562F87" w:rsidRDefault="00A42A00">
      <w:pPr>
        <w:pStyle w:val="Properties"/>
      </w:pPr>
      <w:proofErr w:type="spellStart"/>
      <w:r>
        <w:t>raphaelm</w:t>
      </w:r>
      <w:proofErr w:type="spellEnd"/>
      <w:r>
        <w:t xml:space="preserve"> created on 01-Jan-2018.  Last modified 20-Aug-2018</w:t>
      </w:r>
    </w:p>
    <w:p w14:paraId="3B27F30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8A145A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A2A504" w14:textId="77777777" w:rsidR="00562F87" w:rsidRDefault="00A42A00">
            <w:pPr>
              <w:pStyle w:val="TableHeadingLight"/>
            </w:pPr>
            <w:r>
              <w:t>ATTRIBUTES</w:t>
            </w:r>
          </w:p>
        </w:tc>
      </w:tr>
      <w:tr w:rsidR="00562F87" w14:paraId="7F215B0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F9B7D0" w14:textId="77777777" w:rsidR="00562F87" w:rsidRDefault="00562F87">
            <w:pPr>
              <w:pStyle w:val="TableTextNormal"/>
            </w:pPr>
          </w:p>
          <w:p w14:paraId="000D7D7C" w14:textId="77777777" w:rsidR="00562F87" w:rsidRDefault="00A42A00">
            <w:pPr>
              <w:pStyle w:val="TableTextNormal"/>
            </w:pPr>
            <w:r>
              <w:rPr>
                <w:noProof/>
                <w:sz w:val="0"/>
                <w:szCs w:val="0"/>
              </w:rPr>
              <w:drawing>
                <wp:inline distT="0" distB="0" distL="0" distR="0" wp14:anchorId="2BD1A474" wp14:editId="249EB741">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dateStart</w:t>
            </w:r>
            <w:proofErr w:type="spellEnd"/>
            <w:r>
              <w:t xml:space="preserve"> : S100_TruncatedDate  Public</w:t>
            </w:r>
          </w:p>
          <w:p w14:paraId="2093A623" w14:textId="77777777" w:rsidR="00562F87" w:rsidRDefault="00A42A00">
            <w:pPr>
              <w:pStyle w:val="TableTextNormal"/>
              <w:ind w:left="540"/>
            </w:pPr>
            <w:r>
              <w:rPr>
                <w:rStyle w:val="TableFieldLabel"/>
              </w:rPr>
              <w:t>Alias:</w:t>
            </w:r>
            <w:r>
              <w:t xml:space="preserve">  DATSTA</w:t>
            </w:r>
          </w:p>
          <w:p w14:paraId="5B59470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B060B58" w14:textId="77777777" w:rsidR="00562F87" w:rsidRDefault="00562F87">
            <w:pPr>
              <w:pStyle w:val="TableTextNormal"/>
              <w:tabs>
                <w:tab w:val="left" w:pos="540"/>
              </w:tabs>
            </w:pPr>
          </w:p>
          <w:p w14:paraId="01EDECDD" w14:textId="77777777" w:rsidR="00562F87" w:rsidRDefault="00A42A00">
            <w:pPr>
              <w:pStyle w:val="TableTextNormal"/>
            </w:pPr>
            <w:r>
              <w:t>The start date or time of the interval.</w:t>
            </w:r>
          </w:p>
          <w:p w14:paraId="1FA48F1D" w14:textId="77777777" w:rsidR="00562F87" w:rsidRDefault="00A42A00">
            <w:pPr>
              <w:pStyle w:val="TableTextNormal"/>
              <w:tabs>
                <w:tab w:val="left" w:pos="1440"/>
              </w:tabs>
              <w:jc w:val="right"/>
            </w:pPr>
            <w:r>
              <w:rPr>
                <w:rStyle w:val="TableFieldLabel"/>
              </w:rPr>
              <w:t>[ Stereotype is «S100_Simple». Is static True. Containment is Not Specified. ]</w:t>
            </w:r>
          </w:p>
          <w:p w14:paraId="07130131" w14:textId="77777777" w:rsidR="00562F87" w:rsidRDefault="00562F87">
            <w:pPr>
              <w:pStyle w:val="TableTextNormal"/>
              <w:tabs>
                <w:tab w:val="left" w:pos="720"/>
              </w:tabs>
            </w:pPr>
          </w:p>
        </w:tc>
      </w:tr>
      <w:tr w:rsidR="00562F87" w14:paraId="05031E0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AD745B" w14:textId="77777777" w:rsidR="00562F87" w:rsidRDefault="00562F87">
            <w:pPr>
              <w:pStyle w:val="TableTextNormal"/>
            </w:pPr>
          </w:p>
          <w:p w14:paraId="4255A10C" w14:textId="77777777" w:rsidR="00562F87" w:rsidRDefault="00A42A00">
            <w:pPr>
              <w:pStyle w:val="TableTextNormal"/>
            </w:pPr>
            <w:r>
              <w:rPr>
                <w:noProof/>
                <w:sz w:val="0"/>
                <w:szCs w:val="0"/>
              </w:rPr>
              <w:drawing>
                <wp:inline distT="0" distB="0" distL="0" distR="0" wp14:anchorId="77E90C88" wp14:editId="4292A808">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dateEnd</w:t>
            </w:r>
            <w:proofErr w:type="spellEnd"/>
            <w:r>
              <w:t xml:space="preserve"> : S100_TruncatedDate  Public</w:t>
            </w:r>
          </w:p>
          <w:p w14:paraId="6A1028F7" w14:textId="77777777" w:rsidR="00562F87" w:rsidRDefault="00A42A00">
            <w:pPr>
              <w:pStyle w:val="TableTextNormal"/>
              <w:ind w:left="540"/>
            </w:pPr>
            <w:r>
              <w:rPr>
                <w:rStyle w:val="TableFieldLabel"/>
              </w:rPr>
              <w:t>Alias:</w:t>
            </w:r>
            <w:r>
              <w:t xml:space="preserve">  DATEND</w:t>
            </w:r>
          </w:p>
          <w:p w14:paraId="0900833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3B7B07F" w14:textId="77777777" w:rsidR="00562F87" w:rsidRDefault="00562F87">
            <w:pPr>
              <w:pStyle w:val="TableTextNormal"/>
              <w:tabs>
                <w:tab w:val="left" w:pos="540"/>
              </w:tabs>
            </w:pPr>
          </w:p>
          <w:p w14:paraId="68FAE335" w14:textId="77777777" w:rsidR="00562F87" w:rsidRDefault="00A42A00">
            <w:pPr>
              <w:pStyle w:val="TableTextNormal"/>
            </w:pPr>
            <w:r>
              <w:t>The end date or time of the interval.</w:t>
            </w:r>
          </w:p>
          <w:p w14:paraId="7BEB57D2" w14:textId="77777777" w:rsidR="00562F87" w:rsidRDefault="00A42A00">
            <w:pPr>
              <w:pStyle w:val="TableTextNormal"/>
              <w:tabs>
                <w:tab w:val="left" w:pos="1440"/>
              </w:tabs>
              <w:jc w:val="right"/>
            </w:pPr>
            <w:r>
              <w:rPr>
                <w:rStyle w:val="TableFieldLabel"/>
              </w:rPr>
              <w:t>[ Stereotype is «S100_Simple». Is static True. Containment is Not Specified. ]</w:t>
            </w:r>
          </w:p>
          <w:p w14:paraId="0E94FEE4" w14:textId="77777777" w:rsidR="00562F87" w:rsidRDefault="00562F87">
            <w:pPr>
              <w:pStyle w:val="TableTextNormal"/>
              <w:tabs>
                <w:tab w:val="left" w:pos="720"/>
              </w:tabs>
            </w:pPr>
          </w:p>
        </w:tc>
      </w:tr>
    </w:tbl>
    <w:p w14:paraId="63A320DF" w14:textId="77777777" w:rsidR="00562F87" w:rsidRDefault="00562F87">
      <w:pPr>
        <w:pStyle w:val="Notes"/>
      </w:pPr>
    </w:p>
    <w:p w14:paraId="0430E54E" w14:textId="77777777" w:rsidR="00562F87" w:rsidRDefault="00A42A00">
      <w:pPr>
        <w:pStyle w:val="Notes"/>
      </w:pPr>
      <w:r>
        <w:t xml:space="preserve">  </w:t>
      </w:r>
      <w:bookmarkEnd w:id="151"/>
    </w:p>
    <w:p w14:paraId="62D99017" w14:textId="77777777" w:rsidR="00562F87" w:rsidRDefault="00562F87">
      <w:pPr>
        <w:pStyle w:val="Notes"/>
      </w:pPr>
    </w:p>
    <w:p w14:paraId="4F79A962" w14:textId="77777777" w:rsidR="00562F87" w:rsidRDefault="00A42A00">
      <w:pPr>
        <w:pStyle w:val="Heading3"/>
      </w:pPr>
      <w:bookmarkStart w:id="153" w:name="BKM_C3B27BC3_ED88_43FE_A1F9_8EDB9ECF8158"/>
      <w:bookmarkStart w:id="154" w:name="_Toc25000139"/>
      <w:proofErr w:type="spellStart"/>
      <w:r>
        <w:t>frequencyPair</w:t>
      </w:r>
      <w:bookmarkEnd w:id="154"/>
      <w:proofErr w:type="spellEnd"/>
    </w:p>
    <w:p w14:paraId="0963E514"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5857E6E3" w14:textId="77777777" w:rsidR="00562F87" w:rsidRDefault="00562F87">
      <w:pPr>
        <w:pStyle w:val="Notes"/>
        <w:tabs>
          <w:tab w:val="left" w:pos="720"/>
        </w:tabs>
      </w:pPr>
    </w:p>
    <w:p w14:paraId="3F417C44" w14:textId="77777777" w:rsidR="00562F87" w:rsidRDefault="00A42A00">
      <w:pPr>
        <w:pStyle w:val="Notes"/>
      </w:pPr>
      <w:r>
        <w:t>A pair of frequencies for transmitting and receiving radio signals. The shore station transmits and receives on the frequencies indicated</w:t>
      </w:r>
    </w:p>
    <w:p w14:paraId="4E490276" w14:textId="77777777" w:rsidR="00562F87" w:rsidRDefault="00562F87">
      <w:pPr>
        <w:pStyle w:val="Notes"/>
      </w:pPr>
    </w:p>
    <w:p w14:paraId="61F046D3" w14:textId="77777777" w:rsidR="00562F87" w:rsidRDefault="00A42A00">
      <w:pPr>
        <w:pStyle w:val="Properties"/>
      </w:pPr>
      <w:proofErr w:type="spellStart"/>
      <w:r>
        <w:t>frequencyPair</w:t>
      </w:r>
      <w:proofErr w:type="spellEnd"/>
      <w:r>
        <w:t xml:space="preserve"> </w:t>
      </w:r>
    </w:p>
    <w:p w14:paraId="59DA0450" w14:textId="77777777" w:rsidR="00562F87" w:rsidRDefault="00A42A00">
      <w:pPr>
        <w:pStyle w:val="Properties"/>
      </w:pPr>
      <w:r>
        <w:t>Version 1.0  Phase 1.0  Proposed</w:t>
      </w:r>
    </w:p>
    <w:p w14:paraId="1BE44DFA" w14:textId="77777777" w:rsidR="00562F87" w:rsidRDefault="00A42A00">
      <w:pPr>
        <w:pStyle w:val="Properties"/>
      </w:pPr>
      <w:proofErr w:type="spellStart"/>
      <w:r>
        <w:t>raphaelm</w:t>
      </w:r>
      <w:proofErr w:type="spellEnd"/>
      <w:r>
        <w:t xml:space="preserve"> created on 01-Jan-2018.  Last modified 20-Aug-2018</w:t>
      </w:r>
    </w:p>
    <w:p w14:paraId="20902C4A" w14:textId="77777777" w:rsidR="00562F87" w:rsidRDefault="00A42A00">
      <w:pPr>
        <w:pStyle w:val="Properties"/>
      </w:pPr>
      <w:r>
        <w:t>Alias FRQPAR</w:t>
      </w:r>
    </w:p>
    <w:p w14:paraId="55FFDCC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7FAE46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3C5026D" w14:textId="77777777" w:rsidR="00562F87" w:rsidRDefault="00A42A00">
            <w:pPr>
              <w:pStyle w:val="TableHeadingLight"/>
            </w:pPr>
            <w:r>
              <w:t>ATTRIBUTES</w:t>
            </w:r>
          </w:p>
        </w:tc>
      </w:tr>
      <w:tr w:rsidR="00562F87" w14:paraId="53ACED8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19A805" w14:textId="77777777" w:rsidR="00562F87" w:rsidRDefault="00562F87">
            <w:pPr>
              <w:pStyle w:val="TableTextNormal"/>
            </w:pPr>
          </w:p>
          <w:p w14:paraId="164FCF24" w14:textId="77777777" w:rsidR="00562F87" w:rsidRDefault="00A42A00">
            <w:pPr>
              <w:pStyle w:val="TableTextNormal"/>
            </w:pPr>
            <w:r>
              <w:rPr>
                <w:noProof/>
                <w:sz w:val="0"/>
                <w:szCs w:val="0"/>
              </w:rPr>
              <w:drawing>
                <wp:inline distT="0" distB="0" distL="0" distR="0" wp14:anchorId="0F4500AB" wp14:editId="653757B7">
                  <wp:extent cx="114300" cy="1143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contactInstructions</w:t>
            </w:r>
            <w:proofErr w:type="spellEnd"/>
            <w:r>
              <w:t xml:space="preserve"> : text  Public</w:t>
            </w:r>
          </w:p>
          <w:p w14:paraId="0ECA4D5B"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02065528" w14:textId="77777777" w:rsidR="00562F87" w:rsidRDefault="00562F87">
            <w:pPr>
              <w:pStyle w:val="TableTextNormal"/>
              <w:tabs>
                <w:tab w:val="left" w:pos="540"/>
              </w:tabs>
            </w:pPr>
          </w:p>
          <w:p w14:paraId="47FDA2BE" w14:textId="77777777" w:rsidR="00562F87" w:rsidRDefault="00A42A00">
            <w:pPr>
              <w:pStyle w:val="TableTextNormal"/>
            </w:pPr>
            <w:r>
              <w:t xml:space="preserve">Instructions provided on how to contact a particular person, </w:t>
            </w:r>
            <w:proofErr w:type="spellStart"/>
            <w:r>
              <w:t>organisation</w:t>
            </w:r>
            <w:proofErr w:type="spellEnd"/>
            <w:r>
              <w:t xml:space="preserve"> or service, or any additional information needed.</w:t>
            </w:r>
          </w:p>
          <w:p w14:paraId="68592A3D" w14:textId="77777777" w:rsidR="00562F87" w:rsidRDefault="00A42A00">
            <w:pPr>
              <w:pStyle w:val="TableTextNormal"/>
              <w:tabs>
                <w:tab w:val="left" w:pos="1440"/>
              </w:tabs>
              <w:jc w:val="right"/>
            </w:pPr>
            <w:r>
              <w:rPr>
                <w:rStyle w:val="TableFieldLabel"/>
              </w:rPr>
              <w:t>[ Stereotype is «S100_Simple». Is static True. Containment is Not Specified. ]</w:t>
            </w:r>
          </w:p>
          <w:p w14:paraId="3FB6677D" w14:textId="77777777" w:rsidR="00562F87" w:rsidRDefault="00562F87">
            <w:pPr>
              <w:pStyle w:val="TableTextNormal"/>
              <w:tabs>
                <w:tab w:val="left" w:pos="720"/>
              </w:tabs>
            </w:pPr>
          </w:p>
        </w:tc>
      </w:tr>
      <w:tr w:rsidR="00562F87" w14:paraId="0CF291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20C941" w14:textId="77777777" w:rsidR="00562F87" w:rsidRDefault="00562F87">
            <w:pPr>
              <w:pStyle w:val="TableTextNormal"/>
            </w:pPr>
          </w:p>
          <w:p w14:paraId="00D59676" w14:textId="77777777" w:rsidR="00562F87" w:rsidRDefault="00A42A00">
            <w:pPr>
              <w:pStyle w:val="TableTextNormal"/>
            </w:pPr>
            <w:r>
              <w:rPr>
                <w:noProof/>
                <w:sz w:val="0"/>
                <w:szCs w:val="0"/>
              </w:rPr>
              <w:drawing>
                <wp:inline distT="0" distB="0" distL="0" distR="0" wp14:anchorId="172CFF25" wp14:editId="3444E4FE">
                  <wp:extent cx="114300" cy="1143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frequencyShoreStationTransmits</w:t>
            </w:r>
            <w:proofErr w:type="spellEnd"/>
            <w:r>
              <w:t xml:space="preserve"> : Integer  Public</w:t>
            </w:r>
          </w:p>
          <w:p w14:paraId="1CF9EA29" w14:textId="77777777" w:rsidR="00562F87" w:rsidRDefault="00A42A00">
            <w:pPr>
              <w:pStyle w:val="TableTextNormal"/>
              <w:ind w:left="540"/>
            </w:pPr>
            <w:r>
              <w:rPr>
                <w:rStyle w:val="TableFieldLabel"/>
              </w:rPr>
              <w:t>Alias:</w:t>
            </w:r>
            <w:r>
              <w:t xml:space="preserve">  FRQTXM</w:t>
            </w:r>
          </w:p>
          <w:p w14:paraId="3A98F0B3"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1856E526" w14:textId="77777777" w:rsidR="00562F87" w:rsidRDefault="00562F87">
            <w:pPr>
              <w:pStyle w:val="TableTextNormal"/>
              <w:tabs>
                <w:tab w:val="left" w:pos="540"/>
              </w:tabs>
            </w:pPr>
          </w:p>
          <w:p w14:paraId="58A1A3FE" w14:textId="77777777" w:rsidR="00562F87" w:rsidRDefault="00A42A00">
            <w:pPr>
              <w:pStyle w:val="TableTextNormal"/>
            </w:pPr>
            <w:r>
              <w:t xml:space="preserve">The shore station transmitter frequency expressed in kHz to one decimal place. Units: </w:t>
            </w:r>
            <w:proofErr w:type="spellStart"/>
            <w:r>
              <w:t>kHZ</w:t>
            </w:r>
            <w:proofErr w:type="spellEnd"/>
            <w:r>
              <w:t>, Resolution: 0.1, Format: XXXXXX</w:t>
            </w:r>
          </w:p>
          <w:p w14:paraId="4C1D2229" w14:textId="77777777" w:rsidR="00562F87" w:rsidRDefault="00A42A00">
            <w:pPr>
              <w:pStyle w:val="TableTextNormal"/>
            </w:pPr>
            <w:r>
              <w:t>Examples:</w:t>
            </w:r>
          </w:p>
          <w:p w14:paraId="14B46566" w14:textId="77777777" w:rsidR="00562F87" w:rsidRDefault="00A42A00">
            <w:pPr>
              <w:pStyle w:val="TableTextNormal"/>
            </w:pPr>
            <w:r>
              <w:t>4379.1 kHz becomes 043791</w:t>
            </w:r>
          </w:p>
          <w:p w14:paraId="67A2C01C" w14:textId="77777777" w:rsidR="00562F87" w:rsidRDefault="00A42A00">
            <w:pPr>
              <w:pStyle w:val="TableTextNormal"/>
            </w:pPr>
            <w:r>
              <w:t xml:space="preserve">13162.8 kHz becomes 131628 </w:t>
            </w:r>
          </w:p>
          <w:p w14:paraId="69B0EC01" w14:textId="77777777" w:rsidR="00562F87" w:rsidRDefault="00A42A00">
            <w:pPr>
              <w:pStyle w:val="TableTextNormal"/>
              <w:tabs>
                <w:tab w:val="left" w:pos="1440"/>
              </w:tabs>
              <w:jc w:val="right"/>
            </w:pPr>
            <w:r>
              <w:rPr>
                <w:rStyle w:val="TableFieldLabel"/>
              </w:rPr>
              <w:t>[ Stereotype is «S100_Simple». Is static True. Containment is Not Specified. ]</w:t>
            </w:r>
          </w:p>
          <w:p w14:paraId="435AC98A" w14:textId="77777777" w:rsidR="00562F87" w:rsidRDefault="00562F87">
            <w:pPr>
              <w:pStyle w:val="TableTextNormal"/>
              <w:tabs>
                <w:tab w:val="left" w:pos="720"/>
              </w:tabs>
            </w:pPr>
          </w:p>
        </w:tc>
      </w:tr>
      <w:tr w:rsidR="00562F87" w14:paraId="20CA469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C6563D" w14:textId="77777777" w:rsidR="00562F87" w:rsidRDefault="00562F87">
            <w:pPr>
              <w:pStyle w:val="TableTextNormal"/>
            </w:pPr>
          </w:p>
          <w:p w14:paraId="63E74CB5" w14:textId="77777777" w:rsidR="00562F87" w:rsidRDefault="00A42A00">
            <w:pPr>
              <w:pStyle w:val="TableTextNormal"/>
            </w:pPr>
            <w:r>
              <w:rPr>
                <w:noProof/>
                <w:sz w:val="0"/>
                <w:szCs w:val="0"/>
              </w:rPr>
              <w:drawing>
                <wp:inline distT="0" distB="0" distL="0" distR="0" wp14:anchorId="5211A0BD" wp14:editId="095062E8">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frequencyShoreStationReceives</w:t>
            </w:r>
            <w:proofErr w:type="spellEnd"/>
            <w:r>
              <w:t xml:space="preserve"> : Integer  Public</w:t>
            </w:r>
          </w:p>
          <w:p w14:paraId="3B76A0D5" w14:textId="77777777" w:rsidR="00562F87" w:rsidRDefault="00A42A00">
            <w:pPr>
              <w:pStyle w:val="TableTextNormal"/>
              <w:ind w:left="540"/>
            </w:pPr>
            <w:r>
              <w:rPr>
                <w:rStyle w:val="TableFieldLabel"/>
              </w:rPr>
              <w:t>Alias:</w:t>
            </w:r>
            <w:r>
              <w:t xml:space="preserve">  FRQRXV</w:t>
            </w:r>
          </w:p>
          <w:p w14:paraId="5104E67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440B44D1" w14:textId="77777777" w:rsidR="00562F87" w:rsidRDefault="00562F87">
            <w:pPr>
              <w:pStyle w:val="TableTextNormal"/>
              <w:tabs>
                <w:tab w:val="left" w:pos="540"/>
              </w:tabs>
            </w:pPr>
          </w:p>
          <w:p w14:paraId="7F5BE5FB" w14:textId="77777777" w:rsidR="00562F87" w:rsidRDefault="00A42A00">
            <w:pPr>
              <w:pStyle w:val="TableTextNormal"/>
            </w:pPr>
            <w:r>
              <w:t>The shore station receiver frequency expressed in kHz to one decimal place. Units: kHz, Resolution: 0.1, Format: XXXXXX</w:t>
            </w:r>
          </w:p>
          <w:p w14:paraId="0392C925" w14:textId="77777777" w:rsidR="00562F87" w:rsidRDefault="00A42A00">
            <w:pPr>
              <w:pStyle w:val="TableTextNormal"/>
            </w:pPr>
            <w:r>
              <w:t>Examples:</w:t>
            </w:r>
          </w:p>
          <w:p w14:paraId="313B46C4" w14:textId="77777777" w:rsidR="00562F87" w:rsidRDefault="00A42A00">
            <w:pPr>
              <w:pStyle w:val="TableTextNormal"/>
            </w:pPr>
            <w:r>
              <w:t>4379.1 kHz becomes 043791</w:t>
            </w:r>
          </w:p>
          <w:p w14:paraId="4A169B21" w14:textId="77777777" w:rsidR="00562F87" w:rsidRDefault="00A42A00">
            <w:pPr>
              <w:pStyle w:val="TableTextNormal"/>
            </w:pPr>
            <w:r>
              <w:t xml:space="preserve">13162.8 kHz becomes 131628 </w:t>
            </w:r>
          </w:p>
          <w:p w14:paraId="604A173B" w14:textId="77777777" w:rsidR="00562F87" w:rsidRDefault="00A42A00">
            <w:pPr>
              <w:pStyle w:val="TableTextNormal"/>
              <w:tabs>
                <w:tab w:val="left" w:pos="1440"/>
              </w:tabs>
              <w:jc w:val="right"/>
            </w:pPr>
            <w:r>
              <w:rPr>
                <w:rStyle w:val="TableFieldLabel"/>
              </w:rPr>
              <w:t>[ Stereotype is «S100_Simple». Is static True. Containment is Not Specified. ]</w:t>
            </w:r>
          </w:p>
          <w:p w14:paraId="156A0EE6" w14:textId="77777777" w:rsidR="00562F87" w:rsidRDefault="00562F87">
            <w:pPr>
              <w:pStyle w:val="TableTextNormal"/>
              <w:tabs>
                <w:tab w:val="left" w:pos="720"/>
              </w:tabs>
            </w:pPr>
          </w:p>
        </w:tc>
      </w:tr>
    </w:tbl>
    <w:p w14:paraId="0B025803" w14:textId="77777777" w:rsidR="00562F87" w:rsidRDefault="00562F87">
      <w:pPr>
        <w:pStyle w:val="Notes"/>
      </w:pPr>
    </w:p>
    <w:p w14:paraId="73F72010" w14:textId="77777777" w:rsidR="00562F87" w:rsidRDefault="00A42A00">
      <w:pPr>
        <w:pStyle w:val="Notes"/>
      </w:pPr>
      <w:r>
        <w:t xml:space="preserve">  </w:t>
      </w:r>
      <w:bookmarkEnd w:id="153"/>
    </w:p>
    <w:p w14:paraId="6A95EFC2" w14:textId="77777777" w:rsidR="00562F87" w:rsidRDefault="00562F87">
      <w:pPr>
        <w:pStyle w:val="Notes"/>
      </w:pPr>
    </w:p>
    <w:p w14:paraId="151BDFB0" w14:textId="77777777" w:rsidR="00562F87" w:rsidRDefault="00A42A00">
      <w:pPr>
        <w:pStyle w:val="Heading3"/>
      </w:pPr>
      <w:bookmarkStart w:id="155" w:name="BKM_8AE4A9D5_AF56_406A_969F_859FC3E39AF7"/>
      <w:bookmarkStart w:id="156" w:name="_Toc25000140"/>
      <w:r>
        <w:t>graphic</w:t>
      </w:r>
      <w:bookmarkEnd w:id="156"/>
    </w:p>
    <w:p w14:paraId="6961203A"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4E1E413D" w14:textId="77777777" w:rsidR="00562F87" w:rsidRDefault="00562F87">
      <w:pPr>
        <w:pStyle w:val="Notes"/>
        <w:tabs>
          <w:tab w:val="left" w:pos="720"/>
        </w:tabs>
      </w:pPr>
    </w:p>
    <w:p w14:paraId="79B997C6" w14:textId="77777777" w:rsidR="00562F87" w:rsidRDefault="00A42A00">
      <w:pPr>
        <w:pStyle w:val="Notes"/>
      </w:pPr>
      <w:r>
        <w:t>Pictorial information such as a photograph, sketch, or other graphic, optionally accompanied by descriptive information about the graphic and the location relative to its subject from which it was made.</w:t>
      </w:r>
    </w:p>
    <w:p w14:paraId="6000863B" w14:textId="77777777" w:rsidR="00562F87" w:rsidRDefault="00562F87">
      <w:pPr>
        <w:pStyle w:val="Notes"/>
      </w:pPr>
    </w:p>
    <w:p w14:paraId="0F2A76A7" w14:textId="77777777" w:rsidR="00562F87" w:rsidRDefault="00A42A00">
      <w:pPr>
        <w:pStyle w:val="Properties"/>
      </w:pPr>
      <w:r>
        <w:t xml:space="preserve">graphic </w:t>
      </w:r>
    </w:p>
    <w:p w14:paraId="6B16A9C0" w14:textId="77777777" w:rsidR="00562F87" w:rsidRDefault="00A42A00">
      <w:pPr>
        <w:pStyle w:val="Properties"/>
      </w:pPr>
      <w:r>
        <w:t>Version 1.0  Phase 1.0  Proposed</w:t>
      </w:r>
    </w:p>
    <w:p w14:paraId="5F7B16B8" w14:textId="77777777" w:rsidR="00562F87" w:rsidRDefault="00A42A00">
      <w:pPr>
        <w:pStyle w:val="Properties"/>
      </w:pPr>
      <w:proofErr w:type="spellStart"/>
      <w:r>
        <w:t>raphaelm</w:t>
      </w:r>
      <w:proofErr w:type="spellEnd"/>
      <w:r>
        <w:t xml:space="preserve"> created on 01-Jan-2018.  Last modified 20-Aug-2018</w:t>
      </w:r>
    </w:p>
    <w:p w14:paraId="1023874F" w14:textId="77777777" w:rsidR="00562F87" w:rsidRDefault="00A42A00">
      <w:pPr>
        <w:pStyle w:val="Properties"/>
      </w:pPr>
      <w:r>
        <w:t>Alias GRAPHC</w:t>
      </w:r>
    </w:p>
    <w:p w14:paraId="3E0A9BD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053B67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8098583" w14:textId="77777777" w:rsidR="00562F87" w:rsidRDefault="00A42A00">
            <w:pPr>
              <w:pStyle w:val="TableHeadingLight"/>
            </w:pPr>
            <w:r>
              <w:t>ATTRIBUTES</w:t>
            </w:r>
          </w:p>
        </w:tc>
      </w:tr>
      <w:tr w:rsidR="00562F87" w14:paraId="288171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8C2F87" w14:textId="77777777" w:rsidR="00562F87" w:rsidRDefault="00562F87">
            <w:pPr>
              <w:pStyle w:val="TableTextNormal"/>
            </w:pPr>
          </w:p>
          <w:p w14:paraId="4B081347" w14:textId="77777777" w:rsidR="00562F87" w:rsidRDefault="00A42A00">
            <w:pPr>
              <w:pStyle w:val="TableTextNormal"/>
            </w:pPr>
            <w:r>
              <w:rPr>
                <w:noProof/>
                <w:sz w:val="0"/>
                <w:szCs w:val="0"/>
              </w:rPr>
              <w:drawing>
                <wp:inline distT="0" distB="0" distL="0" distR="0" wp14:anchorId="6BEF1580" wp14:editId="4E18CAAE">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pictorialRepresentation</w:t>
            </w:r>
            <w:proofErr w:type="spellEnd"/>
            <w:r>
              <w:t xml:space="preserve"> : text  Public</w:t>
            </w:r>
          </w:p>
          <w:p w14:paraId="0FD85E57"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7AA7F762" w14:textId="77777777" w:rsidR="00562F87" w:rsidRDefault="00A42A00">
            <w:pPr>
              <w:pStyle w:val="TableTextNormal"/>
              <w:tabs>
                <w:tab w:val="left" w:pos="1440"/>
              </w:tabs>
              <w:jc w:val="right"/>
            </w:pPr>
            <w:r>
              <w:rPr>
                <w:rStyle w:val="TableFieldLabel"/>
              </w:rPr>
              <w:t>[ Stereotype is «S100_Simple». Is static True. Containment is Not Specified. ]</w:t>
            </w:r>
          </w:p>
          <w:p w14:paraId="18CA6B42" w14:textId="77777777" w:rsidR="00562F87" w:rsidRDefault="00562F87">
            <w:pPr>
              <w:pStyle w:val="TableTextNormal"/>
              <w:tabs>
                <w:tab w:val="left" w:pos="720"/>
              </w:tabs>
            </w:pPr>
          </w:p>
        </w:tc>
      </w:tr>
      <w:tr w:rsidR="00562F87" w14:paraId="773C7C0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F7D9D6" w14:textId="77777777" w:rsidR="00562F87" w:rsidRDefault="00562F87">
            <w:pPr>
              <w:pStyle w:val="TableTextNormal"/>
            </w:pPr>
          </w:p>
          <w:p w14:paraId="276C8CBC" w14:textId="77777777" w:rsidR="00562F87" w:rsidRDefault="00A42A00">
            <w:pPr>
              <w:pStyle w:val="TableTextNormal"/>
            </w:pPr>
            <w:r>
              <w:rPr>
                <w:noProof/>
                <w:sz w:val="0"/>
                <w:szCs w:val="0"/>
              </w:rPr>
              <w:drawing>
                <wp:inline distT="0" distB="0" distL="0" distR="0" wp14:anchorId="282466BB" wp14:editId="1785CE88">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pictureCaption</w:t>
            </w:r>
            <w:proofErr w:type="spellEnd"/>
            <w:r>
              <w:t xml:space="preserve"> : text  Public</w:t>
            </w:r>
          </w:p>
          <w:p w14:paraId="0A5FBF4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63A8687" w14:textId="77777777" w:rsidR="00562F87" w:rsidRDefault="00562F87">
            <w:pPr>
              <w:pStyle w:val="TableTextNormal"/>
              <w:tabs>
                <w:tab w:val="left" w:pos="540"/>
              </w:tabs>
            </w:pPr>
          </w:p>
          <w:p w14:paraId="5E479A32" w14:textId="77777777" w:rsidR="00562F87" w:rsidRDefault="00A42A00">
            <w:pPr>
              <w:pStyle w:val="TableTextNormal"/>
            </w:pPr>
            <w:r>
              <w:t>Short description of the purpose of the image.</w:t>
            </w:r>
          </w:p>
          <w:p w14:paraId="7BF34FFE" w14:textId="77777777" w:rsidR="00562F87" w:rsidRDefault="00A42A00">
            <w:pPr>
              <w:pStyle w:val="TableTextNormal"/>
              <w:tabs>
                <w:tab w:val="left" w:pos="1440"/>
              </w:tabs>
              <w:jc w:val="right"/>
            </w:pPr>
            <w:r>
              <w:rPr>
                <w:rStyle w:val="TableFieldLabel"/>
              </w:rPr>
              <w:t>[ Stereotype is «S100_Simple». Is static True. Containment is Not Specified. ]</w:t>
            </w:r>
          </w:p>
          <w:p w14:paraId="4050CFB0" w14:textId="77777777" w:rsidR="00562F87" w:rsidRDefault="00562F87">
            <w:pPr>
              <w:pStyle w:val="TableTextNormal"/>
              <w:tabs>
                <w:tab w:val="left" w:pos="720"/>
              </w:tabs>
            </w:pPr>
          </w:p>
        </w:tc>
      </w:tr>
      <w:tr w:rsidR="00562F87" w14:paraId="7ED8D99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704595" w14:textId="77777777" w:rsidR="00562F87" w:rsidRDefault="00562F87">
            <w:pPr>
              <w:pStyle w:val="TableTextNormal"/>
            </w:pPr>
          </w:p>
          <w:p w14:paraId="7C2A41F6" w14:textId="77777777" w:rsidR="00562F87" w:rsidRDefault="00A42A00">
            <w:pPr>
              <w:pStyle w:val="TableTextNormal"/>
            </w:pPr>
            <w:r>
              <w:rPr>
                <w:noProof/>
                <w:sz w:val="0"/>
                <w:szCs w:val="0"/>
              </w:rPr>
              <w:drawing>
                <wp:inline distT="0" distB="0" distL="0" distR="0" wp14:anchorId="0350EC89" wp14:editId="528EEEED">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sourceDate</w:t>
            </w:r>
            <w:proofErr w:type="spellEnd"/>
            <w:r>
              <w:t xml:space="preserve"> : Date  Public</w:t>
            </w:r>
          </w:p>
          <w:p w14:paraId="7C317C9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185A15F" w14:textId="77777777" w:rsidR="00562F87" w:rsidRDefault="00A42A00">
            <w:pPr>
              <w:pStyle w:val="TableTextNormal"/>
              <w:tabs>
                <w:tab w:val="left" w:pos="1440"/>
              </w:tabs>
              <w:jc w:val="right"/>
            </w:pPr>
            <w:r>
              <w:rPr>
                <w:rStyle w:val="TableFieldLabel"/>
              </w:rPr>
              <w:t>[ Stereotype is «S100_Simple». Is static True. Containment is Not Specified. ]</w:t>
            </w:r>
          </w:p>
          <w:p w14:paraId="4E8C7E5F" w14:textId="77777777" w:rsidR="00562F87" w:rsidRDefault="00562F87">
            <w:pPr>
              <w:pStyle w:val="TableTextNormal"/>
              <w:tabs>
                <w:tab w:val="left" w:pos="720"/>
              </w:tabs>
            </w:pPr>
          </w:p>
        </w:tc>
      </w:tr>
      <w:tr w:rsidR="00562F87" w14:paraId="254AD2A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1FDF27" w14:textId="77777777" w:rsidR="00562F87" w:rsidRDefault="00562F87">
            <w:pPr>
              <w:pStyle w:val="TableTextNormal"/>
            </w:pPr>
          </w:p>
          <w:p w14:paraId="41C0B3A9" w14:textId="77777777" w:rsidR="00562F87" w:rsidRDefault="00A42A00">
            <w:pPr>
              <w:pStyle w:val="TableTextNormal"/>
            </w:pPr>
            <w:r>
              <w:rPr>
                <w:noProof/>
                <w:sz w:val="0"/>
                <w:szCs w:val="0"/>
              </w:rPr>
              <w:drawing>
                <wp:inline distT="0" distB="0" distL="0" distR="0" wp14:anchorId="5070EBEA" wp14:editId="17175D7B">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pictureInformation</w:t>
            </w:r>
            <w:proofErr w:type="spellEnd"/>
            <w:r>
              <w:t xml:space="preserve"> : text  Public</w:t>
            </w:r>
          </w:p>
          <w:p w14:paraId="18B921B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14FB36A" w14:textId="77777777" w:rsidR="00562F87" w:rsidRDefault="00562F87">
            <w:pPr>
              <w:pStyle w:val="TableTextNormal"/>
              <w:tabs>
                <w:tab w:val="left" w:pos="540"/>
              </w:tabs>
            </w:pPr>
          </w:p>
          <w:p w14:paraId="39A2B0FD" w14:textId="77777777" w:rsidR="00562F87" w:rsidRDefault="00A42A00">
            <w:pPr>
              <w:pStyle w:val="TableTextNormal"/>
            </w:pPr>
            <w:r>
              <w:t>A set of information to provide credits to picture creator, copyright owner etc.</w:t>
            </w:r>
          </w:p>
          <w:p w14:paraId="316CBEB1" w14:textId="77777777" w:rsidR="00562F87" w:rsidRDefault="00A42A00">
            <w:pPr>
              <w:pStyle w:val="TableTextNormal"/>
              <w:tabs>
                <w:tab w:val="left" w:pos="1440"/>
              </w:tabs>
              <w:jc w:val="right"/>
            </w:pPr>
            <w:r>
              <w:rPr>
                <w:rStyle w:val="TableFieldLabel"/>
              </w:rPr>
              <w:t>[ Stereotype is «S100_Simple». Is static True. Containment is Not Specified. ]</w:t>
            </w:r>
          </w:p>
          <w:p w14:paraId="33DC4B8B" w14:textId="77777777" w:rsidR="00562F87" w:rsidRDefault="00562F87">
            <w:pPr>
              <w:pStyle w:val="TableTextNormal"/>
              <w:tabs>
                <w:tab w:val="left" w:pos="720"/>
              </w:tabs>
            </w:pPr>
          </w:p>
        </w:tc>
      </w:tr>
      <w:tr w:rsidR="00562F87" w14:paraId="5DCCDEA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807BF4" w14:textId="77777777" w:rsidR="00562F87" w:rsidRDefault="00562F87">
            <w:pPr>
              <w:pStyle w:val="TableTextNormal"/>
            </w:pPr>
          </w:p>
          <w:p w14:paraId="56202252" w14:textId="77777777" w:rsidR="00562F87" w:rsidRDefault="00A42A00">
            <w:pPr>
              <w:pStyle w:val="TableTextNormal"/>
            </w:pPr>
            <w:r>
              <w:rPr>
                <w:noProof/>
                <w:sz w:val="0"/>
                <w:szCs w:val="0"/>
              </w:rPr>
              <w:drawing>
                <wp:inline distT="0" distB="0" distL="0" distR="0" wp14:anchorId="7669F99E" wp14:editId="5A9A1C9B">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bearingInformation</w:t>
            </w:r>
            <w:proofErr w:type="spellEnd"/>
            <w:r>
              <w:t xml:space="preserve"> : </w:t>
            </w:r>
            <w:proofErr w:type="spellStart"/>
            <w:r>
              <w:t>bearingInformation</w:t>
            </w:r>
            <w:proofErr w:type="spellEnd"/>
            <w:r>
              <w:t xml:space="preserve">  Public</w:t>
            </w:r>
          </w:p>
          <w:p w14:paraId="29D1861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6122C8B"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243CAED" w14:textId="77777777" w:rsidR="00562F87" w:rsidRDefault="00562F87">
            <w:pPr>
              <w:pStyle w:val="TableTextNormal"/>
              <w:tabs>
                <w:tab w:val="left" w:pos="720"/>
              </w:tabs>
            </w:pPr>
          </w:p>
        </w:tc>
      </w:tr>
    </w:tbl>
    <w:p w14:paraId="1786B6D7" w14:textId="77777777" w:rsidR="00562F87" w:rsidRDefault="00562F87">
      <w:pPr>
        <w:pStyle w:val="Notes"/>
      </w:pPr>
    </w:p>
    <w:p w14:paraId="2621077C" w14:textId="77777777" w:rsidR="00562F87" w:rsidRDefault="00A42A00">
      <w:pPr>
        <w:pStyle w:val="Notes"/>
      </w:pPr>
      <w:r>
        <w:lastRenderedPageBreak/>
        <w:t xml:space="preserve">  </w:t>
      </w:r>
      <w:bookmarkEnd w:id="155"/>
    </w:p>
    <w:p w14:paraId="5C28EE6C" w14:textId="77777777" w:rsidR="00562F87" w:rsidRDefault="00562F87">
      <w:pPr>
        <w:pStyle w:val="Notes"/>
      </w:pPr>
    </w:p>
    <w:p w14:paraId="294F7EED" w14:textId="77777777" w:rsidR="00562F87" w:rsidRDefault="00A42A00">
      <w:pPr>
        <w:pStyle w:val="Heading3"/>
      </w:pPr>
      <w:bookmarkStart w:id="157" w:name="BKM_61B08704_AFAD_474B_99F6_6459322A2A39"/>
      <w:bookmarkStart w:id="158" w:name="_Toc25000141"/>
      <w:r>
        <w:t>information</w:t>
      </w:r>
      <w:bookmarkEnd w:id="158"/>
    </w:p>
    <w:p w14:paraId="69C50DD5"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47B08603" w14:textId="77777777" w:rsidR="00562F87" w:rsidRDefault="00562F87">
      <w:pPr>
        <w:pStyle w:val="Notes"/>
        <w:tabs>
          <w:tab w:val="left" w:pos="720"/>
        </w:tabs>
      </w:pPr>
    </w:p>
    <w:p w14:paraId="5A11EE90" w14:textId="77777777" w:rsidR="00562F87" w:rsidRDefault="00A42A00">
      <w:pPr>
        <w:pStyle w:val="Notes"/>
      </w:pPr>
      <w:r>
        <w:t xml:space="preserve">Provides textual information that cannot be provided using other allowable attributes for the feature, in a defined language. The information may be provided as a string in sub-attribute </w:t>
      </w:r>
      <w:r>
        <w:rPr>
          <w:b/>
          <w:color w:val="000000"/>
        </w:rPr>
        <w:t xml:space="preserve">text, </w:t>
      </w:r>
      <w:r>
        <w:t xml:space="preserve">or by encoding the file name of a single external text file that contains the text in sub-attribute </w:t>
      </w:r>
      <w:r>
        <w:rPr>
          <w:b/>
          <w:color w:val="000000"/>
        </w:rPr>
        <w:t>file reference</w:t>
      </w:r>
      <w:r>
        <w:t>.</w:t>
      </w:r>
    </w:p>
    <w:p w14:paraId="7CFA0378" w14:textId="77777777" w:rsidR="00562F87" w:rsidRDefault="00A42A00">
      <w:pPr>
        <w:pStyle w:val="Notes"/>
      </w:pPr>
      <w:r>
        <w:t>Remarks:</w:t>
      </w:r>
    </w:p>
    <w:p w14:paraId="1E6407C9" w14:textId="77777777" w:rsidR="00562F87" w:rsidRDefault="00A42A00">
      <w:pPr>
        <w:pStyle w:val="Notes"/>
        <w:numPr>
          <w:ilvl w:val="0"/>
          <w:numId w:val="4"/>
        </w:numPr>
        <w:ind w:left="360" w:hanging="360"/>
      </w:pPr>
      <w:r>
        <w:t xml:space="preserve">The sub-attribute </w:t>
      </w:r>
      <w:r>
        <w:rPr>
          <w:b/>
          <w:color w:val="000000"/>
        </w:rPr>
        <w:t xml:space="preserve">text </w:t>
      </w:r>
      <w:r>
        <w:t xml:space="preserve">should be used, for example, to hold the information that is shown on paper charts by cautionary and explanatory notes. No formatting of text is possible within the sub-attribute </w:t>
      </w:r>
      <w:r>
        <w:rPr>
          <w:b/>
          <w:color w:val="000000"/>
        </w:rPr>
        <w:t>text</w:t>
      </w:r>
      <w:r>
        <w:t xml:space="preserve">. If formatted text is required then an associated text file referenced by the sub-attribute </w:t>
      </w:r>
      <w:r>
        <w:rPr>
          <w:b/>
          <w:color w:val="000000"/>
        </w:rPr>
        <w:t xml:space="preserve">file reference </w:t>
      </w:r>
      <w:r>
        <w:t>must be used.</w:t>
      </w:r>
    </w:p>
    <w:p w14:paraId="7E8B60CA" w14:textId="77777777" w:rsidR="00562F87" w:rsidRDefault="00A42A00">
      <w:pPr>
        <w:pStyle w:val="Notes"/>
        <w:numPr>
          <w:ilvl w:val="0"/>
          <w:numId w:val="4"/>
        </w:numPr>
        <w:ind w:left="360" w:hanging="360"/>
      </w:pPr>
      <w:r>
        <w:t xml:space="preserve">The sub-attribute </w:t>
      </w:r>
      <w:r>
        <w:rPr>
          <w:b/>
          <w:color w:val="000000"/>
        </w:rPr>
        <w:t>file reference</w:t>
      </w:r>
      <w:r>
        <w:t xml:space="preserve"> is generally used for long text strings or those that require formatting, however there is no restriction on the type of text (except for lexical level) that can be held in files referenced by sub-attribute </w:t>
      </w:r>
      <w:r>
        <w:rPr>
          <w:b/>
          <w:color w:val="000000"/>
        </w:rPr>
        <w:t>file reference</w:t>
      </w:r>
      <w:r>
        <w:t>.</w:t>
      </w:r>
    </w:p>
    <w:p w14:paraId="440D1D1E" w14:textId="77777777" w:rsidR="00562F87" w:rsidRDefault="00562F87">
      <w:pPr>
        <w:pStyle w:val="Notes"/>
      </w:pPr>
    </w:p>
    <w:p w14:paraId="4622EBED" w14:textId="77777777" w:rsidR="00562F87" w:rsidRDefault="00A42A00">
      <w:pPr>
        <w:pStyle w:val="Properties"/>
      </w:pPr>
      <w:r>
        <w:t xml:space="preserve">information </w:t>
      </w:r>
    </w:p>
    <w:p w14:paraId="44C1CFBE" w14:textId="77777777" w:rsidR="00562F87" w:rsidRDefault="00A42A00">
      <w:pPr>
        <w:pStyle w:val="Properties"/>
      </w:pPr>
      <w:r>
        <w:t>Version 1.0  Phase 1.0  Proposed</w:t>
      </w:r>
    </w:p>
    <w:p w14:paraId="5A4B9466" w14:textId="77777777" w:rsidR="00562F87" w:rsidRDefault="00A42A00">
      <w:pPr>
        <w:pStyle w:val="Properties"/>
      </w:pPr>
      <w:proofErr w:type="spellStart"/>
      <w:r>
        <w:t>raphaelm</w:t>
      </w:r>
      <w:proofErr w:type="spellEnd"/>
      <w:r>
        <w:t xml:space="preserve"> created on 01-Jan-2018.  Last modified 20-Aug-2018</w:t>
      </w:r>
    </w:p>
    <w:p w14:paraId="2088E7DF" w14:textId="77777777" w:rsidR="00562F87" w:rsidRDefault="00562F87">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62F87" w14:paraId="4B374841"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F340F2F" w14:textId="77777777" w:rsidR="00562F87" w:rsidRDefault="00A42A00">
            <w:pPr>
              <w:pStyle w:val="TableHeadingLight"/>
            </w:pPr>
            <w:r>
              <w:t>CONSTRAINTS</w:t>
            </w:r>
          </w:p>
        </w:tc>
      </w:tr>
      <w:tr w:rsidR="00562F87" w14:paraId="33B79131"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DBB8B6" w14:textId="77777777" w:rsidR="00562F87" w:rsidRDefault="00562F87">
            <w:pPr>
              <w:pStyle w:val="TableTextNormal"/>
            </w:pPr>
          </w:p>
          <w:p w14:paraId="6249E273" w14:textId="77777777" w:rsidR="00562F87" w:rsidRDefault="00A42A00">
            <w:pPr>
              <w:pStyle w:val="TableTextNormal"/>
            </w:pPr>
            <w:r>
              <w:rPr>
                <w:noProof/>
                <w:sz w:val="0"/>
                <w:szCs w:val="0"/>
              </w:rPr>
              <w:drawing>
                <wp:inline distT="0" distB="0" distL="0" distR="0" wp14:anchorId="65484A09" wp14:editId="214D3268">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Invariant.  count(text + </w:t>
            </w:r>
            <w:proofErr w:type="spellStart"/>
            <w:r>
              <w:t>fileReference</w:t>
            </w:r>
            <w:proofErr w:type="spellEnd"/>
            <w:r>
              <w:t>) &gt; 0</w:t>
            </w:r>
          </w:p>
          <w:p w14:paraId="478148CB" w14:textId="77777777" w:rsidR="00562F87" w:rsidRDefault="00A42A00">
            <w:pPr>
              <w:pStyle w:val="TableTextNormal"/>
              <w:jc w:val="right"/>
            </w:pPr>
            <w:r>
              <w:rPr>
                <w:rStyle w:val="TableFieldLabel"/>
              </w:rPr>
              <w:t>[ Approved, Weight is 0. ]</w:t>
            </w:r>
          </w:p>
          <w:p w14:paraId="45D2669E" w14:textId="77777777" w:rsidR="00562F87" w:rsidRDefault="00562F87">
            <w:pPr>
              <w:pStyle w:val="TableTextNormal"/>
            </w:pPr>
          </w:p>
        </w:tc>
      </w:tr>
    </w:tbl>
    <w:p w14:paraId="2449DDD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088E2D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CF6CAC" w14:textId="77777777" w:rsidR="00562F87" w:rsidRDefault="00A42A00">
            <w:pPr>
              <w:pStyle w:val="TableHeadingLight"/>
            </w:pPr>
            <w:r>
              <w:t>ATTRIBUTES</w:t>
            </w:r>
          </w:p>
        </w:tc>
      </w:tr>
      <w:tr w:rsidR="00562F87" w14:paraId="26E8CC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734293" w14:textId="77777777" w:rsidR="00562F87" w:rsidRDefault="00562F87">
            <w:pPr>
              <w:pStyle w:val="TableTextNormal"/>
            </w:pPr>
          </w:p>
          <w:p w14:paraId="36CDCD9B" w14:textId="77777777" w:rsidR="00562F87" w:rsidRDefault="00A42A00">
            <w:pPr>
              <w:pStyle w:val="TableTextNormal"/>
            </w:pPr>
            <w:r>
              <w:rPr>
                <w:noProof/>
                <w:sz w:val="0"/>
                <w:szCs w:val="0"/>
              </w:rPr>
              <w:drawing>
                <wp:inline distT="0" distB="0" distL="0" distR="0" wp14:anchorId="29939247" wp14:editId="1D5F871C">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fileLocator</w:t>
            </w:r>
            <w:proofErr w:type="spellEnd"/>
            <w:r>
              <w:t xml:space="preserve"> : text  Public</w:t>
            </w:r>
          </w:p>
          <w:p w14:paraId="105582BC" w14:textId="77777777" w:rsidR="00562F87" w:rsidRDefault="00A42A00">
            <w:pPr>
              <w:pStyle w:val="TableTextNormal"/>
              <w:ind w:left="540"/>
            </w:pPr>
            <w:r>
              <w:rPr>
                <w:rStyle w:val="TableFieldLabel"/>
              </w:rPr>
              <w:t>Alias:</w:t>
            </w:r>
            <w:r>
              <w:t xml:space="preserve">  FILLOC</w:t>
            </w:r>
          </w:p>
          <w:p w14:paraId="3B852E74"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F53EEE7" w14:textId="77777777" w:rsidR="00562F87" w:rsidRDefault="00562F87">
            <w:pPr>
              <w:pStyle w:val="TableTextNormal"/>
              <w:tabs>
                <w:tab w:val="left" w:pos="540"/>
              </w:tabs>
            </w:pPr>
          </w:p>
          <w:p w14:paraId="52012128" w14:textId="77777777" w:rsidR="00562F87" w:rsidRDefault="00A42A00">
            <w:pPr>
              <w:pStyle w:val="TableTextNormal"/>
            </w:pPr>
            <w:r>
              <w:t>The string encodes the location of a fragment of text or other information in a support file.</w:t>
            </w:r>
          </w:p>
          <w:p w14:paraId="1061E482" w14:textId="77777777" w:rsidR="00562F87" w:rsidRDefault="00A42A00">
            <w:pPr>
              <w:pStyle w:val="TableTextNormal"/>
            </w:pPr>
            <w:r>
              <w:t>Remarks:</w:t>
            </w:r>
          </w:p>
          <w:p w14:paraId="16881510" w14:textId="77777777" w:rsidR="00562F87" w:rsidRDefault="00A42A00">
            <w:pPr>
              <w:pStyle w:val="TableTextNormal"/>
              <w:numPr>
                <w:ilvl w:val="0"/>
                <w:numId w:val="3"/>
              </w:numPr>
              <w:ind w:left="630" w:hanging="360"/>
            </w:pPr>
            <w:r>
              <w:t xml:space="preserve">Application schemas must describe how the associated file is identified. The associated file will commonly be named in a </w:t>
            </w:r>
            <w:r>
              <w:rPr>
                <w:b/>
                <w:color w:val="000000"/>
              </w:rPr>
              <w:t>file reference</w:t>
            </w:r>
            <w:r>
              <w:t xml:space="preserve"> co-attribute of the same complex attribute.</w:t>
            </w:r>
          </w:p>
          <w:p w14:paraId="7D9CC560" w14:textId="77777777" w:rsidR="00562F87" w:rsidRDefault="00A42A00">
            <w:pPr>
              <w:pStyle w:val="TableTextNormal"/>
              <w:numPr>
                <w:ilvl w:val="0"/>
                <w:numId w:val="3"/>
              </w:numPr>
              <w:ind w:left="630" w:hanging="360"/>
            </w:pPr>
            <w:r>
              <w:t xml:space="preserve">Each DCEG must specify requirements for the format of the associated file and the semantics of </w:t>
            </w:r>
            <w:r>
              <w:rPr>
                <w:b/>
                <w:color w:val="000000"/>
              </w:rPr>
              <w:t>file locator</w:t>
            </w:r>
            <w:r>
              <w:t xml:space="preserve">. For example, the value of </w:t>
            </w:r>
            <w:r>
              <w:rPr>
                <w:b/>
                <w:color w:val="000000"/>
              </w:rPr>
              <w:t>file locator</w:t>
            </w:r>
            <w:r>
              <w:t xml:space="preserve"> may be an HTML ID in an HTML file, line number in a text file) or a bookmark in a PDF file.</w:t>
            </w:r>
          </w:p>
          <w:p w14:paraId="024CE76B" w14:textId="77777777" w:rsidR="00562F87" w:rsidRDefault="00A42A00">
            <w:pPr>
              <w:pStyle w:val="TableTextNormal"/>
              <w:tabs>
                <w:tab w:val="left" w:pos="1440"/>
              </w:tabs>
              <w:jc w:val="right"/>
            </w:pPr>
            <w:r>
              <w:rPr>
                <w:rStyle w:val="TableFieldLabel"/>
              </w:rPr>
              <w:t>[ Stereotype is «S100_Simple». Is static True. Containment is Not Specified. ]</w:t>
            </w:r>
          </w:p>
          <w:p w14:paraId="5B56AAF1" w14:textId="77777777" w:rsidR="00562F87" w:rsidRDefault="00562F87">
            <w:pPr>
              <w:pStyle w:val="TableTextNormal"/>
              <w:tabs>
                <w:tab w:val="left" w:pos="720"/>
              </w:tabs>
            </w:pPr>
          </w:p>
        </w:tc>
      </w:tr>
      <w:tr w:rsidR="00562F87" w14:paraId="53104FA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059882" w14:textId="77777777" w:rsidR="00562F87" w:rsidRDefault="00562F87">
            <w:pPr>
              <w:pStyle w:val="TableTextNormal"/>
            </w:pPr>
          </w:p>
          <w:p w14:paraId="0DB88A5F" w14:textId="77777777" w:rsidR="00562F87" w:rsidRDefault="00A42A00">
            <w:pPr>
              <w:pStyle w:val="TableTextNormal"/>
            </w:pPr>
            <w:r>
              <w:rPr>
                <w:noProof/>
                <w:sz w:val="0"/>
                <w:szCs w:val="0"/>
              </w:rPr>
              <w:drawing>
                <wp:inline distT="0" distB="0" distL="0" distR="0" wp14:anchorId="74CF046D" wp14:editId="44E9BFD6">
                  <wp:extent cx="11430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fileReference</w:t>
            </w:r>
            <w:proofErr w:type="spellEnd"/>
            <w:r>
              <w:t xml:space="preserve"> : text  Public</w:t>
            </w:r>
          </w:p>
          <w:p w14:paraId="7BA11B80" w14:textId="77777777" w:rsidR="00562F87" w:rsidRDefault="00A42A00">
            <w:pPr>
              <w:pStyle w:val="TableTextNormal"/>
              <w:ind w:left="540"/>
            </w:pPr>
            <w:r>
              <w:rPr>
                <w:rStyle w:val="TableFieldLabel"/>
              </w:rPr>
              <w:t>Alias:</w:t>
            </w:r>
            <w:r>
              <w:t xml:space="preserve">  FILREF</w:t>
            </w:r>
          </w:p>
          <w:p w14:paraId="6EA8F828"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344FDB5" w14:textId="77777777" w:rsidR="00562F87" w:rsidRDefault="00562F87">
            <w:pPr>
              <w:pStyle w:val="TableTextNormal"/>
              <w:tabs>
                <w:tab w:val="left" w:pos="540"/>
              </w:tabs>
            </w:pPr>
          </w:p>
          <w:p w14:paraId="68C5E73C" w14:textId="77777777" w:rsidR="00562F87" w:rsidRDefault="00A42A00">
            <w:pPr>
              <w:pStyle w:val="TableTextNormal"/>
            </w:pPr>
            <w:r>
              <w:t>The string encodes the file name of a single external text file that contains the text.</w:t>
            </w:r>
          </w:p>
          <w:p w14:paraId="0B44EAE0" w14:textId="77777777" w:rsidR="00562F87" w:rsidRDefault="00A42A00">
            <w:pPr>
              <w:pStyle w:val="TableTextNormal"/>
            </w:pPr>
            <w:r>
              <w:t>Remarks:</w:t>
            </w:r>
          </w:p>
          <w:p w14:paraId="6DF35370" w14:textId="77777777" w:rsidR="00562F87" w:rsidRDefault="00A42A00">
            <w:pPr>
              <w:pStyle w:val="TableTextNormal"/>
            </w:pPr>
            <w:r>
              <w:t xml:space="preserve">The attribute </w:t>
            </w:r>
            <w:r>
              <w:rPr>
                <w:b/>
                <w:color w:val="000000"/>
              </w:rPr>
              <w:t>file reference</w:t>
            </w:r>
            <w:r>
              <w:t xml:space="preserve"> is generally used for long text strings or those that require formatting, however there is no restriction on the type of text (except for lexical level) that can be held in files referenced by sub-attribute </w:t>
            </w:r>
            <w:r>
              <w:rPr>
                <w:b/>
                <w:color w:val="000000"/>
              </w:rPr>
              <w:t>file reference</w:t>
            </w:r>
            <w:r>
              <w:t>.</w:t>
            </w:r>
          </w:p>
          <w:p w14:paraId="2AD4D524" w14:textId="77777777" w:rsidR="00562F87" w:rsidRDefault="00A42A00">
            <w:pPr>
              <w:pStyle w:val="TableTextNormal"/>
              <w:tabs>
                <w:tab w:val="left" w:pos="1440"/>
              </w:tabs>
              <w:jc w:val="right"/>
            </w:pPr>
            <w:r>
              <w:rPr>
                <w:rStyle w:val="TableFieldLabel"/>
              </w:rPr>
              <w:t>[ Stereotype is «S100_Simple». Is static True. Containment is Not Specified. ]</w:t>
            </w:r>
          </w:p>
          <w:p w14:paraId="42019DD2" w14:textId="77777777" w:rsidR="00562F87" w:rsidRDefault="00562F87">
            <w:pPr>
              <w:pStyle w:val="TableTextNormal"/>
              <w:tabs>
                <w:tab w:val="left" w:pos="720"/>
              </w:tabs>
            </w:pPr>
          </w:p>
        </w:tc>
      </w:tr>
      <w:tr w:rsidR="00562F87" w14:paraId="2E45E5C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CD0673" w14:textId="77777777" w:rsidR="00562F87" w:rsidRDefault="00562F87">
            <w:pPr>
              <w:pStyle w:val="TableTextNormal"/>
            </w:pPr>
          </w:p>
          <w:p w14:paraId="5B7D2D83" w14:textId="77777777" w:rsidR="00562F87" w:rsidRDefault="00A42A00">
            <w:pPr>
              <w:pStyle w:val="TableTextNormal"/>
            </w:pPr>
            <w:r>
              <w:rPr>
                <w:noProof/>
                <w:sz w:val="0"/>
                <w:szCs w:val="0"/>
              </w:rPr>
              <w:drawing>
                <wp:inline distT="0" distB="0" distL="0" distR="0" wp14:anchorId="5671407E" wp14:editId="51C4141D">
                  <wp:extent cx="11430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headline : text  Public</w:t>
            </w:r>
          </w:p>
          <w:p w14:paraId="6C47DC38" w14:textId="77777777" w:rsidR="00562F87" w:rsidRDefault="00A42A00">
            <w:pPr>
              <w:pStyle w:val="TableTextNormal"/>
              <w:ind w:left="540"/>
            </w:pPr>
            <w:r>
              <w:rPr>
                <w:rStyle w:val="TableFieldLabel"/>
              </w:rPr>
              <w:t>Alias:</w:t>
            </w:r>
            <w:r>
              <w:t xml:space="preserve">  HEADLN</w:t>
            </w:r>
          </w:p>
          <w:p w14:paraId="1BD8442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2BC9205" w14:textId="77777777" w:rsidR="00562F87" w:rsidRDefault="00562F87">
            <w:pPr>
              <w:pStyle w:val="TableTextNormal"/>
              <w:tabs>
                <w:tab w:val="left" w:pos="540"/>
              </w:tabs>
            </w:pPr>
          </w:p>
          <w:p w14:paraId="273AA694" w14:textId="77777777" w:rsidR="00562F87" w:rsidRDefault="00A42A00">
            <w:pPr>
              <w:pStyle w:val="TableTextNormal"/>
            </w:pPr>
            <w:r>
              <w:t>Words set at the head of a passage or page to introduce or categorize</w:t>
            </w:r>
          </w:p>
          <w:p w14:paraId="101550AA" w14:textId="77777777" w:rsidR="00562F87" w:rsidRDefault="00A42A00">
            <w:pPr>
              <w:pStyle w:val="TableTextNormal"/>
              <w:tabs>
                <w:tab w:val="left" w:pos="1440"/>
              </w:tabs>
              <w:jc w:val="right"/>
            </w:pPr>
            <w:r>
              <w:rPr>
                <w:rStyle w:val="TableFieldLabel"/>
              </w:rPr>
              <w:t>[ Stereotype is «S100_Simple». Is static True. Containment is Not Specified. ]</w:t>
            </w:r>
          </w:p>
          <w:p w14:paraId="1CC43585" w14:textId="77777777" w:rsidR="00562F87" w:rsidRDefault="00562F87">
            <w:pPr>
              <w:pStyle w:val="TableTextNormal"/>
              <w:tabs>
                <w:tab w:val="left" w:pos="720"/>
              </w:tabs>
            </w:pPr>
          </w:p>
        </w:tc>
      </w:tr>
      <w:tr w:rsidR="00562F87" w14:paraId="3B70960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8D523F" w14:textId="77777777" w:rsidR="00562F87" w:rsidRDefault="00562F87">
            <w:pPr>
              <w:pStyle w:val="TableTextNormal"/>
            </w:pPr>
          </w:p>
          <w:p w14:paraId="2A9908E4" w14:textId="77777777" w:rsidR="00562F87" w:rsidRDefault="00A42A00">
            <w:pPr>
              <w:pStyle w:val="TableTextNormal"/>
            </w:pPr>
            <w:r>
              <w:rPr>
                <w:noProof/>
                <w:sz w:val="0"/>
                <w:szCs w:val="0"/>
              </w:rPr>
              <w:drawing>
                <wp:inline distT="0" distB="0" distL="0" distR="0" wp14:anchorId="6A447D6A" wp14:editId="608C4663">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language : ISO639-3  Public</w:t>
            </w:r>
          </w:p>
          <w:p w14:paraId="4BF6C9A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5A3CA30" w14:textId="77777777" w:rsidR="00562F87" w:rsidRDefault="00562F87">
            <w:pPr>
              <w:pStyle w:val="TableTextNormal"/>
              <w:tabs>
                <w:tab w:val="left" w:pos="540"/>
              </w:tabs>
            </w:pPr>
          </w:p>
          <w:p w14:paraId="07907333" w14:textId="77777777" w:rsidR="00562F87" w:rsidRDefault="00A42A00">
            <w:pPr>
              <w:pStyle w:val="TableTextNormal"/>
            </w:pPr>
            <w:r>
              <w:t>ISO 639-3 value</w:t>
            </w:r>
          </w:p>
          <w:p w14:paraId="4BA0243F" w14:textId="77777777" w:rsidR="00562F87" w:rsidRDefault="00A42A00">
            <w:pPr>
              <w:pStyle w:val="TableTextNormal"/>
              <w:tabs>
                <w:tab w:val="left" w:pos="1440"/>
              </w:tabs>
              <w:jc w:val="right"/>
            </w:pPr>
            <w:r>
              <w:rPr>
                <w:rStyle w:val="TableFieldLabel"/>
              </w:rPr>
              <w:lastRenderedPageBreak/>
              <w:t>[ Stereotype is «S100_Simple». Is static True. Containment is Not Specified. ]</w:t>
            </w:r>
          </w:p>
          <w:p w14:paraId="599B71FB" w14:textId="77777777" w:rsidR="00562F87" w:rsidRDefault="00562F87">
            <w:pPr>
              <w:pStyle w:val="TableTextNormal"/>
              <w:tabs>
                <w:tab w:val="left" w:pos="720"/>
              </w:tabs>
            </w:pPr>
          </w:p>
        </w:tc>
      </w:tr>
      <w:tr w:rsidR="00562F87" w14:paraId="6060C7D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378CD0" w14:textId="77777777" w:rsidR="00562F87" w:rsidRDefault="00562F87">
            <w:pPr>
              <w:pStyle w:val="TableTextNormal"/>
            </w:pPr>
          </w:p>
          <w:p w14:paraId="1321E959" w14:textId="77777777" w:rsidR="00562F87" w:rsidRDefault="00A42A00">
            <w:pPr>
              <w:pStyle w:val="TableTextNormal"/>
            </w:pPr>
            <w:r>
              <w:rPr>
                <w:noProof/>
                <w:sz w:val="0"/>
                <w:szCs w:val="0"/>
              </w:rPr>
              <w:drawing>
                <wp:inline distT="0" distB="0" distL="0" distR="0" wp14:anchorId="00753FFA" wp14:editId="2D23FE89">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text : text  Public</w:t>
            </w:r>
          </w:p>
          <w:p w14:paraId="1701B062" w14:textId="77777777" w:rsidR="00562F87" w:rsidRDefault="00A42A00">
            <w:pPr>
              <w:pStyle w:val="TableTextNormal"/>
              <w:ind w:left="540"/>
            </w:pPr>
            <w:r>
              <w:rPr>
                <w:rStyle w:val="TableFieldLabel"/>
              </w:rPr>
              <w:t>Alias:</w:t>
            </w:r>
            <w:r>
              <w:t xml:space="preserve">  INFORM</w:t>
            </w:r>
          </w:p>
          <w:p w14:paraId="36D86A28"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76D501B" w14:textId="77777777" w:rsidR="00562F87" w:rsidRDefault="00562F87">
            <w:pPr>
              <w:pStyle w:val="TableTextNormal"/>
              <w:tabs>
                <w:tab w:val="left" w:pos="540"/>
              </w:tabs>
            </w:pPr>
          </w:p>
          <w:p w14:paraId="27A6F1E7" w14:textId="77777777" w:rsidR="00562F87" w:rsidRDefault="00A42A00">
            <w:pPr>
              <w:pStyle w:val="TableTextNormal"/>
            </w:pPr>
            <w:r>
              <w:t>A non-formatted digital text string.</w:t>
            </w:r>
          </w:p>
          <w:p w14:paraId="4A9AF971" w14:textId="77777777" w:rsidR="00562F87" w:rsidRDefault="00A42A00">
            <w:pPr>
              <w:pStyle w:val="TableTextNormal"/>
            </w:pPr>
            <w:r>
              <w:t>Remarks:</w:t>
            </w:r>
          </w:p>
          <w:p w14:paraId="36604BAD" w14:textId="77777777" w:rsidR="00562F87" w:rsidRDefault="00A42A00">
            <w:pPr>
              <w:pStyle w:val="TableTextNormal"/>
            </w:pPr>
            <w:r>
              <w:t>The attribute</w:t>
            </w:r>
            <w:r>
              <w:rPr>
                <w:b/>
                <w:color w:val="000000"/>
              </w:rPr>
              <w:t xml:space="preserve"> </w:t>
            </w:r>
            <w:r>
              <w:t>should be used, for example, to hold the information that is shown on paper charts by short cautionary and explanatory notes. Therefore text populated in text must not exceed 300 characters.</w:t>
            </w:r>
          </w:p>
          <w:p w14:paraId="27440DB5" w14:textId="77777777" w:rsidR="00562F87" w:rsidRDefault="00A42A00">
            <w:pPr>
              <w:pStyle w:val="TableTextNormal"/>
            </w:pPr>
            <w:r>
              <w:t xml:space="preserve">Text may be in English or in a national language defined by the attribute </w:t>
            </w:r>
            <w:r>
              <w:rPr>
                <w:b/>
                <w:color w:val="000000"/>
              </w:rPr>
              <w:t>language</w:t>
            </w:r>
            <w:r>
              <w:t>.</w:t>
            </w:r>
          </w:p>
          <w:p w14:paraId="78CE94C5" w14:textId="77777777" w:rsidR="00562F87" w:rsidRDefault="00A42A00">
            <w:pPr>
              <w:pStyle w:val="TableTextNormal"/>
            </w:pPr>
            <w:r>
              <w:t xml:space="preserve">No formatting of text is possible within the sub-attribute </w:t>
            </w:r>
            <w:r>
              <w:rPr>
                <w:b/>
                <w:color w:val="000000"/>
              </w:rPr>
              <w:t>text</w:t>
            </w:r>
            <w:r>
              <w:t xml:space="preserve">. If formatted text, or text strings exceeding 300 characters, is required, then the attribute </w:t>
            </w:r>
            <w:r>
              <w:rPr>
                <w:b/>
                <w:color w:val="000000"/>
              </w:rPr>
              <w:t xml:space="preserve">file reference </w:t>
            </w:r>
            <w:r>
              <w:t>must be used.</w:t>
            </w:r>
          </w:p>
          <w:p w14:paraId="282E365D" w14:textId="77777777" w:rsidR="00562F87" w:rsidRDefault="00A42A00">
            <w:pPr>
              <w:pStyle w:val="TableTextNormal"/>
              <w:tabs>
                <w:tab w:val="left" w:pos="1440"/>
              </w:tabs>
              <w:jc w:val="right"/>
            </w:pPr>
            <w:r>
              <w:rPr>
                <w:rStyle w:val="TableFieldLabel"/>
              </w:rPr>
              <w:t>[ Stereotype is «S100_Simple». Is static True. Containment is Not Specified. ]</w:t>
            </w:r>
          </w:p>
          <w:p w14:paraId="0FE85DBD" w14:textId="77777777" w:rsidR="00562F87" w:rsidRDefault="00562F87">
            <w:pPr>
              <w:pStyle w:val="TableTextNormal"/>
              <w:tabs>
                <w:tab w:val="left" w:pos="720"/>
              </w:tabs>
            </w:pPr>
          </w:p>
        </w:tc>
      </w:tr>
    </w:tbl>
    <w:p w14:paraId="7BE06FEE" w14:textId="77777777" w:rsidR="00562F87" w:rsidRDefault="00562F87">
      <w:pPr>
        <w:pStyle w:val="Notes"/>
      </w:pPr>
    </w:p>
    <w:p w14:paraId="6C32E6F5" w14:textId="77777777" w:rsidR="00562F87" w:rsidRDefault="00A42A00">
      <w:pPr>
        <w:pStyle w:val="Notes"/>
      </w:pPr>
      <w:r>
        <w:t xml:space="preserve">  </w:t>
      </w:r>
      <w:bookmarkEnd w:id="157"/>
    </w:p>
    <w:p w14:paraId="77D33B9D" w14:textId="77777777" w:rsidR="00562F87" w:rsidRDefault="00562F87">
      <w:pPr>
        <w:pStyle w:val="Notes"/>
      </w:pPr>
    </w:p>
    <w:p w14:paraId="7DA2E48D" w14:textId="77777777" w:rsidR="00562F87" w:rsidRDefault="00A42A00">
      <w:pPr>
        <w:pStyle w:val="Heading3"/>
      </w:pPr>
      <w:bookmarkStart w:id="159" w:name="BKM_1F6AD111_3E0B_49B5_B4FD_318B27A31E4F"/>
      <w:bookmarkStart w:id="160" w:name="_Toc25000142"/>
      <w:proofErr w:type="spellStart"/>
      <w:r>
        <w:t>noticeTime</w:t>
      </w:r>
      <w:bookmarkEnd w:id="160"/>
      <w:proofErr w:type="spellEnd"/>
    </w:p>
    <w:p w14:paraId="6D26F26D"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0A2F2D85" w14:textId="77777777" w:rsidR="00562F87" w:rsidRDefault="00562F87">
      <w:pPr>
        <w:pStyle w:val="Notes"/>
        <w:tabs>
          <w:tab w:val="left" w:pos="720"/>
        </w:tabs>
      </w:pPr>
    </w:p>
    <w:p w14:paraId="4EF20CC6" w14:textId="77777777" w:rsidR="00562F87" w:rsidRDefault="00A42A00">
      <w:pPr>
        <w:pStyle w:val="Notes"/>
      </w:pPr>
      <w:r>
        <w:t>Span of time, prior to the time the service is needed, for preparations to be made to fulfil the requirement.</w:t>
      </w:r>
    </w:p>
    <w:p w14:paraId="36E0F061" w14:textId="77777777" w:rsidR="00562F87" w:rsidRDefault="00562F87">
      <w:pPr>
        <w:pStyle w:val="Notes"/>
      </w:pPr>
    </w:p>
    <w:p w14:paraId="6E729B04" w14:textId="77777777" w:rsidR="00562F87" w:rsidRDefault="00A42A00">
      <w:pPr>
        <w:pStyle w:val="Properties"/>
      </w:pPr>
      <w:proofErr w:type="spellStart"/>
      <w:r>
        <w:t>noticeTime</w:t>
      </w:r>
      <w:proofErr w:type="spellEnd"/>
      <w:r>
        <w:t xml:space="preserve"> </w:t>
      </w:r>
    </w:p>
    <w:p w14:paraId="3DB1EA3B" w14:textId="77777777" w:rsidR="00562F87" w:rsidRDefault="00A42A00">
      <w:pPr>
        <w:pStyle w:val="Properties"/>
      </w:pPr>
      <w:r>
        <w:t>Version 1.0  Phase 1.0  Proposed</w:t>
      </w:r>
    </w:p>
    <w:p w14:paraId="6D73A3FC" w14:textId="77777777" w:rsidR="00562F87" w:rsidRDefault="00A42A00">
      <w:pPr>
        <w:pStyle w:val="Properties"/>
      </w:pPr>
      <w:proofErr w:type="spellStart"/>
      <w:r>
        <w:t>eivind.mong</w:t>
      </w:r>
      <w:proofErr w:type="spellEnd"/>
      <w:r>
        <w:t xml:space="preserve"> created on 01-Jan-2018.  Last modified 22-Aug-2018</w:t>
      </w:r>
    </w:p>
    <w:p w14:paraId="0866F07D" w14:textId="77777777" w:rsidR="00562F87" w:rsidRDefault="00A42A00">
      <w:pPr>
        <w:pStyle w:val="Properties"/>
      </w:pPr>
      <w:r>
        <w:t>Alias NTCTIM</w:t>
      </w:r>
    </w:p>
    <w:p w14:paraId="70249B49"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90C098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664258" w14:textId="77777777" w:rsidR="00562F87" w:rsidRDefault="00A42A00">
            <w:pPr>
              <w:pStyle w:val="TableHeadingLight"/>
            </w:pPr>
            <w:r>
              <w:t>ATTRIBUTES</w:t>
            </w:r>
          </w:p>
        </w:tc>
      </w:tr>
      <w:tr w:rsidR="00562F87" w14:paraId="0954C43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D5640B" w14:textId="77777777" w:rsidR="00562F87" w:rsidRDefault="00562F87">
            <w:pPr>
              <w:pStyle w:val="TableTextNormal"/>
            </w:pPr>
          </w:p>
          <w:p w14:paraId="1E6BCD18" w14:textId="77777777" w:rsidR="00562F87" w:rsidRDefault="00A42A00">
            <w:pPr>
              <w:pStyle w:val="TableTextNormal"/>
            </w:pPr>
            <w:r>
              <w:rPr>
                <w:noProof/>
                <w:sz w:val="0"/>
                <w:szCs w:val="0"/>
              </w:rPr>
              <w:drawing>
                <wp:inline distT="0" distB="0" distL="0" distR="0" wp14:anchorId="58E8A7C2" wp14:editId="7078A895">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noticeTimeHours</w:t>
            </w:r>
            <w:proofErr w:type="spellEnd"/>
            <w:r>
              <w:t xml:space="preserve"> : Real  Public</w:t>
            </w:r>
          </w:p>
          <w:p w14:paraId="28A7D60E" w14:textId="77777777" w:rsidR="00562F87" w:rsidRDefault="00A42A00">
            <w:pPr>
              <w:pStyle w:val="TableTextNormal"/>
              <w:ind w:left="540"/>
            </w:pPr>
            <w:r>
              <w:rPr>
                <w:rStyle w:val="TableFieldLabel"/>
              </w:rPr>
              <w:t>Alias:</w:t>
            </w:r>
            <w:r>
              <w:t xml:space="preserve">  NTCHRS</w:t>
            </w:r>
          </w:p>
          <w:p w14:paraId="49CBA3BD"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24555C88" w14:textId="77777777" w:rsidR="00562F87" w:rsidRDefault="00562F87">
            <w:pPr>
              <w:pStyle w:val="TableTextNormal"/>
            </w:pPr>
          </w:p>
          <w:p w14:paraId="79CBA332" w14:textId="77777777" w:rsidR="00562F87" w:rsidRDefault="00A42A00">
            <w:pPr>
              <w:pStyle w:val="TableTextNormal"/>
              <w:ind w:left="540"/>
            </w:pPr>
            <w:r>
              <w:rPr>
                <w:rStyle w:val="TableFieldLabel"/>
              </w:rPr>
              <w:t>Constraints:</w:t>
            </w:r>
          </w:p>
          <w:p w14:paraId="1440B48C" w14:textId="77777777" w:rsidR="00562F87" w:rsidRDefault="00A42A00">
            <w:pPr>
              <w:pStyle w:val="TableTextNormal"/>
              <w:ind w:left="720"/>
            </w:pPr>
            <w:r>
              <w:t>sequential : Pre-condition</w:t>
            </w:r>
          </w:p>
          <w:p w14:paraId="115B0A3F" w14:textId="77777777" w:rsidR="00562F87" w:rsidRDefault="00A42A00">
            <w:pPr>
              <w:pStyle w:val="TableTextNormal"/>
              <w:tabs>
                <w:tab w:val="left" w:pos="1440"/>
              </w:tabs>
              <w:jc w:val="right"/>
            </w:pPr>
            <w:r>
              <w:rPr>
                <w:rStyle w:val="TableFieldLabel"/>
              </w:rPr>
              <w:t>[ Stereotype is «S100_Simple». Is static True. Containment is Not Specified. ]</w:t>
            </w:r>
          </w:p>
          <w:p w14:paraId="6CA4CCE1" w14:textId="77777777" w:rsidR="00562F87" w:rsidRDefault="00562F87">
            <w:pPr>
              <w:pStyle w:val="TableTextNormal"/>
              <w:tabs>
                <w:tab w:val="left" w:pos="720"/>
              </w:tabs>
            </w:pPr>
          </w:p>
        </w:tc>
      </w:tr>
      <w:tr w:rsidR="00562F87" w14:paraId="2192C04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F7F176" w14:textId="77777777" w:rsidR="00562F87" w:rsidRDefault="00562F87">
            <w:pPr>
              <w:pStyle w:val="TableTextNormal"/>
            </w:pPr>
          </w:p>
          <w:p w14:paraId="29F6E4EE" w14:textId="77777777" w:rsidR="00562F87" w:rsidRDefault="00A42A00">
            <w:pPr>
              <w:pStyle w:val="TableTextNormal"/>
            </w:pPr>
            <w:r>
              <w:rPr>
                <w:noProof/>
                <w:sz w:val="0"/>
                <w:szCs w:val="0"/>
              </w:rPr>
              <w:drawing>
                <wp:inline distT="0" distB="0" distL="0" distR="0" wp14:anchorId="5FE86240" wp14:editId="710E107B">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noticeTimeText</w:t>
            </w:r>
            <w:proofErr w:type="spellEnd"/>
            <w:r>
              <w:t xml:space="preserve"> : text  Public</w:t>
            </w:r>
          </w:p>
          <w:p w14:paraId="7FB9469D" w14:textId="77777777" w:rsidR="00562F87" w:rsidRDefault="00A42A00">
            <w:pPr>
              <w:pStyle w:val="TableTextNormal"/>
              <w:ind w:left="540"/>
            </w:pPr>
            <w:r>
              <w:rPr>
                <w:rStyle w:val="TableFieldLabel"/>
              </w:rPr>
              <w:t>Alias:</w:t>
            </w:r>
            <w:r>
              <w:t xml:space="preserve">  NTCTXT</w:t>
            </w:r>
          </w:p>
          <w:p w14:paraId="01D6F22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E151C49" w14:textId="77777777" w:rsidR="00562F87" w:rsidRDefault="00A42A00">
            <w:pPr>
              <w:pStyle w:val="TableTextNormal"/>
              <w:tabs>
                <w:tab w:val="left" w:pos="1440"/>
              </w:tabs>
              <w:jc w:val="right"/>
            </w:pPr>
            <w:r>
              <w:rPr>
                <w:rStyle w:val="TableFieldLabel"/>
              </w:rPr>
              <w:t>[ Stereotype is «S100_Simple». Is static True. Containment is Not Specified. ]</w:t>
            </w:r>
          </w:p>
          <w:p w14:paraId="7AEAECFE" w14:textId="77777777" w:rsidR="00562F87" w:rsidRDefault="00562F87">
            <w:pPr>
              <w:pStyle w:val="TableTextNormal"/>
              <w:tabs>
                <w:tab w:val="left" w:pos="720"/>
              </w:tabs>
            </w:pPr>
          </w:p>
        </w:tc>
      </w:tr>
      <w:tr w:rsidR="00562F87" w14:paraId="64197EF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E6AB13" w14:textId="77777777" w:rsidR="00562F87" w:rsidRDefault="00562F87">
            <w:pPr>
              <w:pStyle w:val="TableTextNormal"/>
            </w:pPr>
          </w:p>
          <w:p w14:paraId="4D3DBE7C" w14:textId="77777777" w:rsidR="00562F87" w:rsidRDefault="00A42A00">
            <w:pPr>
              <w:pStyle w:val="TableTextNormal"/>
            </w:pPr>
            <w:r>
              <w:rPr>
                <w:noProof/>
                <w:sz w:val="0"/>
                <w:szCs w:val="0"/>
              </w:rPr>
              <w:drawing>
                <wp:inline distT="0" distB="0" distL="0" distR="0" wp14:anchorId="439B39B7" wp14:editId="35020536">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operation : operation  Public</w:t>
            </w:r>
          </w:p>
          <w:p w14:paraId="54C178EE" w14:textId="77777777" w:rsidR="00562F87" w:rsidRDefault="00A42A00">
            <w:pPr>
              <w:pStyle w:val="TableTextNormal"/>
              <w:ind w:left="540"/>
            </w:pPr>
            <w:r>
              <w:rPr>
                <w:rStyle w:val="TableFieldLabel"/>
              </w:rPr>
              <w:t>Alias:</w:t>
            </w:r>
            <w:r>
              <w:t xml:space="preserve">  OPERAT</w:t>
            </w:r>
          </w:p>
          <w:p w14:paraId="1D493328"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C3C4034" w14:textId="77777777" w:rsidR="00562F87" w:rsidRDefault="00A42A00">
            <w:pPr>
              <w:pStyle w:val="TableTextNormal"/>
              <w:tabs>
                <w:tab w:val="left" w:pos="1440"/>
              </w:tabs>
              <w:jc w:val="right"/>
            </w:pPr>
            <w:r>
              <w:rPr>
                <w:rStyle w:val="TableFieldLabel"/>
              </w:rPr>
              <w:t>[ Stereotype is «S100_Enum». Is static True. Containment is Not Specified. ]</w:t>
            </w:r>
          </w:p>
          <w:p w14:paraId="4E77C6FC" w14:textId="77777777" w:rsidR="00562F87" w:rsidRDefault="00562F87">
            <w:pPr>
              <w:pStyle w:val="TableTextNormal"/>
              <w:tabs>
                <w:tab w:val="left" w:pos="720"/>
              </w:tabs>
            </w:pPr>
          </w:p>
        </w:tc>
      </w:tr>
    </w:tbl>
    <w:p w14:paraId="4127FC1B" w14:textId="77777777" w:rsidR="00562F87" w:rsidRDefault="00562F87">
      <w:pPr>
        <w:pStyle w:val="Notes"/>
      </w:pPr>
    </w:p>
    <w:p w14:paraId="35FF6AC1" w14:textId="77777777" w:rsidR="00562F87" w:rsidRDefault="00A42A00">
      <w:pPr>
        <w:pStyle w:val="Notes"/>
      </w:pPr>
      <w:r>
        <w:t xml:space="preserve">  </w:t>
      </w:r>
      <w:bookmarkEnd w:id="159"/>
    </w:p>
    <w:p w14:paraId="22AF4AE0" w14:textId="77777777" w:rsidR="00562F87" w:rsidRDefault="00562F87">
      <w:pPr>
        <w:pStyle w:val="Notes"/>
      </w:pPr>
    </w:p>
    <w:p w14:paraId="39D84845" w14:textId="77777777" w:rsidR="00562F87" w:rsidRDefault="00A42A00">
      <w:pPr>
        <w:pStyle w:val="Heading3"/>
      </w:pPr>
      <w:bookmarkStart w:id="161" w:name="BKM_438F363B_6336_4797_8077_9B6D687EDDD3"/>
      <w:bookmarkStart w:id="162" w:name="_Toc25000143"/>
      <w:proofErr w:type="spellStart"/>
      <w:r>
        <w:t>onlineResource</w:t>
      </w:r>
      <w:bookmarkEnd w:id="162"/>
      <w:proofErr w:type="spellEnd"/>
    </w:p>
    <w:p w14:paraId="39595130"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328C7B46" w14:textId="77777777" w:rsidR="00562F87" w:rsidRDefault="00562F87">
      <w:pPr>
        <w:pStyle w:val="Notes"/>
        <w:tabs>
          <w:tab w:val="left" w:pos="720"/>
        </w:tabs>
      </w:pPr>
    </w:p>
    <w:p w14:paraId="5262084A" w14:textId="77777777" w:rsidR="00562F87" w:rsidRDefault="00A42A00">
      <w:pPr>
        <w:pStyle w:val="Notes"/>
      </w:pPr>
      <w:r>
        <w:t>Information about online sources from which a resource or data can be obtained (ISO 19115, adapted).</w:t>
      </w:r>
    </w:p>
    <w:p w14:paraId="15E4F340" w14:textId="77777777" w:rsidR="00562F87" w:rsidRDefault="00562F87">
      <w:pPr>
        <w:pStyle w:val="Notes"/>
      </w:pPr>
    </w:p>
    <w:p w14:paraId="0B54951A" w14:textId="77777777" w:rsidR="00562F87" w:rsidRDefault="00A42A00">
      <w:pPr>
        <w:pStyle w:val="Properties"/>
      </w:pPr>
      <w:proofErr w:type="spellStart"/>
      <w:r>
        <w:t>onlineResource</w:t>
      </w:r>
      <w:proofErr w:type="spellEnd"/>
      <w:r>
        <w:t xml:space="preserve"> </w:t>
      </w:r>
    </w:p>
    <w:p w14:paraId="46E8B86C" w14:textId="77777777" w:rsidR="00562F87" w:rsidRDefault="00A42A00">
      <w:pPr>
        <w:pStyle w:val="Properties"/>
      </w:pPr>
      <w:r>
        <w:t>Version 1.0  Phase 1.0  Proposed</w:t>
      </w:r>
    </w:p>
    <w:p w14:paraId="68F7E6FE" w14:textId="77777777" w:rsidR="00562F87" w:rsidRDefault="00A42A00">
      <w:pPr>
        <w:pStyle w:val="Properties"/>
      </w:pPr>
      <w:proofErr w:type="spellStart"/>
      <w:r>
        <w:t>raphaelm</w:t>
      </w:r>
      <w:proofErr w:type="spellEnd"/>
      <w:r>
        <w:t xml:space="preserve"> created on 01-Jan-2018.  Last modified 20-Aug-2018</w:t>
      </w:r>
    </w:p>
    <w:p w14:paraId="09657D5C" w14:textId="77777777" w:rsidR="00562F87" w:rsidRDefault="00A42A00">
      <w:pPr>
        <w:pStyle w:val="Properties"/>
      </w:pPr>
      <w:r>
        <w:lastRenderedPageBreak/>
        <w:t>Alias ONLRES</w:t>
      </w:r>
    </w:p>
    <w:p w14:paraId="1586F92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DC42A5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61138FD" w14:textId="77777777" w:rsidR="00562F87" w:rsidRDefault="00A42A00">
            <w:pPr>
              <w:pStyle w:val="TableHeadingLight"/>
            </w:pPr>
            <w:r>
              <w:t>ATTRIBUTES</w:t>
            </w:r>
          </w:p>
        </w:tc>
      </w:tr>
      <w:tr w:rsidR="00562F87" w14:paraId="18725C5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99ED5B" w14:textId="77777777" w:rsidR="00562F87" w:rsidRDefault="00562F87">
            <w:pPr>
              <w:pStyle w:val="TableTextNormal"/>
            </w:pPr>
          </w:p>
          <w:p w14:paraId="61337F0B" w14:textId="77777777" w:rsidR="00562F87" w:rsidRDefault="00A42A00">
            <w:pPr>
              <w:pStyle w:val="TableTextNormal"/>
            </w:pPr>
            <w:r>
              <w:rPr>
                <w:noProof/>
                <w:sz w:val="0"/>
                <w:szCs w:val="0"/>
              </w:rPr>
              <w:drawing>
                <wp:inline distT="0" distB="0" distL="0" distR="0" wp14:anchorId="298EB964" wp14:editId="636B03D3">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linkage : URL  Public</w:t>
            </w:r>
          </w:p>
          <w:p w14:paraId="0F9DB1AD" w14:textId="77777777" w:rsidR="00562F87" w:rsidRDefault="00A42A00">
            <w:pPr>
              <w:pStyle w:val="TableTextNormal"/>
              <w:ind w:left="540"/>
            </w:pPr>
            <w:r>
              <w:rPr>
                <w:rStyle w:val="TableFieldLabel"/>
              </w:rPr>
              <w:t>Alias:</w:t>
            </w:r>
            <w:r>
              <w:t xml:space="preserve">  </w:t>
            </w:r>
            <w:proofErr w:type="spellStart"/>
            <w:r>
              <w:t>internetAddress</w:t>
            </w:r>
            <w:proofErr w:type="spellEnd"/>
            <w:r>
              <w:t>, LINKGE</w:t>
            </w:r>
          </w:p>
          <w:p w14:paraId="2FB5E3CF" w14:textId="77777777" w:rsidR="00562F87" w:rsidRDefault="00562F87">
            <w:pPr>
              <w:pStyle w:val="TableTextNormal"/>
              <w:tabs>
                <w:tab w:val="left" w:pos="540"/>
              </w:tabs>
            </w:pPr>
          </w:p>
          <w:p w14:paraId="6FF14B3F" w14:textId="77777777" w:rsidR="00562F87" w:rsidRDefault="00A42A00">
            <w:pPr>
              <w:pStyle w:val="TableTextNormal"/>
            </w:pPr>
            <w:r>
              <w:t>location (address) for on-line access using a URL/URI address or similar addressing scheme. (Adapted from ISO 19115:2014.)</w:t>
            </w:r>
          </w:p>
          <w:p w14:paraId="16E0A1EE" w14:textId="77777777" w:rsidR="00562F87" w:rsidRDefault="00A42A00">
            <w:pPr>
              <w:pStyle w:val="TableTextNormal"/>
              <w:tabs>
                <w:tab w:val="left" w:pos="1440"/>
              </w:tabs>
              <w:jc w:val="right"/>
            </w:pPr>
            <w:r>
              <w:rPr>
                <w:rStyle w:val="TableFieldLabel"/>
              </w:rPr>
              <w:t>[ Stereotype is «S100_Simple». Is static True. Containment is Not Specified. ]</w:t>
            </w:r>
          </w:p>
          <w:p w14:paraId="42B0EC9F" w14:textId="77777777" w:rsidR="00562F87" w:rsidRDefault="00562F87">
            <w:pPr>
              <w:pStyle w:val="TableTextNormal"/>
              <w:tabs>
                <w:tab w:val="left" w:pos="720"/>
              </w:tabs>
            </w:pPr>
          </w:p>
        </w:tc>
      </w:tr>
      <w:tr w:rsidR="00562F87" w14:paraId="4C2150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4D4181" w14:textId="77777777" w:rsidR="00562F87" w:rsidRDefault="00562F87">
            <w:pPr>
              <w:pStyle w:val="TableTextNormal"/>
            </w:pPr>
          </w:p>
          <w:p w14:paraId="0CD6F225" w14:textId="77777777" w:rsidR="00562F87" w:rsidRDefault="00A42A00">
            <w:pPr>
              <w:pStyle w:val="TableTextNormal"/>
            </w:pPr>
            <w:r>
              <w:rPr>
                <w:noProof/>
                <w:sz w:val="0"/>
                <w:szCs w:val="0"/>
              </w:rPr>
              <w:drawing>
                <wp:inline distT="0" distB="0" distL="0" distR="0" wp14:anchorId="1B7E8EF8" wp14:editId="613F8759">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protocol : text  Public</w:t>
            </w:r>
          </w:p>
          <w:p w14:paraId="2D1427B8" w14:textId="77777777" w:rsidR="00562F87" w:rsidRDefault="00A42A00">
            <w:pPr>
              <w:pStyle w:val="TableTextNormal"/>
              <w:ind w:left="540"/>
            </w:pPr>
            <w:r>
              <w:rPr>
                <w:rStyle w:val="TableFieldLabel"/>
              </w:rPr>
              <w:t>Alias:</w:t>
            </w:r>
            <w:r>
              <w:t xml:space="preserve">  PROTCL</w:t>
            </w:r>
          </w:p>
          <w:p w14:paraId="7944931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6CC8E22" w14:textId="77777777" w:rsidR="00562F87" w:rsidRDefault="00562F87">
            <w:pPr>
              <w:pStyle w:val="TableTextNormal"/>
              <w:tabs>
                <w:tab w:val="left" w:pos="540"/>
              </w:tabs>
            </w:pPr>
          </w:p>
          <w:p w14:paraId="00759D06" w14:textId="77777777" w:rsidR="00562F87" w:rsidRDefault="00A42A00">
            <w:pPr>
              <w:pStyle w:val="TableTextNormal"/>
            </w:pPr>
            <w:r>
              <w:t>connection protocol to be used. Example: ftp, http get KVP, http POST, etc. (ISO 19115)</w:t>
            </w:r>
          </w:p>
          <w:p w14:paraId="3B15AD85" w14:textId="77777777" w:rsidR="00562F87" w:rsidRDefault="00A42A00">
            <w:pPr>
              <w:pStyle w:val="TableTextNormal"/>
              <w:tabs>
                <w:tab w:val="left" w:pos="1440"/>
              </w:tabs>
              <w:jc w:val="right"/>
            </w:pPr>
            <w:r>
              <w:rPr>
                <w:rStyle w:val="TableFieldLabel"/>
              </w:rPr>
              <w:t>[ Stereotype is «S100_Simple». Is static True. Containment is Not Specified. ]</w:t>
            </w:r>
          </w:p>
          <w:p w14:paraId="49AEA5F4" w14:textId="77777777" w:rsidR="00562F87" w:rsidRDefault="00562F87">
            <w:pPr>
              <w:pStyle w:val="TableTextNormal"/>
              <w:tabs>
                <w:tab w:val="left" w:pos="720"/>
              </w:tabs>
            </w:pPr>
          </w:p>
        </w:tc>
      </w:tr>
      <w:tr w:rsidR="00562F87" w14:paraId="5B2FD17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5E27F" w14:textId="77777777" w:rsidR="00562F87" w:rsidRDefault="00562F87">
            <w:pPr>
              <w:pStyle w:val="TableTextNormal"/>
            </w:pPr>
          </w:p>
          <w:p w14:paraId="239EF7A2" w14:textId="77777777" w:rsidR="00562F87" w:rsidRDefault="00A42A00">
            <w:pPr>
              <w:pStyle w:val="TableTextNormal"/>
            </w:pPr>
            <w:r>
              <w:rPr>
                <w:noProof/>
                <w:sz w:val="0"/>
                <w:szCs w:val="0"/>
              </w:rPr>
              <w:drawing>
                <wp:inline distT="0" distB="0" distL="0" distR="0" wp14:anchorId="5D385791" wp14:editId="558447A4">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applicationProfile</w:t>
            </w:r>
            <w:proofErr w:type="spellEnd"/>
            <w:r>
              <w:t xml:space="preserve"> : text  Public</w:t>
            </w:r>
          </w:p>
          <w:p w14:paraId="248EBEFF" w14:textId="77777777" w:rsidR="00562F87" w:rsidRDefault="00A42A00">
            <w:pPr>
              <w:pStyle w:val="TableTextNormal"/>
              <w:ind w:left="540"/>
            </w:pPr>
            <w:r>
              <w:rPr>
                <w:rStyle w:val="TableFieldLabel"/>
              </w:rPr>
              <w:t>Alias:</w:t>
            </w:r>
            <w:r>
              <w:t xml:space="preserve">  APPPRF</w:t>
            </w:r>
          </w:p>
          <w:p w14:paraId="1341F88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4E74BB8" w14:textId="77777777" w:rsidR="00562F87" w:rsidRDefault="00562F87">
            <w:pPr>
              <w:pStyle w:val="TableTextNormal"/>
              <w:tabs>
                <w:tab w:val="left" w:pos="540"/>
              </w:tabs>
            </w:pPr>
          </w:p>
          <w:p w14:paraId="1850D066" w14:textId="77777777" w:rsidR="00562F87" w:rsidRDefault="00A42A00">
            <w:pPr>
              <w:pStyle w:val="TableTextNormal"/>
            </w:pPr>
            <w:r>
              <w:t>name of an application profile that can be used with the online resource (ISO 19115)</w:t>
            </w:r>
          </w:p>
          <w:p w14:paraId="6F57AAE0" w14:textId="77777777" w:rsidR="00562F87" w:rsidRDefault="00A42A00">
            <w:pPr>
              <w:pStyle w:val="TableTextNormal"/>
              <w:tabs>
                <w:tab w:val="left" w:pos="1440"/>
              </w:tabs>
              <w:jc w:val="right"/>
            </w:pPr>
            <w:r>
              <w:rPr>
                <w:rStyle w:val="TableFieldLabel"/>
              </w:rPr>
              <w:t>[ Stereotype is «S100_Simple». Is static True. Containment is Not Specified. ]</w:t>
            </w:r>
          </w:p>
          <w:p w14:paraId="11433AB4" w14:textId="77777777" w:rsidR="00562F87" w:rsidRDefault="00562F87">
            <w:pPr>
              <w:pStyle w:val="TableTextNormal"/>
              <w:tabs>
                <w:tab w:val="left" w:pos="720"/>
              </w:tabs>
            </w:pPr>
          </w:p>
        </w:tc>
      </w:tr>
      <w:tr w:rsidR="00562F87" w14:paraId="12BA6CF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82FC3F" w14:textId="77777777" w:rsidR="00562F87" w:rsidRDefault="00562F87">
            <w:pPr>
              <w:pStyle w:val="TableTextNormal"/>
            </w:pPr>
          </w:p>
          <w:p w14:paraId="4013E410" w14:textId="77777777" w:rsidR="00562F87" w:rsidRDefault="00A42A00">
            <w:pPr>
              <w:pStyle w:val="TableTextNormal"/>
            </w:pPr>
            <w:r>
              <w:rPr>
                <w:noProof/>
                <w:sz w:val="0"/>
                <w:szCs w:val="0"/>
              </w:rPr>
              <w:drawing>
                <wp:inline distT="0" distB="0" distL="0" distR="0" wp14:anchorId="4EBD42FB" wp14:editId="4DBF804F">
                  <wp:extent cx="114300" cy="1143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nameOfResource</w:t>
            </w:r>
            <w:proofErr w:type="spellEnd"/>
            <w:r>
              <w:t xml:space="preserve"> : text  Public</w:t>
            </w:r>
          </w:p>
          <w:p w14:paraId="56211839" w14:textId="77777777" w:rsidR="00562F87" w:rsidRDefault="00A42A00">
            <w:pPr>
              <w:pStyle w:val="TableTextNormal"/>
              <w:ind w:left="540"/>
            </w:pPr>
            <w:r>
              <w:rPr>
                <w:rStyle w:val="TableFieldLabel"/>
              </w:rPr>
              <w:t>Alias:</w:t>
            </w:r>
            <w:r>
              <w:t xml:space="preserve">  NAMRES</w:t>
            </w:r>
          </w:p>
          <w:p w14:paraId="4EAB177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4AF8154" w14:textId="77777777" w:rsidR="00562F87" w:rsidRDefault="00562F87">
            <w:pPr>
              <w:pStyle w:val="TableTextNormal"/>
              <w:tabs>
                <w:tab w:val="left" w:pos="540"/>
              </w:tabs>
            </w:pPr>
          </w:p>
          <w:p w14:paraId="2C01323B" w14:textId="77777777" w:rsidR="00562F87" w:rsidRDefault="00A42A00">
            <w:pPr>
              <w:pStyle w:val="TableTextNormal"/>
            </w:pPr>
            <w:r>
              <w:t>name of the online resource (ISO 19115, adapted)</w:t>
            </w:r>
          </w:p>
          <w:p w14:paraId="44F0DC8C" w14:textId="77777777" w:rsidR="00562F87" w:rsidRDefault="00A42A00">
            <w:pPr>
              <w:pStyle w:val="TableTextNormal"/>
              <w:tabs>
                <w:tab w:val="left" w:pos="1440"/>
              </w:tabs>
              <w:jc w:val="right"/>
            </w:pPr>
            <w:r>
              <w:rPr>
                <w:rStyle w:val="TableFieldLabel"/>
              </w:rPr>
              <w:t>[ Stereotype is «S100_Simple». Is static True. Containment is Not Specified. ]</w:t>
            </w:r>
          </w:p>
          <w:p w14:paraId="6749BBE7" w14:textId="77777777" w:rsidR="00562F87" w:rsidRDefault="00562F87">
            <w:pPr>
              <w:pStyle w:val="TableTextNormal"/>
              <w:tabs>
                <w:tab w:val="left" w:pos="720"/>
              </w:tabs>
            </w:pPr>
          </w:p>
        </w:tc>
      </w:tr>
      <w:tr w:rsidR="00562F87" w14:paraId="518B4D1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4F3876B" w14:textId="77777777" w:rsidR="00562F87" w:rsidRDefault="00562F87">
            <w:pPr>
              <w:pStyle w:val="TableTextNormal"/>
            </w:pPr>
          </w:p>
          <w:p w14:paraId="5D9ECA1E" w14:textId="77777777" w:rsidR="00562F87" w:rsidRDefault="00A42A00">
            <w:pPr>
              <w:pStyle w:val="TableTextNormal"/>
            </w:pPr>
            <w:r>
              <w:rPr>
                <w:noProof/>
                <w:sz w:val="0"/>
                <w:szCs w:val="0"/>
              </w:rPr>
              <w:drawing>
                <wp:inline distT="0" distB="0" distL="0" distR="0" wp14:anchorId="46AA2A78" wp14:editId="092C1A49">
                  <wp:extent cx="114300" cy="114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onlineResourceDescription</w:t>
            </w:r>
            <w:proofErr w:type="spellEnd"/>
            <w:r>
              <w:t xml:space="preserve"> : text  Public</w:t>
            </w:r>
          </w:p>
          <w:p w14:paraId="2FBCCE38" w14:textId="77777777" w:rsidR="00562F87" w:rsidRDefault="00A42A00">
            <w:pPr>
              <w:pStyle w:val="TableTextNormal"/>
              <w:ind w:left="540"/>
            </w:pPr>
            <w:r>
              <w:rPr>
                <w:rStyle w:val="TableFieldLabel"/>
              </w:rPr>
              <w:t>Alias:</w:t>
            </w:r>
            <w:r>
              <w:t xml:space="preserve">  OLRDES</w:t>
            </w:r>
          </w:p>
          <w:p w14:paraId="794014B4"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A673FD8" w14:textId="77777777" w:rsidR="00562F87" w:rsidRDefault="00562F87">
            <w:pPr>
              <w:pStyle w:val="TableTextNormal"/>
              <w:tabs>
                <w:tab w:val="left" w:pos="540"/>
              </w:tabs>
            </w:pPr>
          </w:p>
          <w:p w14:paraId="5608FE16" w14:textId="77777777" w:rsidR="00562F87" w:rsidRDefault="00A42A00">
            <w:pPr>
              <w:pStyle w:val="TableTextNormal"/>
            </w:pPr>
            <w:r>
              <w:t>Detailed text description of what the online resource is/does.</w:t>
            </w:r>
          </w:p>
          <w:p w14:paraId="320869CF" w14:textId="77777777" w:rsidR="00562F87" w:rsidRDefault="00A42A00">
            <w:pPr>
              <w:pStyle w:val="TableTextNormal"/>
              <w:tabs>
                <w:tab w:val="left" w:pos="1440"/>
              </w:tabs>
              <w:jc w:val="right"/>
            </w:pPr>
            <w:r>
              <w:rPr>
                <w:rStyle w:val="TableFieldLabel"/>
              </w:rPr>
              <w:t>[ Stereotype is «S100_Simple». Is static True. Containment is Not Specified. ]</w:t>
            </w:r>
          </w:p>
          <w:p w14:paraId="07CFFF8C" w14:textId="77777777" w:rsidR="00562F87" w:rsidRDefault="00562F87">
            <w:pPr>
              <w:pStyle w:val="TableTextNormal"/>
              <w:tabs>
                <w:tab w:val="left" w:pos="720"/>
              </w:tabs>
            </w:pPr>
          </w:p>
        </w:tc>
      </w:tr>
      <w:tr w:rsidR="00562F87" w14:paraId="60B1949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184949" w14:textId="77777777" w:rsidR="00562F87" w:rsidRDefault="00562F87">
            <w:pPr>
              <w:pStyle w:val="TableTextNormal"/>
            </w:pPr>
          </w:p>
          <w:p w14:paraId="06C053A2" w14:textId="77777777" w:rsidR="00562F87" w:rsidRDefault="00A42A00">
            <w:pPr>
              <w:pStyle w:val="TableTextNormal"/>
            </w:pPr>
            <w:r>
              <w:rPr>
                <w:noProof/>
                <w:sz w:val="0"/>
                <w:szCs w:val="0"/>
              </w:rPr>
              <w:drawing>
                <wp:inline distT="0" distB="0" distL="0" distR="0" wp14:anchorId="7BF90A14" wp14:editId="1C049DE0">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onlineFunction</w:t>
            </w:r>
            <w:proofErr w:type="spellEnd"/>
            <w:r>
              <w:t xml:space="preserve"> : </w:t>
            </w:r>
            <w:proofErr w:type="spellStart"/>
            <w:r>
              <w:t>onlineFunction</w:t>
            </w:r>
            <w:proofErr w:type="spellEnd"/>
            <w:r>
              <w:t xml:space="preserve">  Public</w:t>
            </w:r>
          </w:p>
          <w:p w14:paraId="1B5526BA" w14:textId="77777777" w:rsidR="00562F87" w:rsidRDefault="00A42A00">
            <w:pPr>
              <w:pStyle w:val="TableTextNormal"/>
              <w:ind w:left="540"/>
            </w:pPr>
            <w:r>
              <w:rPr>
                <w:rStyle w:val="TableFieldLabel"/>
              </w:rPr>
              <w:t>Alias:</w:t>
            </w:r>
            <w:r>
              <w:t xml:space="preserve">  ONLFUN</w:t>
            </w:r>
          </w:p>
          <w:p w14:paraId="2CBB5BE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AC083F5" w14:textId="77777777" w:rsidR="00562F87" w:rsidRDefault="00562F87">
            <w:pPr>
              <w:pStyle w:val="TableTextNormal"/>
              <w:tabs>
                <w:tab w:val="left" w:pos="540"/>
              </w:tabs>
            </w:pPr>
          </w:p>
          <w:p w14:paraId="369310D7" w14:textId="77777777" w:rsidR="00562F87" w:rsidRDefault="00A42A00">
            <w:pPr>
              <w:pStyle w:val="TableTextNormal"/>
            </w:pPr>
            <w:r>
              <w:t>code for function performed by the online resource (ISO 19115)</w:t>
            </w:r>
          </w:p>
          <w:p w14:paraId="42F9E2D8" w14:textId="77777777" w:rsidR="00562F87" w:rsidRDefault="00A42A00">
            <w:pPr>
              <w:pStyle w:val="TableTextNormal"/>
              <w:tabs>
                <w:tab w:val="left" w:pos="1440"/>
              </w:tabs>
              <w:jc w:val="right"/>
            </w:pPr>
            <w:r>
              <w:rPr>
                <w:rStyle w:val="TableFieldLabel"/>
              </w:rPr>
              <w:t>[ Stereotype is «S100_Codelist». Is static True. Containment is Not Specified. ]</w:t>
            </w:r>
          </w:p>
          <w:p w14:paraId="0780510A" w14:textId="77777777" w:rsidR="00562F87" w:rsidRDefault="00562F87">
            <w:pPr>
              <w:pStyle w:val="TableTextNormal"/>
              <w:tabs>
                <w:tab w:val="left" w:pos="720"/>
              </w:tabs>
            </w:pPr>
          </w:p>
        </w:tc>
      </w:tr>
      <w:tr w:rsidR="00562F87" w14:paraId="7BE5213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9D77C3" w14:textId="77777777" w:rsidR="00562F87" w:rsidRDefault="00562F87">
            <w:pPr>
              <w:pStyle w:val="TableTextNormal"/>
            </w:pPr>
          </w:p>
          <w:p w14:paraId="0F083BB3" w14:textId="77777777" w:rsidR="00562F87" w:rsidRDefault="00A42A00">
            <w:pPr>
              <w:pStyle w:val="TableTextNormal"/>
            </w:pPr>
            <w:r>
              <w:rPr>
                <w:noProof/>
                <w:sz w:val="0"/>
                <w:szCs w:val="0"/>
              </w:rPr>
              <w:drawing>
                <wp:inline distT="0" distB="0" distL="0" distR="0" wp14:anchorId="7829508C" wp14:editId="6403F136">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protocolRequest</w:t>
            </w:r>
            <w:proofErr w:type="spellEnd"/>
            <w:r>
              <w:t xml:space="preserve"> : text  Public</w:t>
            </w:r>
          </w:p>
          <w:p w14:paraId="49E6FCEC" w14:textId="77777777" w:rsidR="00562F87" w:rsidRDefault="00A42A00">
            <w:pPr>
              <w:pStyle w:val="TableTextNormal"/>
              <w:ind w:left="540"/>
            </w:pPr>
            <w:r>
              <w:rPr>
                <w:rStyle w:val="TableFieldLabel"/>
              </w:rPr>
              <w:t>Alias:</w:t>
            </w:r>
            <w:r>
              <w:t xml:space="preserve">  PROTRQ</w:t>
            </w:r>
          </w:p>
          <w:p w14:paraId="3D81BAB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4E57F56" w14:textId="77777777" w:rsidR="00562F87" w:rsidRDefault="00562F87">
            <w:pPr>
              <w:pStyle w:val="TableTextNormal"/>
              <w:tabs>
                <w:tab w:val="left" w:pos="540"/>
              </w:tabs>
            </w:pPr>
          </w:p>
          <w:p w14:paraId="6352D331" w14:textId="77777777" w:rsidR="00562F87" w:rsidRDefault="00A42A00">
            <w:pPr>
              <w:pStyle w:val="TableTextNormal"/>
            </w:pPr>
            <w:r>
              <w:t>Request used to access the resource. Structure and content depend on the protocol and standard used by the online resource, such as Web Feature Service standard. (ISO 19115, adapted)</w:t>
            </w:r>
          </w:p>
          <w:p w14:paraId="7B7CED8B" w14:textId="77777777" w:rsidR="00562F87" w:rsidRDefault="00A42A00">
            <w:pPr>
              <w:pStyle w:val="TableTextNormal"/>
              <w:tabs>
                <w:tab w:val="left" w:pos="1440"/>
              </w:tabs>
              <w:jc w:val="right"/>
            </w:pPr>
            <w:r>
              <w:rPr>
                <w:rStyle w:val="TableFieldLabel"/>
              </w:rPr>
              <w:t>[ Stereotype is «S100_Simple». Is static True. Containment is Not Specified. ]</w:t>
            </w:r>
          </w:p>
          <w:p w14:paraId="02B1D92C" w14:textId="77777777" w:rsidR="00562F87" w:rsidRDefault="00562F87">
            <w:pPr>
              <w:pStyle w:val="TableTextNormal"/>
              <w:tabs>
                <w:tab w:val="left" w:pos="720"/>
              </w:tabs>
            </w:pPr>
          </w:p>
        </w:tc>
      </w:tr>
    </w:tbl>
    <w:p w14:paraId="2037DF40" w14:textId="77777777" w:rsidR="00562F87" w:rsidRDefault="00562F87">
      <w:pPr>
        <w:pStyle w:val="Notes"/>
      </w:pPr>
    </w:p>
    <w:p w14:paraId="1A7C6182" w14:textId="77777777" w:rsidR="00562F87" w:rsidRDefault="00A42A00">
      <w:pPr>
        <w:pStyle w:val="Notes"/>
      </w:pPr>
      <w:r>
        <w:t xml:space="preserve">  </w:t>
      </w:r>
      <w:bookmarkEnd w:id="161"/>
    </w:p>
    <w:p w14:paraId="30B5881A" w14:textId="77777777" w:rsidR="00562F87" w:rsidRDefault="00562F87">
      <w:pPr>
        <w:pStyle w:val="Notes"/>
      </w:pPr>
    </w:p>
    <w:p w14:paraId="3F33190C" w14:textId="77777777" w:rsidR="00562F87" w:rsidRDefault="00A42A00">
      <w:pPr>
        <w:pStyle w:val="Heading3"/>
      </w:pPr>
      <w:bookmarkStart w:id="163" w:name="BKM_2CD2FCD4_6A84_493C_94F7_FE2B9D2BC3C0"/>
      <w:bookmarkStart w:id="164" w:name="_Toc25000144"/>
      <w:r>
        <w:t>orientation</w:t>
      </w:r>
      <w:bookmarkEnd w:id="164"/>
    </w:p>
    <w:p w14:paraId="2654C5C4"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1D33B2F7" w14:textId="77777777" w:rsidR="00562F87" w:rsidRDefault="00562F87">
      <w:pPr>
        <w:pStyle w:val="Notes"/>
        <w:tabs>
          <w:tab w:val="left" w:pos="720"/>
        </w:tabs>
      </w:pPr>
    </w:p>
    <w:p w14:paraId="63658180" w14:textId="77777777" w:rsidR="00562F87" w:rsidRDefault="00A42A00">
      <w:pPr>
        <w:pStyle w:val="Notes"/>
      </w:pPr>
      <w:r>
        <w:t>The angular distance measured from true north to the major axis of the feature.</w:t>
      </w:r>
    </w:p>
    <w:p w14:paraId="4825E830" w14:textId="77777777" w:rsidR="00562F87" w:rsidRDefault="00562F87">
      <w:pPr>
        <w:pStyle w:val="Notes"/>
      </w:pPr>
    </w:p>
    <w:p w14:paraId="7149475C" w14:textId="77777777" w:rsidR="00562F87" w:rsidRDefault="00A42A00">
      <w:pPr>
        <w:pStyle w:val="Properties"/>
      </w:pPr>
      <w:r>
        <w:lastRenderedPageBreak/>
        <w:t xml:space="preserve">orientation </w:t>
      </w:r>
    </w:p>
    <w:p w14:paraId="23439108" w14:textId="77777777" w:rsidR="00562F87" w:rsidRDefault="00A42A00">
      <w:pPr>
        <w:pStyle w:val="Properties"/>
      </w:pPr>
      <w:r>
        <w:t>Version 1.0  Phase 1.0  Proposed</w:t>
      </w:r>
    </w:p>
    <w:p w14:paraId="721F9614" w14:textId="77777777" w:rsidR="00562F87" w:rsidRDefault="00A42A00">
      <w:pPr>
        <w:pStyle w:val="Properties"/>
      </w:pPr>
      <w:proofErr w:type="spellStart"/>
      <w:r>
        <w:t>raphaelm</w:t>
      </w:r>
      <w:proofErr w:type="spellEnd"/>
      <w:r>
        <w:t xml:space="preserve"> created on 01-Jan-2018.  Last modified 20-Aug-2018</w:t>
      </w:r>
    </w:p>
    <w:p w14:paraId="40CD639E" w14:textId="77777777" w:rsidR="00562F87" w:rsidRDefault="00A42A00">
      <w:pPr>
        <w:pStyle w:val="Properties"/>
      </w:pPr>
      <w:r>
        <w:t>Alias ORIENT</w:t>
      </w:r>
    </w:p>
    <w:p w14:paraId="22738309"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8D32CC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76B38E" w14:textId="77777777" w:rsidR="00562F87" w:rsidRDefault="00A42A00">
            <w:pPr>
              <w:pStyle w:val="TableHeadingLight"/>
            </w:pPr>
            <w:r>
              <w:t>ATTRIBUTES</w:t>
            </w:r>
          </w:p>
        </w:tc>
      </w:tr>
      <w:tr w:rsidR="00562F87" w14:paraId="5A34AD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6967C4" w14:textId="77777777" w:rsidR="00562F87" w:rsidRDefault="00562F87">
            <w:pPr>
              <w:pStyle w:val="TableTextNormal"/>
            </w:pPr>
          </w:p>
          <w:p w14:paraId="7EBEC11C" w14:textId="77777777" w:rsidR="00562F87" w:rsidRDefault="00A42A00">
            <w:pPr>
              <w:pStyle w:val="TableTextNormal"/>
            </w:pPr>
            <w:r>
              <w:rPr>
                <w:noProof/>
                <w:sz w:val="0"/>
                <w:szCs w:val="0"/>
              </w:rPr>
              <w:drawing>
                <wp:inline distT="0" distB="0" distL="0" distR="0" wp14:anchorId="06498341" wp14:editId="4D3D17E6">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orientationUncertainty</w:t>
            </w:r>
            <w:proofErr w:type="spellEnd"/>
            <w:r>
              <w:t xml:space="preserve"> : Real  Public</w:t>
            </w:r>
          </w:p>
          <w:p w14:paraId="7703599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68FD608" w14:textId="77777777" w:rsidR="00562F87" w:rsidRDefault="00A42A00">
            <w:pPr>
              <w:pStyle w:val="TableTextNormal"/>
              <w:tabs>
                <w:tab w:val="left" w:pos="1440"/>
              </w:tabs>
              <w:jc w:val="right"/>
            </w:pPr>
            <w:r>
              <w:rPr>
                <w:rStyle w:val="TableFieldLabel"/>
              </w:rPr>
              <w:t>[ Stereotype is «S100_Simple». Is static True. Containment is Not Specified. ]</w:t>
            </w:r>
          </w:p>
          <w:p w14:paraId="6712E053" w14:textId="77777777" w:rsidR="00562F87" w:rsidRDefault="00562F87">
            <w:pPr>
              <w:pStyle w:val="TableTextNormal"/>
              <w:tabs>
                <w:tab w:val="left" w:pos="720"/>
              </w:tabs>
            </w:pPr>
          </w:p>
        </w:tc>
      </w:tr>
      <w:tr w:rsidR="00562F87" w14:paraId="01F7316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FCE05A" w14:textId="77777777" w:rsidR="00562F87" w:rsidRDefault="00562F87">
            <w:pPr>
              <w:pStyle w:val="TableTextNormal"/>
            </w:pPr>
          </w:p>
          <w:p w14:paraId="4D37A3BA" w14:textId="77777777" w:rsidR="00562F87" w:rsidRDefault="00A42A00">
            <w:pPr>
              <w:pStyle w:val="TableTextNormal"/>
            </w:pPr>
            <w:r>
              <w:rPr>
                <w:noProof/>
                <w:sz w:val="0"/>
                <w:szCs w:val="0"/>
              </w:rPr>
              <w:drawing>
                <wp:inline distT="0" distB="0" distL="0" distR="0" wp14:anchorId="3BCAB0BD" wp14:editId="69EB28DC">
                  <wp:extent cx="114300" cy="11430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orientationValue</w:t>
            </w:r>
            <w:proofErr w:type="spellEnd"/>
            <w:r>
              <w:t xml:space="preserve"> : Real  Public</w:t>
            </w:r>
          </w:p>
          <w:p w14:paraId="6A90F7E6" w14:textId="77777777" w:rsidR="00562F87" w:rsidRDefault="00A42A00">
            <w:pPr>
              <w:pStyle w:val="TableTextNormal"/>
              <w:tabs>
                <w:tab w:val="left" w:pos="1440"/>
              </w:tabs>
              <w:jc w:val="right"/>
            </w:pPr>
            <w:r>
              <w:rPr>
                <w:rStyle w:val="TableFieldLabel"/>
              </w:rPr>
              <w:t>[ Stereotype is «S100_Simple». Is static True. Containment is Not Specified. ]</w:t>
            </w:r>
          </w:p>
          <w:p w14:paraId="568330E2" w14:textId="77777777" w:rsidR="00562F87" w:rsidRDefault="00562F87">
            <w:pPr>
              <w:pStyle w:val="TableTextNormal"/>
              <w:tabs>
                <w:tab w:val="left" w:pos="720"/>
              </w:tabs>
            </w:pPr>
          </w:p>
        </w:tc>
      </w:tr>
    </w:tbl>
    <w:p w14:paraId="032E49EE" w14:textId="77777777" w:rsidR="00562F87" w:rsidRDefault="00562F87">
      <w:pPr>
        <w:pStyle w:val="Notes"/>
      </w:pPr>
    </w:p>
    <w:p w14:paraId="21D6F453" w14:textId="77777777" w:rsidR="00562F87" w:rsidRDefault="00A42A00">
      <w:pPr>
        <w:pStyle w:val="Notes"/>
      </w:pPr>
      <w:r>
        <w:t xml:space="preserve">  </w:t>
      </w:r>
      <w:bookmarkEnd w:id="163"/>
    </w:p>
    <w:p w14:paraId="4E67DBDA" w14:textId="77777777" w:rsidR="00562F87" w:rsidRDefault="00562F87">
      <w:pPr>
        <w:pStyle w:val="Notes"/>
      </w:pPr>
    </w:p>
    <w:p w14:paraId="016A2C3E" w14:textId="77777777" w:rsidR="00562F87" w:rsidRDefault="00A42A00">
      <w:pPr>
        <w:pStyle w:val="Heading3"/>
      </w:pPr>
      <w:bookmarkStart w:id="165" w:name="BKM_BD657154_43C9_4E0A_92B8_24B4600D8743"/>
      <w:bookmarkStart w:id="166" w:name="_Toc25000145"/>
      <w:proofErr w:type="spellStart"/>
      <w:r>
        <w:t>periodicDateRange</w:t>
      </w:r>
      <w:bookmarkEnd w:id="166"/>
      <w:proofErr w:type="spellEnd"/>
    </w:p>
    <w:p w14:paraId="612FE52B"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057787A1" w14:textId="77777777" w:rsidR="00562F87" w:rsidRDefault="00562F87">
      <w:pPr>
        <w:pStyle w:val="Notes"/>
        <w:tabs>
          <w:tab w:val="left" w:pos="720"/>
        </w:tabs>
      </w:pPr>
    </w:p>
    <w:p w14:paraId="559AE4BC" w14:textId="77777777" w:rsidR="00562F87" w:rsidRDefault="00A42A00">
      <w:pPr>
        <w:pStyle w:val="Notes"/>
      </w:pPr>
      <w:r>
        <w:t xml:space="preserve">This complex attribute describes the active period for a seasonal feature or information type. </w:t>
      </w:r>
    </w:p>
    <w:p w14:paraId="3245D172" w14:textId="77777777" w:rsidR="00562F87" w:rsidRDefault="00562F87">
      <w:pPr>
        <w:pStyle w:val="Notes"/>
      </w:pPr>
    </w:p>
    <w:p w14:paraId="3B80D164" w14:textId="77777777" w:rsidR="00562F87" w:rsidRDefault="00A42A00">
      <w:pPr>
        <w:pStyle w:val="Properties"/>
      </w:pPr>
      <w:proofErr w:type="spellStart"/>
      <w:r>
        <w:t>periodicDateRange</w:t>
      </w:r>
      <w:proofErr w:type="spellEnd"/>
      <w:r>
        <w:t xml:space="preserve"> </w:t>
      </w:r>
    </w:p>
    <w:p w14:paraId="57EDAE09" w14:textId="77777777" w:rsidR="00562F87" w:rsidRDefault="00A42A00">
      <w:pPr>
        <w:pStyle w:val="Properties"/>
      </w:pPr>
      <w:r>
        <w:t>Version 1.0  Phase 1.0  Proposed</w:t>
      </w:r>
    </w:p>
    <w:p w14:paraId="543A7EC3" w14:textId="77777777" w:rsidR="00562F87" w:rsidRDefault="00A42A00">
      <w:pPr>
        <w:pStyle w:val="Properties"/>
      </w:pPr>
      <w:proofErr w:type="spellStart"/>
      <w:r>
        <w:t>raphaelm</w:t>
      </w:r>
      <w:proofErr w:type="spellEnd"/>
      <w:r>
        <w:t xml:space="preserve"> created on 01-Jan-2018.  Last modified 20-Aug-2018</w:t>
      </w:r>
    </w:p>
    <w:p w14:paraId="631DE37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8A9B3B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AC4A43" w14:textId="77777777" w:rsidR="00562F87" w:rsidRDefault="00A42A00">
            <w:pPr>
              <w:pStyle w:val="TableHeadingLight"/>
            </w:pPr>
            <w:r>
              <w:t>ATTRIBUTES</w:t>
            </w:r>
          </w:p>
        </w:tc>
      </w:tr>
      <w:tr w:rsidR="00562F87" w14:paraId="6EC0651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618433" w14:textId="77777777" w:rsidR="00562F87" w:rsidRDefault="00562F87">
            <w:pPr>
              <w:pStyle w:val="TableTextNormal"/>
            </w:pPr>
          </w:p>
          <w:p w14:paraId="05195BE4" w14:textId="77777777" w:rsidR="00562F87" w:rsidRDefault="00A42A00">
            <w:pPr>
              <w:pStyle w:val="TableTextNormal"/>
            </w:pPr>
            <w:r>
              <w:rPr>
                <w:noProof/>
                <w:sz w:val="0"/>
                <w:szCs w:val="0"/>
              </w:rPr>
              <w:drawing>
                <wp:inline distT="0" distB="0" distL="0" distR="0" wp14:anchorId="7D8B76D4" wp14:editId="6A5AAD55">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dateStart</w:t>
            </w:r>
            <w:proofErr w:type="spellEnd"/>
            <w:r>
              <w:t xml:space="preserve"> : S100_TruncatedDate  Public</w:t>
            </w:r>
          </w:p>
          <w:p w14:paraId="38E6F89E" w14:textId="77777777" w:rsidR="00562F87" w:rsidRDefault="00A42A00">
            <w:pPr>
              <w:pStyle w:val="TableTextNormal"/>
              <w:ind w:left="540"/>
            </w:pPr>
            <w:r>
              <w:rPr>
                <w:rStyle w:val="TableFieldLabel"/>
              </w:rPr>
              <w:t>Alias:</w:t>
            </w:r>
            <w:r>
              <w:t xml:space="preserve">  DATSTA</w:t>
            </w:r>
          </w:p>
          <w:p w14:paraId="0FDCA77C" w14:textId="77777777" w:rsidR="00562F87" w:rsidRDefault="00562F87">
            <w:pPr>
              <w:pStyle w:val="TableTextNormal"/>
              <w:tabs>
                <w:tab w:val="left" w:pos="540"/>
              </w:tabs>
            </w:pPr>
          </w:p>
          <w:p w14:paraId="1F11EA9C" w14:textId="77777777" w:rsidR="00562F87" w:rsidRDefault="00A42A00">
            <w:pPr>
              <w:pStyle w:val="TableTextNormal"/>
            </w:pPr>
            <w:r>
              <w:t>The start date or time of the interval.</w:t>
            </w:r>
          </w:p>
          <w:p w14:paraId="0D621CBF" w14:textId="77777777" w:rsidR="00562F87" w:rsidRDefault="00A42A00">
            <w:pPr>
              <w:pStyle w:val="TableTextNormal"/>
              <w:tabs>
                <w:tab w:val="left" w:pos="1440"/>
              </w:tabs>
              <w:jc w:val="right"/>
            </w:pPr>
            <w:r>
              <w:rPr>
                <w:rStyle w:val="TableFieldLabel"/>
              </w:rPr>
              <w:t>[ Stereotype is «S100_Simple». Is static True. Containment is Not Specified. ]</w:t>
            </w:r>
          </w:p>
          <w:p w14:paraId="07F57619" w14:textId="77777777" w:rsidR="00562F87" w:rsidRDefault="00562F87">
            <w:pPr>
              <w:pStyle w:val="TableTextNormal"/>
              <w:tabs>
                <w:tab w:val="left" w:pos="720"/>
              </w:tabs>
            </w:pPr>
          </w:p>
        </w:tc>
      </w:tr>
      <w:tr w:rsidR="00562F87" w14:paraId="3F1B0AF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F2EC2F" w14:textId="77777777" w:rsidR="00562F87" w:rsidRDefault="00562F87">
            <w:pPr>
              <w:pStyle w:val="TableTextNormal"/>
            </w:pPr>
          </w:p>
          <w:p w14:paraId="335BB632" w14:textId="77777777" w:rsidR="00562F87" w:rsidRDefault="00A42A00">
            <w:pPr>
              <w:pStyle w:val="TableTextNormal"/>
            </w:pPr>
            <w:r>
              <w:rPr>
                <w:noProof/>
                <w:sz w:val="0"/>
                <w:szCs w:val="0"/>
              </w:rPr>
              <w:drawing>
                <wp:inline distT="0" distB="0" distL="0" distR="0" wp14:anchorId="33B87BB5" wp14:editId="476EA2D3">
                  <wp:extent cx="114300" cy="1143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dateEnd</w:t>
            </w:r>
            <w:proofErr w:type="spellEnd"/>
            <w:r>
              <w:t xml:space="preserve"> : S100_TruncatedDate  Public</w:t>
            </w:r>
          </w:p>
          <w:p w14:paraId="60695DF3" w14:textId="77777777" w:rsidR="00562F87" w:rsidRDefault="00A42A00">
            <w:pPr>
              <w:pStyle w:val="TableTextNormal"/>
              <w:ind w:left="540"/>
            </w:pPr>
            <w:r>
              <w:rPr>
                <w:rStyle w:val="TableFieldLabel"/>
              </w:rPr>
              <w:t>Alias:</w:t>
            </w:r>
            <w:r>
              <w:t xml:space="preserve">  DATEND</w:t>
            </w:r>
          </w:p>
          <w:p w14:paraId="45461F8C" w14:textId="77777777" w:rsidR="00562F87" w:rsidRDefault="00562F87">
            <w:pPr>
              <w:pStyle w:val="TableTextNormal"/>
              <w:tabs>
                <w:tab w:val="left" w:pos="540"/>
              </w:tabs>
            </w:pPr>
          </w:p>
          <w:p w14:paraId="2E3529C2" w14:textId="77777777" w:rsidR="00562F87" w:rsidRDefault="00A42A00">
            <w:pPr>
              <w:pStyle w:val="TableTextNormal"/>
            </w:pPr>
            <w:r>
              <w:t>The end date or time of the interval.</w:t>
            </w:r>
          </w:p>
          <w:p w14:paraId="488FC088" w14:textId="77777777" w:rsidR="00562F87" w:rsidRDefault="00A42A00">
            <w:pPr>
              <w:pStyle w:val="TableTextNormal"/>
              <w:tabs>
                <w:tab w:val="left" w:pos="1440"/>
              </w:tabs>
              <w:jc w:val="right"/>
            </w:pPr>
            <w:r>
              <w:rPr>
                <w:rStyle w:val="TableFieldLabel"/>
              </w:rPr>
              <w:t>[ Stereotype is «S100_Simple». Is static True. Containment is Not Specified. ]</w:t>
            </w:r>
          </w:p>
          <w:p w14:paraId="4DD9FF11" w14:textId="77777777" w:rsidR="00562F87" w:rsidRDefault="00562F87">
            <w:pPr>
              <w:pStyle w:val="TableTextNormal"/>
              <w:tabs>
                <w:tab w:val="left" w:pos="720"/>
              </w:tabs>
            </w:pPr>
          </w:p>
        </w:tc>
      </w:tr>
    </w:tbl>
    <w:p w14:paraId="0B806CC4" w14:textId="77777777" w:rsidR="00562F87" w:rsidRDefault="00562F87">
      <w:pPr>
        <w:pStyle w:val="Notes"/>
      </w:pPr>
    </w:p>
    <w:p w14:paraId="58D9562C" w14:textId="77777777" w:rsidR="00562F87" w:rsidRDefault="00A42A00">
      <w:pPr>
        <w:pStyle w:val="Notes"/>
      </w:pPr>
      <w:r>
        <w:t xml:space="preserve">  </w:t>
      </w:r>
      <w:bookmarkEnd w:id="165"/>
    </w:p>
    <w:p w14:paraId="24CBADF4" w14:textId="77777777" w:rsidR="00562F87" w:rsidRDefault="00562F87">
      <w:pPr>
        <w:pStyle w:val="Notes"/>
      </w:pPr>
    </w:p>
    <w:p w14:paraId="34DD268F" w14:textId="77777777" w:rsidR="00562F87" w:rsidRDefault="00A42A00">
      <w:pPr>
        <w:pStyle w:val="Heading3"/>
      </w:pPr>
      <w:bookmarkStart w:id="167" w:name="BKM_AFEF88EE_1A86_4F23_984B_A94BCCB0A349"/>
      <w:bookmarkStart w:id="168" w:name="_Toc25000146"/>
      <w:r>
        <w:t>radiocommunications</w:t>
      </w:r>
      <w:bookmarkEnd w:id="168"/>
    </w:p>
    <w:p w14:paraId="231D0947"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2BF9ADA7" w14:textId="77777777" w:rsidR="00562F87" w:rsidRDefault="00562F87">
      <w:pPr>
        <w:pStyle w:val="Notes"/>
        <w:tabs>
          <w:tab w:val="left" w:pos="720"/>
        </w:tabs>
      </w:pPr>
    </w:p>
    <w:p w14:paraId="2487B6BD" w14:textId="77777777" w:rsidR="00562F87" w:rsidRDefault="00A42A00">
      <w:pPr>
        <w:pStyle w:val="Notes"/>
      </w:pPr>
      <w:r>
        <w:t>Detailed radiocommunications description with channels, frequencies, preferences and time schedules</w:t>
      </w:r>
    </w:p>
    <w:p w14:paraId="057A26B0" w14:textId="77777777" w:rsidR="00562F87" w:rsidRDefault="00562F87">
      <w:pPr>
        <w:pStyle w:val="Notes"/>
      </w:pPr>
    </w:p>
    <w:p w14:paraId="3A2ADFFE" w14:textId="77777777" w:rsidR="00562F87" w:rsidRDefault="00A42A00">
      <w:pPr>
        <w:pStyle w:val="Properties"/>
      </w:pPr>
      <w:r>
        <w:t xml:space="preserve">radiocommunications </w:t>
      </w:r>
    </w:p>
    <w:p w14:paraId="19DFD3A4" w14:textId="77777777" w:rsidR="00562F87" w:rsidRDefault="00A42A00">
      <w:pPr>
        <w:pStyle w:val="Properties"/>
      </w:pPr>
      <w:r>
        <w:t>Version 1.0  Phase 1.0  Proposed</w:t>
      </w:r>
    </w:p>
    <w:p w14:paraId="3AC6EF2E" w14:textId="77777777" w:rsidR="00562F87" w:rsidRDefault="00A42A00">
      <w:pPr>
        <w:pStyle w:val="Properties"/>
      </w:pPr>
      <w:proofErr w:type="spellStart"/>
      <w:r>
        <w:t>raphaelm</w:t>
      </w:r>
      <w:proofErr w:type="spellEnd"/>
      <w:r>
        <w:t xml:space="preserve"> created on 01-Jan-2018.  Last modified 20-Aug-2018</w:t>
      </w:r>
    </w:p>
    <w:p w14:paraId="7CD27ED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50D84E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58003A" w14:textId="77777777" w:rsidR="00562F87" w:rsidRDefault="00A42A00">
            <w:pPr>
              <w:pStyle w:val="TableHeadingLight"/>
            </w:pPr>
            <w:r>
              <w:t>ATTRIBUTES</w:t>
            </w:r>
          </w:p>
        </w:tc>
      </w:tr>
      <w:tr w:rsidR="00562F87" w14:paraId="65625F2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2B0E8AA" w14:textId="77777777" w:rsidR="00562F87" w:rsidRDefault="00562F87">
            <w:pPr>
              <w:pStyle w:val="TableTextNormal"/>
            </w:pPr>
          </w:p>
          <w:p w14:paraId="77DA8BB5" w14:textId="77777777" w:rsidR="00562F87" w:rsidRDefault="00A42A00">
            <w:pPr>
              <w:pStyle w:val="TableTextNormal"/>
            </w:pPr>
            <w:r>
              <w:rPr>
                <w:noProof/>
                <w:sz w:val="0"/>
                <w:szCs w:val="0"/>
              </w:rPr>
              <w:drawing>
                <wp:inline distT="0" distB="0" distL="0" distR="0" wp14:anchorId="7A694AD8" wp14:editId="34694AA3">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categoryOfCommPref</w:t>
            </w:r>
            <w:proofErr w:type="spellEnd"/>
            <w:r>
              <w:t xml:space="preserve"> : </w:t>
            </w:r>
            <w:proofErr w:type="spellStart"/>
            <w:r>
              <w:t>categoryOfCommPref</w:t>
            </w:r>
            <w:proofErr w:type="spellEnd"/>
            <w:r>
              <w:t xml:space="preserve">  Public</w:t>
            </w:r>
          </w:p>
          <w:p w14:paraId="162EA9A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72FFC56" w14:textId="77777777" w:rsidR="00562F87" w:rsidRDefault="00A42A00">
            <w:pPr>
              <w:pStyle w:val="TableTextNormal"/>
              <w:tabs>
                <w:tab w:val="left" w:pos="1440"/>
              </w:tabs>
              <w:jc w:val="right"/>
            </w:pPr>
            <w:r>
              <w:rPr>
                <w:rStyle w:val="TableFieldLabel"/>
              </w:rPr>
              <w:t>[ Stereotype is «S100_Simple». Is static True. Containment is Not Specified. ]</w:t>
            </w:r>
          </w:p>
          <w:p w14:paraId="26F02258" w14:textId="77777777" w:rsidR="00562F87" w:rsidRDefault="00562F87">
            <w:pPr>
              <w:pStyle w:val="TableTextNormal"/>
              <w:tabs>
                <w:tab w:val="left" w:pos="720"/>
              </w:tabs>
            </w:pPr>
          </w:p>
        </w:tc>
      </w:tr>
      <w:tr w:rsidR="00562F87" w14:paraId="030B6DE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E995E5" w14:textId="77777777" w:rsidR="00562F87" w:rsidRDefault="00562F87">
            <w:pPr>
              <w:pStyle w:val="TableTextNormal"/>
            </w:pPr>
          </w:p>
          <w:p w14:paraId="6128182E" w14:textId="77777777" w:rsidR="00562F87" w:rsidRDefault="00A42A00">
            <w:pPr>
              <w:pStyle w:val="TableTextNormal"/>
            </w:pPr>
            <w:r>
              <w:rPr>
                <w:noProof/>
                <w:sz w:val="0"/>
                <w:szCs w:val="0"/>
              </w:rPr>
              <w:drawing>
                <wp:inline distT="0" distB="0" distL="0" distR="0" wp14:anchorId="466126F5" wp14:editId="18205362">
                  <wp:extent cx="114300" cy="1143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categoryOfMaritimeBroadcast</w:t>
            </w:r>
            <w:proofErr w:type="spellEnd"/>
            <w:r>
              <w:t xml:space="preserve"> : </w:t>
            </w:r>
            <w:proofErr w:type="spellStart"/>
            <w:r>
              <w:t>categoryOfMaritimeBroadcast</w:t>
            </w:r>
            <w:proofErr w:type="spellEnd"/>
            <w:r>
              <w:t xml:space="preserve">  Public</w:t>
            </w:r>
          </w:p>
          <w:p w14:paraId="5A347A12" w14:textId="77777777" w:rsidR="00562F87" w:rsidRDefault="00A42A00">
            <w:pPr>
              <w:pStyle w:val="TableTextNormal"/>
              <w:ind w:left="540"/>
            </w:pPr>
            <w:r>
              <w:rPr>
                <w:rStyle w:val="TableFieldLabel"/>
              </w:rPr>
              <w:lastRenderedPageBreak/>
              <w:t>Multiplicity:</w:t>
            </w:r>
            <w:r>
              <w:t xml:space="preserve"> (  [0..*], </w:t>
            </w:r>
            <w:r>
              <w:rPr>
                <w:rStyle w:val="TableFieldLabel"/>
              </w:rPr>
              <w:t>Allow duplicates:</w:t>
            </w:r>
            <w:r>
              <w:t xml:space="preserve"> 0, </w:t>
            </w:r>
            <w:r>
              <w:rPr>
                <w:rStyle w:val="TableFieldLabel"/>
              </w:rPr>
              <w:t>Is ordered:</w:t>
            </w:r>
            <w:r>
              <w:t xml:space="preserve"> False )</w:t>
            </w:r>
          </w:p>
          <w:p w14:paraId="2A3BEAD1" w14:textId="77777777" w:rsidR="00562F87" w:rsidRDefault="00A42A00">
            <w:pPr>
              <w:pStyle w:val="TableTextNormal"/>
              <w:tabs>
                <w:tab w:val="left" w:pos="1440"/>
              </w:tabs>
              <w:jc w:val="right"/>
            </w:pPr>
            <w:r>
              <w:rPr>
                <w:rStyle w:val="TableFieldLabel"/>
              </w:rPr>
              <w:t>[ Stereotype is «S100_Simple». Is static True. Containment is Not Specified. ]</w:t>
            </w:r>
          </w:p>
          <w:p w14:paraId="57AC2B71" w14:textId="77777777" w:rsidR="00562F87" w:rsidRDefault="00562F87">
            <w:pPr>
              <w:pStyle w:val="TableTextNormal"/>
              <w:tabs>
                <w:tab w:val="left" w:pos="720"/>
              </w:tabs>
            </w:pPr>
          </w:p>
        </w:tc>
      </w:tr>
      <w:tr w:rsidR="00562F87" w14:paraId="7CB75F3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835D27" w14:textId="77777777" w:rsidR="00562F87" w:rsidRDefault="00562F87">
            <w:pPr>
              <w:pStyle w:val="TableTextNormal"/>
            </w:pPr>
          </w:p>
          <w:p w14:paraId="12998A26" w14:textId="77777777" w:rsidR="00562F87" w:rsidRDefault="00A42A00">
            <w:pPr>
              <w:pStyle w:val="TableTextNormal"/>
            </w:pPr>
            <w:r>
              <w:rPr>
                <w:noProof/>
                <w:sz w:val="0"/>
                <w:szCs w:val="0"/>
              </w:rPr>
              <w:drawing>
                <wp:inline distT="0" distB="0" distL="0" distR="0" wp14:anchorId="2B2B89EE" wp14:editId="40573332">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categoryOfRadioMethods</w:t>
            </w:r>
            <w:proofErr w:type="spellEnd"/>
            <w:r>
              <w:t xml:space="preserve"> : </w:t>
            </w:r>
            <w:proofErr w:type="spellStart"/>
            <w:r>
              <w:t>categoryOfRadioMethods</w:t>
            </w:r>
            <w:proofErr w:type="spellEnd"/>
            <w:r>
              <w:t xml:space="preserve">  Public</w:t>
            </w:r>
          </w:p>
          <w:p w14:paraId="27558A48" w14:textId="77777777" w:rsidR="00562F87" w:rsidRDefault="00A42A00">
            <w:pPr>
              <w:pStyle w:val="TableTextNormal"/>
              <w:ind w:left="540"/>
            </w:pPr>
            <w:r>
              <w:rPr>
                <w:rStyle w:val="TableFieldLabel"/>
              </w:rPr>
              <w:t>Alias:</w:t>
            </w:r>
            <w:r>
              <w:t xml:space="preserve">  CATRMT</w:t>
            </w:r>
          </w:p>
          <w:p w14:paraId="17A6A1A8"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E947807" w14:textId="77777777" w:rsidR="00562F87" w:rsidRDefault="00A42A00">
            <w:pPr>
              <w:pStyle w:val="TableTextNormal"/>
              <w:tabs>
                <w:tab w:val="left" w:pos="1440"/>
              </w:tabs>
              <w:jc w:val="right"/>
            </w:pPr>
            <w:r>
              <w:rPr>
                <w:rStyle w:val="TableFieldLabel"/>
              </w:rPr>
              <w:t>[ Stereotype is «S100_Simple». Is static True. Containment is Not Specified. ]</w:t>
            </w:r>
          </w:p>
          <w:p w14:paraId="50CDA81E" w14:textId="77777777" w:rsidR="00562F87" w:rsidRDefault="00562F87">
            <w:pPr>
              <w:pStyle w:val="TableTextNormal"/>
              <w:tabs>
                <w:tab w:val="left" w:pos="720"/>
              </w:tabs>
            </w:pPr>
          </w:p>
        </w:tc>
      </w:tr>
      <w:tr w:rsidR="00562F87" w14:paraId="2628B65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CD86EC" w14:textId="77777777" w:rsidR="00562F87" w:rsidRDefault="00562F87">
            <w:pPr>
              <w:pStyle w:val="TableTextNormal"/>
            </w:pPr>
          </w:p>
          <w:p w14:paraId="64BDC49A" w14:textId="77777777" w:rsidR="00562F87" w:rsidRDefault="00A42A00">
            <w:pPr>
              <w:pStyle w:val="TableTextNormal"/>
            </w:pPr>
            <w:r>
              <w:rPr>
                <w:noProof/>
                <w:sz w:val="0"/>
                <w:szCs w:val="0"/>
              </w:rPr>
              <w:drawing>
                <wp:inline distT="0" distB="0" distL="0" distR="0" wp14:anchorId="6C53E6CB" wp14:editId="69C9ED95">
                  <wp:extent cx="114300" cy="1143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communicationChannel</w:t>
            </w:r>
            <w:proofErr w:type="spellEnd"/>
            <w:r>
              <w:t xml:space="preserve"> : text  Public</w:t>
            </w:r>
          </w:p>
          <w:p w14:paraId="5F2C42FA"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40125466" w14:textId="77777777" w:rsidR="00562F87" w:rsidRDefault="00A42A00">
            <w:pPr>
              <w:pStyle w:val="TableTextNormal"/>
              <w:tabs>
                <w:tab w:val="left" w:pos="1440"/>
              </w:tabs>
              <w:jc w:val="right"/>
            </w:pPr>
            <w:r>
              <w:rPr>
                <w:rStyle w:val="TableFieldLabel"/>
              </w:rPr>
              <w:t>[ Stereotype is «S100_Simple». Is static True. Containment is Not Specified. ]</w:t>
            </w:r>
          </w:p>
          <w:p w14:paraId="1A3CB642" w14:textId="77777777" w:rsidR="00562F87" w:rsidRDefault="00562F87">
            <w:pPr>
              <w:pStyle w:val="TableTextNormal"/>
              <w:tabs>
                <w:tab w:val="left" w:pos="720"/>
              </w:tabs>
            </w:pPr>
          </w:p>
        </w:tc>
      </w:tr>
      <w:tr w:rsidR="00562F87" w14:paraId="7F4FCE3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E87344" w14:textId="77777777" w:rsidR="00562F87" w:rsidRDefault="00562F87">
            <w:pPr>
              <w:pStyle w:val="TableTextNormal"/>
            </w:pPr>
          </w:p>
          <w:p w14:paraId="2A9A9FA4" w14:textId="77777777" w:rsidR="00562F87" w:rsidRDefault="00A42A00">
            <w:pPr>
              <w:pStyle w:val="TableTextNormal"/>
            </w:pPr>
            <w:r>
              <w:rPr>
                <w:noProof/>
                <w:sz w:val="0"/>
                <w:szCs w:val="0"/>
              </w:rPr>
              <w:drawing>
                <wp:inline distT="0" distB="0" distL="0" distR="0" wp14:anchorId="02AC6671" wp14:editId="2AE2B373">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contactInstructions</w:t>
            </w:r>
            <w:proofErr w:type="spellEnd"/>
            <w:r>
              <w:t xml:space="preserve"> : text  Public</w:t>
            </w:r>
          </w:p>
          <w:p w14:paraId="08EB294E"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09C4DD5" w14:textId="77777777" w:rsidR="00562F87" w:rsidRDefault="00562F87">
            <w:pPr>
              <w:pStyle w:val="TableTextNormal"/>
              <w:tabs>
                <w:tab w:val="left" w:pos="540"/>
              </w:tabs>
            </w:pPr>
          </w:p>
          <w:p w14:paraId="4762BC92" w14:textId="77777777" w:rsidR="00562F87" w:rsidRDefault="00A42A00">
            <w:pPr>
              <w:pStyle w:val="TableTextNormal"/>
            </w:pPr>
            <w:r>
              <w:t xml:space="preserve">supplemental instructions on how or when to contact the individual, </w:t>
            </w:r>
            <w:proofErr w:type="spellStart"/>
            <w:r>
              <w:t>organisation</w:t>
            </w:r>
            <w:proofErr w:type="spellEnd"/>
            <w:r>
              <w:t>, or service</w:t>
            </w:r>
          </w:p>
          <w:p w14:paraId="31E8FEDD" w14:textId="77777777" w:rsidR="00562F87" w:rsidRDefault="00A42A00">
            <w:pPr>
              <w:pStyle w:val="TableTextNormal"/>
              <w:tabs>
                <w:tab w:val="left" w:pos="1440"/>
              </w:tabs>
              <w:jc w:val="right"/>
            </w:pPr>
            <w:r>
              <w:rPr>
                <w:rStyle w:val="TableFieldLabel"/>
              </w:rPr>
              <w:t>[ Stereotype is «S100_Simple». Is static True. Containment is Not Specified. ]</w:t>
            </w:r>
          </w:p>
          <w:p w14:paraId="5286253F" w14:textId="77777777" w:rsidR="00562F87" w:rsidRDefault="00562F87">
            <w:pPr>
              <w:pStyle w:val="TableTextNormal"/>
              <w:tabs>
                <w:tab w:val="left" w:pos="720"/>
              </w:tabs>
            </w:pPr>
          </w:p>
        </w:tc>
      </w:tr>
      <w:tr w:rsidR="00562F87" w14:paraId="6A6BBAE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A7A04D" w14:textId="77777777" w:rsidR="00562F87" w:rsidRDefault="00562F87">
            <w:pPr>
              <w:pStyle w:val="TableTextNormal"/>
            </w:pPr>
          </w:p>
          <w:p w14:paraId="40BD6EFB" w14:textId="77777777" w:rsidR="00562F87" w:rsidRDefault="00A42A00">
            <w:pPr>
              <w:pStyle w:val="TableTextNormal"/>
            </w:pPr>
            <w:r>
              <w:rPr>
                <w:noProof/>
                <w:sz w:val="0"/>
                <w:szCs w:val="0"/>
              </w:rPr>
              <w:drawing>
                <wp:inline distT="0" distB="0" distL="0" distR="0" wp14:anchorId="560B17AC" wp14:editId="02980A9D">
                  <wp:extent cx="11430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frequencyPair</w:t>
            </w:r>
            <w:proofErr w:type="spellEnd"/>
            <w:r>
              <w:t xml:space="preserve"> : </w:t>
            </w:r>
            <w:proofErr w:type="spellStart"/>
            <w:r>
              <w:t>frequencyPair</w:t>
            </w:r>
            <w:proofErr w:type="spellEnd"/>
            <w:r>
              <w:t xml:space="preserve">  Public</w:t>
            </w:r>
          </w:p>
          <w:p w14:paraId="3E577830"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3CAA9D95" w14:textId="77777777" w:rsidR="00562F87" w:rsidRDefault="00A42A00">
            <w:pPr>
              <w:pStyle w:val="TableTextNormal"/>
              <w:tabs>
                <w:tab w:val="left" w:pos="1440"/>
              </w:tabs>
              <w:jc w:val="right"/>
            </w:pPr>
            <w:r>
              <w:rPr>
                <w:rStyle w:val="TableFieldLabel"/>
              </w:rPr>
              <w:t>[ Stereotype is «S100_Complex». Is static True. Containment is Not Specified. ]</w:t>
            </w:r>
          </w:p>
          <w:p w14:paraId="786C364A" w14:textId="77777777" w:rsidR="00562F87" w:rsidRDefault="00562F87">
            <w:pPr>
              <w:pStyle w:val="TableTextNormal"/>
              <w:tabs>
                <w:tab w:val="left" w:pos="720"/>
              </w:tabs>
            </w:pPr>
          </w:p>
        </w:tc>
      </w:tr>
      <w:tr w:rsidR="00562F87" w14:paraId="78A0665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EF14A7" w14:textId="77777777" w:rsidR="00562F87" w:rsidRDefault="00562F87">
            <w:pPr>
              <w:pStyle w:val="TableTextNormal"/>
            </w:pPr>
          </w:p>
          <w:p w14:paraId="0BF81C7E" w14:textId="77777777" w:rsidR="00562F87" w:rsidRDefault="00A42A00">
            <w:pPr>
              <w:pStyle w:val="TableTextNormal"/>
            </w:pPr>
            <w:r>
              <w:rPr>
                <w:noProof/>
                <w:sz w:val="0"/>
                <w:szCs w:val="0"/>
              </w:rPr>
              <w:drawing>
                <wp:inline distT="0" distB="0" distL="0" distR="0" wp14:anchorId="1DDBD672" wp14:editId="15BE89BE">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signalFrequency</w:t>
            </w:r>
            <w:proofErr w:type="spellEnd"/>
            <w:r>
              <w:t xml:space="preserve"> : Integer  Public</w:t>
            </w:r>
          </w:p>
          <w:p w14:paraId="4869CEBC"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E2CEEA5" w14:textId="77777777" w:rsidR="00562F87" w:rsidRDefault="00A42A00">
            <w:pPr>
              <w:pStyle w:val="TableTextNormal"/>
              <w:tabs>
                <w:tab w:val="left" w:pos="1440"/>
              </w:tabs>
              <w:jc w:val="right"/>
            </w:pPr>
            <w:r>
              <w:rPr>
                <w:rStyle w:val="TableFieldLabel"/>
              </w:rPr>
              <w:t>[ Stereotype is «S100_Simple». Is static True. Containment is Not Specified. ]</w:t>
            </w:r>
          </w:p>
          <w:p w14:paraId="3CCBFC72" w14:textId="77777777" w:rsidR="00562F87" w:rsidRDefault="00562F87">
            <w:pPr>
              <w:pStyle w:val="TableTextNormal"/>
              <w:tabs>
                <w:tab w:val="left" w:pos="720"/>
              </w:tabs>
            </w:pPr>
          </w:p>
        </w:tc>
      </w:tr>
      <w:tr w:rsidR="00562F87" w14:paraId="0F6C4DE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83425E" w14:textId="77777777" w:rsidR="00562F87" w:rsidRDefault="00562F87">
            <w:pPr>
              <w:pStyle w:val="TableTextNormal"/>
            </w:pPr>
          </w:p>
          <w:p w14:paraId="1295E87E" w14:textId="77777777" w:rsidR="00562F87" w:rsidRDefault="00A42A00">
            <w:pPr>
              <w:pStyle w:val="TableTextNormal"/>
            </w:pPr>
            <w:r>
              <w:rPr>
                <w:noProof/>
                <w:sz w:val="0"/>
                <w:szCs w:val="0"/>
              </w:rPr>
              <w:drawing>
                <wp:inline distT="0" distB="0" distL="0" distR="0" wp14:anchorId="49B6FC97" wp14:editId="0C04FA09">
                  <wp:extent cx="114300" cy="1143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timeIntervalsByDayOfWeek</w:t>
            </w:r>
            <w:proofErr w:type="spellEnd"/>
            <w:r>
              <w:t xml:space="preserve"> : </w:t>
            </w:r>
            <w:proofErr w:type="spellStart"/>
            <w:r>
              <w:t>timeIntervalsByDayOfWeek</w:t>
            </w:r>
            <w:proofErr w:type="spellEnd"/>
            <w:r>
              <w:t xml:space="preserve">  Public</w:t>
            </w:r>
          </w:p>
          <w:p w14:paraId="1C04E32C"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28BC7B6"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779317C" w14:textId="77777777" w:rsidR="00562F87" w:rsidRDefault="00562F87">
            <w:pPr>
              <w:pStyle w:val="TableTextNormal"/>
              <w:tabs>
                <w:tab w:val="left" w:pos="720"/>
              </w:tabs>
            </w:pPr>
          </w:p>
        </w:tc>
      </w:tr>
    </w:tbl>
    <w:p w14:paraId="48F43D1A" w14:textId="77777777" w:rsidR="00562F87" w:rsidRDefault="00562F87">
      <w:pPr>
        <w:pStyle w:val="Notes"/>
      </w:pPr>
    </w:p>
    <w:p w14:paraId="5CD8E729" w14:textId="77777777" w:rsidR="00562F87" w:rsidRDefault="00A42A00">
      <w:pPr>
        <w:pStyle w:val="Notes"/>
      </w:pPr>
      <w:r>
        <w:t xml:space="preserve">  </w:t>
      </w:r>
      <w:bookmarkEnd w:id="167"/>
    </w:p>
    <w:p w14:paraId="0828EC23" w14:textId="77777777" w:rsidR="00562F87" w:rsidRDefault="00562F87">
      <w:pPr>
        <w:pStyle w:val="Notes"/>
      </w:pPr>
    </w:p>
    <w:p w14:paraId="24F79ED5" w14:textId="77777777" w:rsidR="00562F87" w:rsidRDefault="00A42A00">
      <w:pPr>
        <w:pStyle w:val="Heading3"/>
      </w:pPr>
      <w:bookmarkStart w:id="169" w:name="BKM_F1EB6A69_70DF_49DA_B7D1_A5BA51BD2D23"/>
      <w:bookmarkStart w:id="170" w:name="_Toc25000147"/>
      <w:proofErr w:type="spellStart"/>
      <w:r>
        <w:t>rxnCode</w:t>
      </w:r>
      <w:bookmarkEnd w:id="170"/>
      <w:proofErr w:type="spellEnd"/>
    </w:p>
    <w:p w14:paraId="4A9519FC"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5512B2C2" w14:textId="77777777" w:rsidR="00562F87" w:rsidRDefault="00562F87">
      <w:pPr>
        <w:pStyle w:val="Notes"/>
        <w:tabs>
          <w:tab w:val="left" w:pos="720"/>
        </w:tabs>
      </w:pPr>
    </w:p>
    <w:p w14:paraId="4960B0FD" w14:textId="77777777" w:rsidR="00562F87" w:rsidRDefault="00A42A00">
      <w:pPr>
        <w:pStyle w:val="Notes"/>
      </w:pPr>
      <w:r>
        <w:t>A summary of the impact of the most common types of regulation, restriction, recommendation and nautical information on a vessel.</w:t>
      </w:r>
    </w:p>
    <w:p w14:paraId="1D72C50F" w14:textId="77777777" w:rsidR="00562F87" w:rsidRDefault="00A42A00">
      <w:pPr>
        <w:pStyle w:val="Notes"/>
      </w:pPr>
      <w:r>
        <w:rPr>
          <w:b/>
          <w:color w:val="000000"/>
        </w:rPr>
        <w:t>Remark</w:t>
      </w:r>
      <w:r>
        <w:t>: This attribute converts the subject, topic, and effects of regulations, etc., from plain text or natural language into a set of categories.</w:t>
      </w:r>
    </w:p>
    <w:p w14:paraId="56FEA08C" w14:textId="77777777" w:rsidR="00562F87" w:rsidRDefault="00562F87">
      <w:pPr>
        <w:pStyle w:val="Notes"/>
      </w:pPr>
    </w:p>
    <w:p w14:paraId="0161FB5F" w14:textId="77777777" w:rsidR="00562F87" w:rsidRDefault="00A42A00">
      <w:pPr>
        <w:pStyle w:val="Properties"/>
      </w:pPr>
      <w:proofErr w:type="spellStart"/>
      <w:r>
        <w:t>rxnCode</w:t>
      </w:r>
      <w:proofErr w:type="spellEnd"/>
      <w:r>
        <w:t xml:space="preserve"> </w:t>
      </w:r>
    </w:p>
    <w:p w14:paraId="26F51D31" w14:textId="77777777" w:rsidR="00562F87" w:rsidRDefault="00A42A00">
      <w:pPr>
        <w:pStyle w:val="Properties"/>
      </w:pPr>
      <w:r>
        <w:t>Version 1.0  Phase 1.0  Proposed</w:t>
      </w:r>
    </w:p>
    <w:p w14:paraId="246DA4B0" w14:textId="77777777" w:rsidR="00562F87" w:rsidRDefault="00A42A00">
      <w:pPr>
        <w:pStyle w:val="Properties"/>
      </w:pPr>
      <w:proofErr w:type="spellStart"/>
      <w:r>
        <w:t>raphaelm</w:t>
      </w:r>
      <w:proofErr w:type="spellEnd"/>
      <w:r>
        <w:t xml:space="preserve"> created on 01-Jan-2018.  Last modified 20-Aug-2018</w:t>
      </w:r>
    </w:p>
    <w:p w14:paraId="1D53C8A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42EB39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4535D3" w14:textId="77777777" w:rsidR="00562F87" w:rsidRDefault="00A42A00">
            <w:pPr>
              <w:pStyle w:val="TableHeadingLight"/>
            </w:pPr>
            <w:r>
              <w:t>ATTRIBUTES</w:t>
            </w:r>
          </w:p>
        </w:tc>
      </w:tr>
      <w:tr w:rsidR="00562F87" w14:paraId="7C8F64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AD4299" w14:textId="77777777" w:rsidR="00562F87" w:rsidRDefault="00562F87">
            <w:pPr>
              <w:pStyle w:val="TableTextNormal"/>
            </w:pPr>
          </w:p>
          <w:p w14:paraId="47E0BE63" w14:textId="77777777" w:rsidR="00562F87" w:rsidRDefault="00A42A00">
            <w:pPr>
              <w:pStyle w:val="TableTextNormal"/>
            </w:pPr>
            <w:r>
              <w:rPr>
                <w:noProof/>
                <w:sz w:val="0"/>
                <w:szCs w:val="0"/>
              </w:rPr>
              <w:drawing>
                <wp:inline distT="0" distB="0" distL="0" distR="0" wp14:anchorId="35F8E231" wp14:editId="280A511D">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categoryOfRxN</w:t>
            </w:r>
            <w:proofErr w:type="spellEnd"/>
            <w:r>
              <w:t xml:space="preserve"> : </w:t>
            </w:r>
            <w:proofErr w:type="spellStart"/>
            <w:r>
              <w:t>categoryOfRxN</w:t>
            </w:r>
            <w:proofErr w:type="spellEnd"/>
            <w:r>
              <w:t xml:space="preserve">  Public</w:t>
            </w:r>
          </w:p>
          <w:p w14:paraId="13F4B326"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D896610" w14:textId="77777777" w:rsidR="00562F87" w:rsidRDefault="00A42A00">
            <w:pPr>
              <w:pStyle w:val="TableTextNormal"/>
              <w:tabs>
                <w:tab w:val="left" w:pos="1440"/>
              </w:tabs>
              <w:jc w:val="right"/>
            </w:pPr>
            <w:r>
              <w:rPr>
                <w:rStyle w:val="TableFieldLabel"/>
              </w:rPr>
              <w:t>[ Stereotype is «S100_Simple». Is static True. Containment is Not Specified. ]</w:t>
            </w:r>
          </w:p>
          <w:p w14:paraId="0B1D4291" w14:textId="77777777" w:rsidR="00562F87" w:rsidRDefault="00562F87">
            <w:pPr>
              <w:pStyle w:val="TableTextNormal"/>
              <w:tabs>
                <w:tab w:val="left" w:pos="720"/>
              </w:tabs>
            </w:pPr>
          </w:p>
        </w:tc>
      </w:tr>
      <w:tr w:rsidR="00562F87" w14:paraId="025EF40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0E982E" w14:textId="77777777" w:rsidR="00562F87" w:rsidRDefault="00562F87">
            <w:pPr>
              <w:pStyle w:val="TableTextNormal"/>
            </w:pPr>
          </w:p>
          <w:p w14:paraId="5EF0D9ED" w14:textId="77777777" w:rsidR="00562F87" w:rsidRDefault="00A42A00">
            <w:pPr>
              <w:pStyle w:val="TableTextNormal"/>
            </w:pPr>
            <w:r>
              <w:rPr>
                <w:noProof/>
                <w:sz w:val="0"/>
                <w:szCs w:val="0"/>
              </w:rPr>
              <w:drawing>
                <wp:inline distT="0" distB="0" distL="0" distR="0" wp14:anchorId="2ED67AD0" wp14:editId="753236A8">
                  <wp:extent cx="114300" cy="1143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actionOrActivity</w:t>
            </w:r>
            <w:proofErr w:type="spellEnd"/>
            <w:r>
              <w:t xml:space="preserve"> : </w:t>
            </w:r>
            <w:proofErr w:type="spellStart"/>
            <w:r>
              <w:t>actionOrActivity</w:t>
            </w:r>
            <w:proofErr w:type="spellEnd"/>
            <w:r>
              <w:t xml:space="preserve">  Public</w:t>
            </w:r>
          </w:p>
          <w:p w14:paraId="58E5424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E2D3858" w14:textId="77777777" w:rsidR="00562F87" w:rsidRDefault="00A42A00">
            <w:pPr>
              <w:pStyle w:val="TableTextNormal"/>
              <w:tabs>
                <w:tab w:val="left" w:pos="1440"/>
              </w:tabs>
              <w:jc w:val="right"/>
            </w:pPr>
            <w:r>
              <w:rPr>
                <w:rStyle w:val="TableFieldLabel"/>
              </w:rPr>
              <w:t>[ Stereotype is «S100_Simple». Is static True. Containment is Not Specified. ]</w:t>
            </w:r>
          </w:p>
          <w:p w14:paraId="57D786E5" w14:textId="77777777" w:rsidR="00562F87" w:rsidRDefault="00562F87">
            <w:pPr>
              <w:pStyle w:val="TableTextNormal"/>
              <w:tabs>
                <w:tab w:val="left" w:pos="720"/>
              </w:tabs>
            </w:pPr>
          </w:p>
        </w:tc>
      </w:tr>
      <w:tr w:rsidR="00562F87" w14:paraId="12E9585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C3AB06" w14:textId="77777777" w:rsidR="00562F87" w:rsidRDefault="00562F87">
            <w:pPr>
              <w:pStyle w:val="TableTextNormal"/>
            </w:pPr>
          </w:p>
          <w:p w14:paraId="6084C4CB" w14:textId="77777777" w:rsidR="00562F87" w:rsidRDefault="00A42A00">
            <w:pPr>
              <w:pStyle w:val="TableTextNormal"/>
            </w:pPr>
            <w:r>
              <w:rPr>
                <w:noProof/>
                <w:sz w:val="0"/>
                <w:szCs w:val="0"/>
              </w:rPr>
              <w:drawing>
                <wp:inline distT="0" distB="0" distL="0" distR="0" wp14:anchorId="2267B49B" wp14:editId="7F887599">
                  <wp:extent cx="114300" cy="1143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headline : text  Public</w:t>
            </w:r>
          </w:p>
          <w:p w14:paraId="607E98C1" w14:textId="77777777" w:rsidR="00562F87" w:rsidRDefault="00A42A00">
            <w:pPr>
              <w:pStyle w:val="TableTextNormal"/>
              <w:ind w:left="540"/>
            </w:pPr>
            <w:r>
              <w:rPr>
                <w:rStyle w:val="TableFieldLabel"/>
              </w:rPr>
              <w:lastRenderedPageBreak/>
              <w:t>Alias:</w:t>
            </w:r>
            <w:r>
              <w:t xml:space="preserve">  HEADLN</w:t>
            </w:r>
          </w:p>
          <w:p w14:paraId="73B70B5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03BD42A" w14:textId="77777777" w:rsidR="00562F87" w:rsidRDefault="00562F87">
            <w:pPr>
              <w:pStyle w:val="TableTextNormal"/>
              <w:tabs>
                <w:tab w:val="left" w:pos="540"/>
              </w:tabs>
            </w:pPr>
          </w:p>
          <w:p w14:paraId="22471FF5" w14:textId="77777777" w:rsidR="00562F87" w:rsidRDefault="00A42A00">
            <w:pPr>
              <w:pStyle w:val="TableTextNormal"/>
            </w:pPr>
            <w:r>
              <w:t>Words set at the head of a passage or page to introduce or categorize</w:t>
            </w:r>
          </w:p>
          <w:p w14:paraId="1DA1C589" w14:textId="77777777" w:rsidR="00562F87" w:rsidRDefault="00A42A00">
            <w:pPr>
              <w:pStyle w:val="TableTextNormal"/>
              <w:tabs>
                <w:tab w:val="left" w:pos="1440"/>
              </w:tabs>
              <w:jc w:val="right"/>
            </w:pPr>
            <w:r>
              <w:rPr>
                <w:rStyle w:val="TableFieldLabel"/>
              </w:rPr>
              <w:t>[ Stereotype is «S100_Simple». Is static True. Containment is Not Specified. ]</w:t>
            </w:r>
          </w:p>
          <w:p w14:paraId="6223CFD7" w14:textId="77777777" w:rsidR="00562F87" w:rsidRDefault="00562F87">
            <w:pPr>
              <w:pStyle w:val="TableTextNormal"/>
              <w:tabs>
                <w:tab w:val="left" w:pos="720"/>
              </w:tabs>
            </w:pPr>
          </w:p>
        </w:tc>
      </w:tr>
    </w:tbl>
    <w:p w14:paraId="1CEF4818" w14:textId="77777777" w:rsidR="00562F87" w:rsidRDefault="00562F87">
      <w:pPr>
        <w:pStyle w:val="Notes"/>
      </w:pPr>
    </w:p>
    <w:p w14:paraId="22AD7A91" w14:textId="77777777" w:rsidR="00562F87" w:rsidRDefault="00A42A00">
      <w:pPr>
        <w:pStyle w:val="Notes"/>
      </w:pPr>
      <w:r>
        <w:t xml:space="preserve">  </w:t>
      </w:r>
      <w:bookmarkEnd w:id="169"/>
    </w:p>
    <w:p w14:paraId="7443C8D7" w14:textId="77777777" w:rsidR="00562F87" w:rsidRDefault="00562F87">
      <w:pPr>
        <w:pStyle w:val="Notes"/>
      </w:pPr>
    </w:p>
    <w:p w14:paraId="677CDAD6" w14:textId="77777777" w:rsidR="00562F87" w:rsidRDefault="00A42A00">
      <w:pPr>
        <w:pStyle w:val="Heading3"/>
      </w:pPr>
      <w:bookmarkStart w:id="171" w:name="BKM_7C05FCB0_EB6A_4015_9D58_05076D1819EA"/>
      <w:bookmarkStart w:id="172" w:name="_Toc25000148"/>
      <w:proofErr w:type="spellStart"/>
      <w:r>
        <w:t>underkeelAllowance</w:t>
      </w:r>
      <w:bookmarkEnd w:id="172"/>
      <w:proofErr w:type="spellEnd"/>
    </w:p>
    <w:p w14:paraId="3BE431F6"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3C5D8BA0" w14:textId="77777777" w:rsidR="00562F87" w:rsidRDefault="00562F87">
      <w:pPr>
        <w:pStyle w:val="Notes"/>
        <w:tabs>
          <w:tab w:val="left" w:pos="720"/>
        </w:tabs>
      </w:pPr>
    </w:p>
    <w:p w14:paraId="6BC24A1F" w14:textId="77777777" w:rsidR="00562F87" w:rsidRDefault="00A42A00">
      <w:pPr>
        <w:pStyle w:val="Notes"/>
      </w:pPr>
      <w:r>
        <w:t xml:space="preserve">A fixed figure, or a figure derived by calculation, which is added to draught in order to maintain the minimum </w:t>
      </w:r>
      <w:proofErr w:type="spellStart"/>
      <w:r>
        <w:t>underkeel</w:t>
      </w:r>
      <w:proofErr w:type="spellEnd"/>
      <w:r>
        <w:t xml:space="preserve"> clearance taking into account the vessel's static and dynamic characteristics, sea state and weather forecast, the reliability of the chart and variance from predicted height of tide or water level.</w:t>
      </w:r>
    </w:p>
    <w:p w14:paraId="17A26EAA" w14:textId="77777777" w:rsidR="00562F87" w:rsidRDefault="00562F87">
      <w:pPr>
        <w:pStyle w:val="Notes"/>
      </w:pPr>
    </w:p>
    <w:p w14:paraId="4D7C3CB5" w14:textId="77777777" w:rsidR="00562F87" w:rsidRDefault="00A42A00">
      <w:pPr>
        <w:pStyle w:val="Properties"/>
      </w:pPr>
      <w:proofErr w:type="spellStart"/>
      <w:r>
        <w:t>underkeelAllowance</w:t>
      </w:r>
      <w:proofErr w:type="spellEnd"/>
      <w:r>
        <w:t xml:space="preserve"> </w:t>
      </w:r>
    </w:p>
    <w:p w14:paraId="3231DA80" w14:textId="77777777" w:rsidR="00562F87" w:rsidRDefault="00A42A00">
      <w:pPr>
        <w:pStyle w:val="Properties"/>
      </w:pPr>
      <w:r>
        <w:t>Version 1.0  Phase 1.0  Proposed</w:t>
      </w:r>
    </w:p>
    <w:p w14:paraId="3D9825CF" w14:textId="77777777" w:rsidR="00562F87" w:rsidRDefault="00A42A00">
      <w:pPr>
        <w:pStyle w:val="Properties"/>
      </w:pPr>
      <w:proofErr w:type="spellStart"/>
      <w:r>
        <w:t>raphaelm</w:t>
      </w:r>
      <w:proofErr w:type="spellEnd"/>
      <w:r>
        <w:t xml:space="preserve"> created on 02-Jan-2018.  Last modified 20-Aug-2018</w:t>
      </w:r>
    </w:p>
    <w:p w14:paraId="10EF50B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9C17FB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7F84024" w14:textId="77777777" w:rsidR="00562F87" w:rsidRDefault="00A42A00">
            <w:pPr>
              <w:pStyle w:val="TableHeadingLight"/>
            </w:pPr>
            <w:r>
              <w:t>ATTRIBUTES</w:t>
            </w:r>
          </w:p>
        </w:tc>
      </w:tr>
      <w:tr w:rsidR="00562F87" w14:paraId="0B23955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4E6D9F" w14:textId="77777777" w:rsidR="00562F87" w:rsidRDefault="00562F87">
            <w:pPr>
              <w:pStyle w:val="TableTextNormal"/>
            </w:pPr>
          </w:p>
          <w:p w14:paraId="6ED03F2E" w14:textId="77777777" w:rsidR="00562F87" w:rsidRDefault="00A42A00">
            <w:pPr>
              <w:pStyle w:val="TableTextNormal"/>
            </w:pPr>
            <w:r>
              <w:rPr>
                <w:noProof/>
                <w:sz w:val="0"/>
                <w:szCs w:val="0"/>
              </w:rPr>
              <w:drawing>
                <wp:inline distT="0" distB="0" distL="0" distR="0" wp14:anchorId="31145FE0" wp14:editId="75AEE06D">
                  <wp:extent cx="114300" cy="114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underkeelAllowanceFixed</w:t>
            </w:r>
            <w:proofErr w:type="spellEnd"/>
            <w:r>
              <w:t xml:space="preserve"> : Real  Public</w:t>
            </w:r>
          </w:p>
          <w:p w14:paraId="4614C06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526BAB0" w14:textId="77777777" w:rsidR="00562F87" w:rsidRDefault="00562F87">
            <w:pPr>
              <w:pStyle w:val="TableTextNormal"/>
              <w:tabs>
                <w:tab w:val="left" w:pos="540"/>
              </w:tabs>
            </w:pPr>
          </w:p>
          <w:p w14:paraId="59D4C867" w14:textId="77777777" w:rsidR="00562F87" w:rsidRDefault="00A42A00">
            <w:pPr>
              <w:pStyle w:val="TableTextNormal"/>
            </w:pPr>
            <w:r>
              <w:t xml:space="preserve">A fixed allowance given by an authority, which is added to draught in order to maintain a minimum </w:t>
            </w:r>
            <w:proofErr w:type="spellStart"/>
            <w:r>
              <w:t>underkeel</w:t>
            </w:r>
            <w:proofErr w:type="spellEnd"/>
            <w:r>
              <w:t xml:space="preserve"> clearance.</w:t>
            </w:r>
          </w:p>
          <w:p w14:paraId="531908C9" w14:textId="77777777" w:rsidR="00562F87" w:rsidRDefault="00A42A00">
            <w:pPr>
              <w:pStyle w:val="TableTextNormal"/>
              <w:tabs>
                <w:tab w:val="left" w:pos="1440"/>
              </w:tabs>
              <w:jc w:val="right"/>
            </w:pPr>
            <w:r>
              <w:rPr>
                <w:rStyle w:val="TableFieldLabel"/>
              </w:rPr>
              <w:t>[ Stereotype is «S100_Simple». Is static True. Containment is Not Specified. ]</w:t>
            </w:r>
          </w:p>
          <w:p w14:paraId="0272DA0B" w14:textId="77777777" w:rsidR="00562F87" w:rsidRDefault="00562F87">
            <w:pPr>
              <w:pStyle w:val="TableTextNormal"/>
              <w:tabs>
                <w:tab w:val="left" w:pos="720"/>
              </w:tabs>
            </w:pPr>
          </w:p>
        </w:tc>
      </w:tr>
      <w:tr w:rsidR="00562F87" w14:paraId="0136D4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25E18F" w14:textId="77777777" w:rsidR="00562F87" w:rsidRDefault="00562F87">
            <w:pPr>
              <w:pStyle w:val="TableTextNormal"/>
            </w:pPr>
          </w:p>
          <w:p w14:paraId="1B4B1471" w14:textId="77777777" w:rsidR="00562F87" w:rsidRDefault="00A42A00">
            <w:pPr>
              <w:pStyle w:val="TableTextNormal"/>
            </w:pPr>
            <w:r>
              <w:rPr>
                <w:noProof/>
                <w:sz w:val="0"/>
                <w:szCs w:val="0"/>
              </w:rPr>
              <w:drawing>
                <wp:inline distT="0" distB="0" distL="0" distR="0" wp14:anchorId="50E49D73" wp14:editId="6D791553">
                  <wp:extent cx="11430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underkeelAllowanceVariableBeamBased</w:t>
            </w:r>
            <w:proofErr w:type="spellEnd"/>
            <w:r>
              <w:t xml:space="preserve"> : Real  Public</w:t>
            </w:r>
          </w:p>
          <w:p w14:paraId="2A5BF42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4B2C32E" w14:textId="77777777" w:rsidR="00562F87" w:rsidRDefault="00562F87">
            <w:pPr>
              <w:pStyle w:val="TableTextNormal"/>
              <w:tabs>
                <w:tab w:val="left" w:pos="540"/>
              </w:tabs>
            </w:pPr>
          </w:p>
          <w:p w14:paraId="78F67FF8" w14:textId="77777777" w:rsidR="00562F87" w:rsidRDefault="00A42A00">
            <w:pPr>
              <w:pStyle w:val="TableTextNormal"/>
            </w:pPr>
            <w:r>
              <w:t xml:space="preserve">A percentage value, given by an authority, which is applied to ship's beam in order to calculate </w:t>
            </w:r>
            <w:proofErr w:type="spellStart"/>
            <w:r>
              <w:t>underkeel</w:t>
            </w:r>
            <w:proofErr w:type="spellEnd"/>
            <w:r>
              <w:t xml:space="preserve"> allowance. </w:t>
            </w:r>
          </w:p>
          <w:p w14:paraId="23983924" w14:textId="77777777" w:rsidR="00562F87" w:rsidRDefault="00A42A00">
            <w:pPr>
              <w:pStyle w:val="TableTextNormal"/>
              <w:tabs>
                <w:tab w:val="left" w:pos="1440"/>
              </w:tabs>
              <w:jc w:val="right"/>
            </w:pPr>
            <w:r>
              <w:rPr>
                <w:rStyle w:val="TableFieldLabel"/>
              </w:rPr>
              <w:t>[ Stereotype is «S100_Simple». Is static True. Containment is Not Specified. ]</w:t>
            </w:r>
          </w:p>
          <w:p w14:paraId="21D4F139" w14:textId="77777777" w:rsidR="00562F87" w:rsidRDefault="00562F87">
            <w:pPr>
              <w:pStyle w:val="TableTextNormal"/>
              <w:tabs>
                <w:tab w:val="left" w:pos="720"/>
              </w:tabs>
            </w:pPr>
          </w:p>
        </w:tc>
      </w:tr>
      <w:tr w:rsidR="00562F87" w14:paraId="4DEBE6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8AAB53" w14:textId="77777777" w:rsidR="00562F87" w:rsidRDefault="00562F87">
            <w:pPr>
              <w:pStyle w:val="TableTextNormal"/>
            </w:pPr>
          </w:p>
          <w:p w14:paraId="75DB4FE3" w14:textId="77777777" w:rsidR="00562F87" w:rsidRDefault="00A42A00">
            <w:pPr>
              <w:pStyle w:val="TableTextNormal"/>
            </w:pPr>
            <w:r>
              <w:rPr>
                <w:noProof/>
                <w:sz w:val="0"/>
                <w:szCs w:val="0"/>
              </w:rPr>
              <w:drawing>
                <wp:inline distT="0" distB="0" distL="0" distR="0" wp14:anchorId="5933F51B" wp14:editId="394EF2A3">
                  <wp:extent cx="114300" cy="1143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underkeelAllowanceVariableDraughtBased</w:t>
            </w:r>
            <w:proofErr w:type="spellEnd"/>
            <w:r>
              <w:t xml:space="preserve"> : Real  Public</w:t>
            </w:r>
          </w:p>
          <w:p w14:paraId="7994C0C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AB42D31" w14:textId="77777777" w:rsidR="00562F87" w:rsidRDefault="00562F87">
            <w:pPr>
              <w:pStyle w:val="TableTextNormal"/>
              <w:tabs>
                <w:tab w:val="left" w:pos="540"/>
              </w:tabs>
            </w:pPr>
          </w:p>
          <w:p w14:paraId="4D3692BB" w14:textId="77777777" w:rsidR="00562F87" w:rsidRDefault="00A42A00">
            <w:pPr>
              <w:pStyle w:val="TableTextNormal"/>
            </w:pPr>
            <w:r>
              <w:t xml:space="preserve">A percentage value, given by an authority, which is applied to ship's draught in order to calculate </w:t>
            </w:r>
            <w:proofErr w:type="spellStart"/>
            <w:r>
              <w:t>underkeel</w:t>
            </w:r>
            <w:proofErr w:type="spellEnd"/>
            <w:r>
              <w:t xml:space="preserve"> allowance.</w:t>
            </w:r>
          </w:p>
          <w:p w14:paraId="41A7F948" w14:textId="77777777" w:rsidR="00562F87" w:rsidRDefault="00A42A00">
            <w:pPr>
              <w:pStyle w:val="TableTextNormal"/>
              <w:tabs>
                <w:tab w:val="left" w:pos="1440"/>
              </w:tabs>
              <w:jc w:val="right"/>
            </w:pPr>
            <w:r>
              <w:rPr>
                <w:rStyle w:val="TableFieldLabel"/>
              </w:rPr>
              <w:t>[ Stereotype is «S100_Simple». Is static True. Containment is Not Specified. ]</w:t>
            </w:r>
          </w:p>
          <w:p w14:paraId="641327D4" w14:textId="77777777" w:rsidR="00562F87" w:rsidRDefault="00562F87">
            <w:pPr>
              <w:pStyle w:val="TableTextNormal"/>
              <w:tabs>
                <w:tab w:val="left" w:pos="720"/>
              </w:tabs>
            </w:pPr>
          </w:p>
        </w:tc>
      </w:tr>
      <w:tr w:rsidR="00562F87" w14:paraId="484A9D2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FE5670" w14:textId="77777777" w:rsidR="00562F87" w:rsidRDefault="00562F87">
            <w:pPr>
              <w:pStyle w:val="TableTextNormal"/>
            </w:pPr>
          </w:p>
          <w:p w14:paraId="5146F8BA" w14:textId="77777777" w:rsidR="00562F87" w:rsidRDefault="00A42A00">
            <w:pPr>
              <w:pStyle w:val="TableTextNormal"/>
            </w:pPr>
            <w:r>
              <w:rPr>
                <w:noProof/>
                <w:sz w:val="0"/>
                <w:szCs w:val="0"/>
              </w:rPr>
              <w:drawing>
                <wp:inline distT="0" distB="0" distL="0" distR="0" wp14:anchorId="24BF2B49" wp14:editId="54EC61B7">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operation : operation  Public</w:t>
            </w:r>
          </w:p>
          <w:p w14:paraId="2AC0E318"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4D4DC4C" w14:textId="77777777" w:rsidR="00562F87" w:rsidRDefault="00562F87">
            <w:pPr>
              <w:pStyle w:val="TableTextNormal"/>
              <w:tabs>
                <w:tab w:val="left" w:pos="540"/>
              </w:tabs>
            </w:pPr>
          </w:p>
          <w:p w14:paraId="35141B83" w14:textId="77777777" w:rsidR="00562F87" w:rsidRDefault="00A42A00">
            <w:pPr>
              <w:pStyle w:val="TableTextNormal"/>
            </w:pPr>
            <w:r>
              <w:t>OPERAT is intended to be used in conjunction with other attributes (or sub-attributes of a complex attribute) to indicate how their values must be combined in order to describe a condition.</w:t>
            </w:r>
          </w:p>
          <w:p w14:paraId="5F704A81" w14:textId="77777777" w:rsidR="00562F87" w:rsidRDefault="00A42A00">
            <w:pPr>
              <w:pStyle w:val="TableTextNormal"/>
              <w:tabs>
                <w:tab w:val="left" w:pos="1440"/>
              </w:tabs>
              <w:jc w:val="right"/>
            </w:pPr>
            <w:r>
              <w:rPr>
                <w:rStyle w:val="TableFieldLabel"/>
              </w:rPr>
              <w:t>[ Stereotype is «S100_Simple». Is static True. Containment is Not Specified. ]</w:t>
            </w:r>
          </w:p>
          <w:p w14:paraId="71E70F80" w14:textId="77777777" w:rsidR="00562F87" w:rsidRDefault="00562F87">
            <w:pPr>
              <w:pStyle w:val="TableTextNormal"/>
              <w:tabs>
                <w:tab w:val="left" w:pos="720"/>
              </w:tabs>
            </w:pPr>
          </w:p>
        </w:tc>
      </w:tr>
    </w:tbl>
    <w:p w14:paraId="717AF019" w14:textId="77777777" w:rsidR="00562F87" w:rsidRDefault="00562F87">
      <w:pPr>
        <w:pStyle w:val="Notes"/>
      </w:pPr>
    </w:p>
    <w:p w14:paraId="1459EB9E" w14:textId="77777777" w:rsidR="00562F87" w:rsidRDefault="00A42A00">
      <w:pPr>
        <w:pStyle w:val="Notes"/>
      </w:pPr>
      <w:r>
        <w:t xml:space="preserve">  </w:t>
      </w:r>
      <w:bookmarkEnd w:id="171"/>
    </w:p>
    <w:p w14:paraId="58B0BBAD" w14:textId="77777777" w:rsidR="00562F87" w:rsidRDefault="00562F87">
      <w:pPr>
        <w:pStyle w:val="Notes"/>
      </w:pPr>
    </w:p>
    <w:p w14:paraId="0F1CCD4B" w14:textId="77777777" w:rsidR="00562F87" w:rsidRDefault="00A42A00">
      <w:pPr>
        <w:pStyle w:val="Heading3"/>
      </w:pPr>
      <w:bookmarkStart w:id="173" w:name="BKM_A37268A0_6A7D_4CE3_92D0_48C6A4358B84"/>
      <w:bookmarkStart w:id="174" w:name="_Toc25000149"/>
      <w:proofErr w:type="spellStart"/>
      <w:r>
        <w:t>scheduleByDayOfWeek</w:t>
      </w:r>
      <w:bookmarkEnd w:id="174"/>
      <w:proofErr w:type="spellEnd"/>
    </w:p>
    <w:p w14:paraId="5EFC69DF"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14766FA0" w14:textId="77777777" w:rsidR="00562F87" w:rsidRDefault="00562F87">
      <w:pPr>
        <w:pStyle w:val="Notes"/>
        <w:tabs>
          <w:tab w:val="left" w:pos="720"/>
        </w:tabs>
      </w:pPr>
    </w:p>
    <w:p w14:paraId="1EA4F7E9" w14:textId="77777777" w:rsidR="00562F87" w:rsidRDefault="00A42A00">
      <w:pPr>
        <w:pStyle w:val="Notes"/>
      </w:pPr>
      <w:r>
        <w:t>The nature and timings of a daily schedule by days of the week.</w:t>
      </w:r>
    </w:p>
    <w:p w14:paraId="39C7749F" w14:textId="77777777" w:rsidR="00562F87" w:rsidRDefault="00562F87">
      <w:pPr>
        <w:pStyle w:val="Notes"/>
      </w:pPr>
    </w:p>
    <w:p w14:paraId="33D1BC79" w14:textId="77777777" w:rsidR="00562F87" w:rsidRDefault="00A42A00">
      <w:pPr>
        <w:pStyle w:val="Properties"/>
      </w:pPr>
      <w:proofErr w:type="spellStart"/>
      <w:r>
        <w:t>scheduleByDayOfWeek</w:t>
      </w:r>
      <w:proofErr w:type="spellEnd"/>
      <w:r>
        <w:t xml:space="preserve"> </w:t>
      </w:r>
    </w:p>
    <w:p w14:paraId="10383717" w14:textId="77777777" w:rsidR="00562F87" w:rsidRDefault="00A42A00">
      <w:pPr>
        <w:pStyle w:val="Properties"/>
      </w:pPr>
      <w:r>
        <w:t>Version 1.0  Phase 1.0  Proposed</w:t>
      </w:r>
    </w:p>
    <w:p w14:paraId="57A62B9F" w14:textId="77777777" w:rsidR="00562F87" w:rsidRDefault="00A42A00">
      <w:pPr>
        <w:pStyle w:val="Properties"/>
      </w:pPr>
      <w:proofErr w:type="spellStart"/>
      <w:r>
        <w:t>raphael.malyankar</w:t>
      </w:r>
      <w:proofErr w:type="spellEnd"/>
      <w:r>
        <w:t xml:space="preserve"> created on 01-Jan-2018.  Last modified 20-Aug-2018</w:t>
      </w:r>
    </w:p>
    <w:p w14:paraId="1CE44A6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C8E64F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D08255D" w14:textId="77777777" w:rsidR="00562F87" w:rsidRDefault="00A42A00">
            <w:pPr>
              <w:pStyle w:val="TableHeadingLight"/>
            </w:pPr>
            <w:r>
              <w:lastRenderedPageBreak/>
              <w:t>ATTRIBUTES</w:t>
            </w:r>
          </w:p>
        </w:tc>
      </w:tr>
      <w:tr w:rsidR="00562F87" w14:paraId="0B9BCED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C3F4BA" w14:textId="77777777" w:rsidR="00562F87" w:rsidRDefault="00562F87">
            <w:pPr>
              <w:pStyle w:val="TableTextNormal"/>
            </w:pPr>
          </w:p>
          <w:p w14:paraId="219068BA" w14:textId="77777777" w:rsidR="00562F87" w:rsidRDefault="00A42A00">
            <w:pPr>
              <w:pStyle w:val="TableTextNormal"/>
            </w:pPr>
            <w:r>
              <w:rPr>
                <w:noProof/>
                <w:sz w:val="0"/>
                <w:szCs w:val="0"/>
              </w:rPr>
              <w:drawing>
                <wp:inline distT="0" distB="0" distL="0" distR="0" wp14:anchorId="0B6D8D4A" wp14:editId="04D20144">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categoryOfSchedule</w:t>
            </w:r>
            <w:proofErr w:type="spellEnd"/>
            <w:r>
              <w:t xml:space="preserve"> : </w:t>
            </w:r>
            <w:proofErr w:type="spellStart"/>
            <w:r>
              <w:t>categoryOfSchedule</w:t>
            </w:r>
            <w:proofErr w:type="spellEnd"/>
            <w:r>
              <w:t xml:space="preserve">  Public</w:t>
            </w:r>
          </w:p>
          <w:p w14:paraId="3C0E634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F03DECF" w14:textId="77777777" w:rsidR="00562F87" w:rsidRDefault="00562F87">
            <w:pPr>
              <w:pStyle w:val="TableTextNormal"/>
              <w:tabs>
                <w:tab w:val="left" w:pos="540"/>
              </w:tabs>
            </w:pPr>
          </w:p>
          <w:p w14:paraId="22876545" w14:textId="77777777" w:rsidR="00562F87" w:rsidRDefault="00A42A00">
            <w:pPr>
              <w:pStyle w:val="TableTextNormal"/>
            </w:pPr>
            <w:r>
              <w:t>Describes the type of schedule, e.g., opening, closure, etc.</w:t>
            </w:r>
          </w:p>
          <w:p w14:paraId="3F44D924" w14:textId="77777777" w:rsidR="00562F87" w:rsidRDefault="00A42A00">
            <w:pPr>
              <w:pStyle w:val="TableTextNormal"/>
              <w:tabs>
                <w:tab w:val="left" w:pos="1440"/>
              </w:tabs>
              <w:jc w:val="right"/>
            </w:pPr>
            <w:r>
              <w:rPr>
                <w:rStyle w:val="TableFieldLabel"/>
              </w:rPr>
              <w:t>[ Stereotype is «S100_Simple». Is static True. Containment is Not Specified. ]</w:t>
            </w:r>
          </w:p>
          <w:p w14:paraId="4F4B0215" w14:textId="77777777" w:rsidR="00562F87" w:rsidRDefault="00562F87">
            <w:pPr>
              <w:pStyle w:val="TableTextNormal"/>
              <w:tabs>
                <w:tab w:val="left" w:pos="720"/>
              </w:tabs>
            </w:pPr>
          </w:p>
        </w:tc>
      </w:tr>
      <w:tr w:rsidR="00562F87" w14:paraId="5CC431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5A3D68" w14:textId="77777777" w:rsidR="00562F87" w:rsidRDefault="00562F87">
            <w:pPr>
              <w:pStyle w:val="TableTextNormal"/>
            </w:pPr>
          </w:p>
          <w:p w14:paraId="67F2A6EE" w14:textId="77777777" w:rsidR="00562F87" w:rsidRDefault="00A42A00">
            <w:pPr>
              <w:pStyle w:val="TableTextNormal"/>
            </w:pPr>
            <w:r>
              <w:rPr>
                <w:noProof/>
                <w:sz w:val="0"/>
                <w:szCs w:val="0"/>
              </w:rPr>
              <w:drawing>
                <wp:inline distT="0" distB="0" distL="0" distR="0" wp14:anchorId="078735B8" wp14:editId="6924872B">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timeIntervalsByDayOfWeek</w:t>
            </w:r>
            <w:proofErr w:type="spellEnd"/>
            <w:r>
              <w:t xml:space="preserve"> : </w:t>
            </w:r>
            <w:proofErr w:type="spellStart"/>
            <w:r>
              <w:t>timeIntervalsByDayOfWeek</w:t>
            </w:r>
            <w:proofErr w:type="spellEnd"/>
            <w:r>
              <w:t xml:space="preserve">  Public</w:t>
            </w:r>
          </w:p>
          <w:p w14:paraId="62FAE4E1"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4E2B8592" w14:textId="77777777" w:rsidR="00562F87" w:rsidRDefault="00A42A00">
            <w:pPr>
              <w:pStyle w:val="TableTextNormal"/>
              <w:tabs>
                <w:tab w:val="left" w:pos="1440"/>
              </w:tabs>
              <w:jc w:val="right"/>
            </w:pPr>
            <w:r>
              <w:rPr>
                <w:rStyle w:val="TableFieldLabel"/>
              </w:rPr>
              <w:t>[ Stereotype is «S100_Complex». Is static True. Containment is Not Specified. ]</w:t>
            </w:r>
          </w:p>
          <w:p w14:paraId="76B01936" w14:textId="77777777" w:rsidR="00562F87" w:rsidRDefault="00562F87">
            <w:pPr>
              <w:pStyle w:val="TableTextNormal"/>
              <w:tabs>
                <w:tab w:val="left" w:pos="720"/>
              </w:tabs>
            </w:pPr>
          </w:p>
        </w:tc>
      </w:tr>
    </w:tbl>
    <w:p w14:paraId="6DA79E12" w14:textId="77777777" w:rsidR="00562F87" w:rsidRDefault="00562F87">
      <w:pPr>
        <w:pStyle w:val="Notes"/>
      </w:pPr>
    </w:p>
    <w:p w14:paraId="52680316" w14:textId="77777777" w:rsidR="00562F87" w:rsidRDefault="00A42A00">
      <w:pPr>
        <w:pStyle w:val="Notes"/>
      </w:pPr>
      <w:r>
        <w:t xml:space="preserve">  </w:t>
      </w:r>
      <w:bookmarkEnd w:id="173"/>
    </w:p>
    <w:p w14:paraId="7B4B4838" w14:textId="77777777" w:rsidR="00562F87" w:rsidRDefault="00562F87">
      <w:pPr>
        <w:pStyle w:val="Notes"/>
      </w:pPr>
    </w:p>
    <w:p w14:paraId="121E7565" w14:textId="77777777" w:rsidR="00562F87" w:rsidRDefault="00A42A00">
      <w:pPr>
        <w:pStyle w:val="Heading3"/>
      </w:pPr>
      <w:bookmarkStart w:id="175" w:name="BKM_48A6227B_9516_4317_AAF4_384BC3DBCA16"/>
      <w:bookmarkStart w:id="176" w:name="_Toc25000150"/>
      <w:proofErr w:type="spellStart"/>
      <w:r>
        <w:t>sourceIndication</w:t>
      </w:r>
      <w:bookmarkEnd w:id="176"/>
      <w:proofErr w:type="spellEnd"/>
    </w:p>
    <w:p w14:paraId="358A70A5"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1B103253" w14:textId="77777777" w:rsidR="00562F87" w:rsidRDefault="00562F87">
      <w:pPr>
        <w:pStyle w:val="Notes"/>
        <w:tabs>
          <w:tab w:val="left" w:pos="720"/>
        </w:tabs>
      </w:pPr>
    </w:p>
    <w:p w14:paraId="57675F76" w14:textId="77777777" w:rsidR="00562F87" w:rsidRDefault="00A42A00">
      <w:pPr>
        <w:pStyle w:val="Notes"/>
      </w:pPr>
      <w:r>
        <w:t>Proposed definition: Information about the source document, publication, or reference from which object data or textual material included or referenced in a dataset are derived. (S-57 SORIND, adapted.)</w:t>
      </w:r>
    </w:p>
    <w:p w14:paraId="33C60C62" w14:textId="77777777" w:rsidR="00562F87" w:rsidRDefault="00562F87">
      <w:pPr>
        <w:pStyle w:val="Notes"/>
      </w:pPr>
    </w:p>
    <w:p w14:paraId="4FD5CF43" w14:textId="77777777" w:rsidR="00562F87" w:rsidRDefault="00A42A00">
      <w:pPr>
        <w:pStyle w:val="Notes"/>
      </w:pPr>
      <w:r>
        <w:t>Remarks:</w:t>
      </w:r>
    </w:p>
    <w:p w14:paraId="587D1800" w14:textId="77777777" w:rsidR="00562F87" w:rsidRDefault="00A42A00">
      <w:pPr>
        <w:pStyle w:val="Notes"/>
        <w:numPr>
          <w:ilvl w:val="0"/>
          <w:numId w:val="5"/>
        </w:numPr>
        <w:ind w:left="360" w:hanging="360"/>
      </w:pPr>
      <w:proofErr w:type="spellStart"/>
      <w:r>
        <w:t>sourceIndication</w:t>
      </w:r>
      <w:proofErr w:type="spellEnd"/>
      <w:r>
        <w:t xml:space="preserve"> is intended for encoding meta-information that helps the end-user evaluate the reliability or importance of object data or textual material. Its use should be limited to situations where end users may need to evaluate reliability or importance themselves.</w:t>
      </w:r>
    </w:p>
    <w:p w14:paraId="520EAFF6" w14:textId="77777777" w:rsidR="00562F87" w:rsidRDefault="00A42A00">
      <w:pPr>
        <w:pStyle w:val="Notes"/>
        <w:numPr>
          <w:ilvl w:val="0"/>
          <w:numId w:val="5"/>
        </w:numPr>
        <w:ind w:left="360" w:hanging="360"/>
      </w:pPr>
      <w:r>
        <w:t xml:space="preserve">The content of the </w:t>
      </w:r>
      <w:proofErr w:type="spellStart"/>
      <w:r>
        <w:t>featureName</w:t>
      </w:r>
      <w:proofErr w:type="spellEnd"/>
      <w:r>
        <w:t xml:space="preserve"> sub-attribute, if populated, must be the name of the authority or organization which published or distributed the source document.</w:t>
      </w:r>
    </w:p>
    <w:p w14:paraId="188142CB" w14:textId="77777777" w:rsidR="00562F87" w:rsidRDefault="00562F87">
      <w:pPr>
        <w:pStyle w:val="Notes"/>
      </w:pPr>
    </w:p>
    <w:p w14:paraId="31EC11BB" w14:textId="77777777" w:rsidR="00562F87" w:rsidRDefault="00A42A00">
      <w:pPr>
        <w:pStyle w:val="Properties"/>
      </w:pPr>
      <w:proofErr w:type="spellStart"/>
      <w:r>
        <w:t>sourceIndication</w:t>
      </w:r>
      <w:proofErr w:type="spellEnd"/>
      <w:r>
        <w:t xml:space="preserve"> </w:t>
      </w:r>
    </w:p>
    <w:p w14:paraId="4870FE50" w14:textId="77777777" w:rsidR="00562F87" w:rsidRDefault="00A42A00">
      <w:pPr>
        <w:pStyle w:val="Properties"/>
      </w:pPr>
      <w:r>
        <w:t>Version 1.0  Phase 1.0  Proposed</w:t>
      </w:r>
    </w:p>
    <w:p w14:paraId="31D91290" w14:textId="77777777" w:rsidR="00562F87" w:rsidRDefault="00A42A00">
      <w:pPr>
        <w:pStyle w:val="Properties"/>
      </w:pPr>
      <w:proofErr w:type="spellStart"/>
      <w:r>
        <w:t>raphaelm</w:t>
      </w:r>
      <w:proofErr w:type="spellEnd"/>
      <w:r>
        <w:t xml:space="preserve"> created on 01-Jan-2018.  Last modified 20-Aug-2018</w:t>
      </w:r>
    </w:p>
    <w:p w14:paraId="6FA9ED6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D41083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506B455" w14:textId="77777777" w:rsidR="00562F87" w:rsidRDefault="00A42A00">
            <w:pPr>
              <w:pStyle w:val="TableHeadingLight"/>
            </w:pPr>
            <w:r>
              <w:t>ATTRIBUTES</w:t>
            </w:r>
          </w:p>
        </w:tc>
      </w:tr>
      <w:tr w:rsidR="00562F87" w14:paraId="6F10202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E49F3C" w14:textId="77777777" w:rsidR="00562F87" w:rsidRDefault="00562F87">
            <w:pPr>
              <w:pStyle w:val="TableTextNormal"/>
            </w:pPr>
          </w:p>
          <w:p w14:paraId="27BDB3AA" w14:textId="77777777" w:rsidR="00562F87" w:rsidRDefault="00A42A00">
            <w:pPr>
              <w:pStyle w:val="TableTextNormal"/>
            </w:pPr>
            <w:r>
              <w:rPr>
                <w:noProof/>
                <w:sz w:val="0"/>
                <w:szCs w:val="0"/>
              </w:rPr>
              <w:drawing>
                <wp:inline distT="0" distB="0" distL="0" distR="0" wp14:anchorId="396266B8" wp14:editId="0F0B827B">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categoryOfAuthority</w:t>
            </w:r>
            <w:proofErr w:type="spellEnd"/>
            <w:r>
              <w:t xml:space="preserve"> : </w:t>
            </w:r>
            <w:proofErr w:type="spellStart"/>
            <w:r>
              <w:t>categoryOfAuthority</w:t>
            </w:r>
            <w:proofErr w:type="spellEnd"/>
            <w:r>
              <w:t xml:space="preserve">  Public</w:t>
            </w:r>
          </w:p>
          <w:p w14:paraId="33A245B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3587555" w14:textId="77777777" w:rsidR="00562F87" w:rsidRDefault="00A42A00">
            <w:pPr>
              <w:pStyle w:val="TableTextNormal"/>
              <w:tabs>
                <w:tab w:val="left" w:pos="1440"/>
              </w:tabs>
              <w:jc w:val="right"/>
            </w:pPr>
            <w:r>
              <w:rPr>
                <w:rStyle w:val="TableFieldLabel"/>
              </w:rPr>
              <w:t>[ Stereotype is «S100_Enum». Is static True. Containment is Not Specified. ]</w:t>
            </w:r>
          </w:p>
          <w:p w14:paraId="239A3C83" w14:textId="77777777" w:rsidR="00562F87" w:rsidRDefault="00562F87">
            <w:pPr>
              <w:pStyle w:val="TableTextNormal"/>
              <w:tabs>
                <w:tab w:val="left" w:pos="720"/>
              </w:tabs>
            </w:pPr>
          </w:p>
        </w:tc>
      </w:tr>
      <w:tr w:rsidR="00562F87" w14:paraId="2161CB4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8AEDC66" w14:textId="77777777" w:rsidR="00562F87" w:rsidRDefault="00562F87">
            <w:pPr>
              <w:pStyle w:val="TableTextNormal"/>
            </w:pPr>
          </w:p>
          <w:p w14:paraId="474A19AF" w14:textId="77777777" w:rsidR="00562F87" w:rsidRDefault="00A42A00">
            <w:pPr>
              <w:pStyle w:val="TableTextNormal"/>
            </w:pPr>
            <w:r>
              <w:rPr>
                <w:noProof/>
                <w:sz w:val="0"/>
                <w:szCs w:val="0"/>
              </w:rPr>
              <w:drawing>
                <wp:inline distT="0" distB="0" distL="0" distR="0" wp14:anchorId="47994FCC" wp14:editId="5F9717E7">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countryName</w:t>
            </w:r>
            <w:proofErr w:type="spellEnd"/>
            <w:r>
              <w:t xml:space="preserve"> : text  Public</w:t>
            </w:r>
          </w:p>
          <w:p w14:paraId="00C8263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96FDFEF" w14:textId="77777777" w:rsidR="00562F87" w:rsidRDefault="00A42A00">
            <w:pPr>
              <w:pStyle w:val="TableTextNormal"/>
              <w:tabs>
                <w:tab w:val="left" w:pos="1440"/>
              </w:tabs>
              <w:jc w:val="right"/>
            </w:pPr>
            <w:r>
              <w:rPr>
                <w:rStyle w:val="TableFieldLabel"/>
              </w:rPr>
              <w:t>[ Stereotype is «S100_Simple». Is static True. Containment is Not Specified. ]</w:t>
            </w:r>
          </w:p>
          <w:p w14:paraId="73EE8B45" w14:textId="77777777" w:rsidR="00562F87" w:rsidRDefault="00562F87">
            <w:pPr>
              <w:pStyle w:val="TableTextNormal"/>
              <w:tabs>
                <w:tab w:val="left" w:pos="720"/>
              </w:tabs>
            </w:pPr>
          </w:p>
        </w:tc>
      </w:tr>
      <w:tr w:rsidR="00562F87" w14:paraId="378B72B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C0C9CC" w14:textId="77777777" w:rsidR="00562F87" w:rsidRDefault="00562F87">
            <w:pPr>
              <w:pStyle w:val="TableTextNormal"/>
            </w:pPr>
          </w:p>
          <w:p w14:paraId="620A70DF" w14:textId="77777777" w:rsidR="00562F87" w:rsidRDefault="00A42A00">
            <w:pPr>
              <w:pStyle w:val="TableTextNormal"/>
            </w:pPr>
            <w:r>
              <w:rPr>
                <w:noProof/>
                <w:sz w:val="0"/>
                <w:szCs w:val="0"/>
              </w:rPr>
              <w:drawing>
                <wp:inline distT="0" distB="0" distL="0" distR="0" wp14:anchorId="427CEE1B" wp14:editId="4DC75EF2">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featureName</w:t>
            </w:r>
            <w:proofErr w:type="spellEnd"/>
            <w:r>
              <w:t xml:space="preserve"> : </w:t>
            </w:r>
            <w:proofErr w:type="spellStart"/>
            <w:r>
              <w:t>featureName</w:t>
            </w:r>
            <w:proofErr w:type="spellEnd"/>
            <w:r>
              <w:t xml:space="preserve">  Public</w:t>
            </w:r>
          </w:p>
          <w:p w14:paraId="45990C14"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1B7138C7"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19BF824" w14:textId="77777777" w:rsidR="00562F87" w:rsidRDefault="00562F87">
            <w:pPr>
              <w:pStyle w:val="TableTextNormal"/>
              <w:tabs>
                <w:tab w:val="left" w:pos="720"/>
              </w:tabs>
            </w:pPr>
          </w:p>
        </w:tc>
      </w:tr>
      <w:tr w:rsidR="00562F87" w14:paraId="1A36EE9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BCB70F" w14:textId="77777777" w:rsidR="00562F87" w:rsidRDefault="00562F87">
            <w:pPr>
              <w:pStyle w:val="TableTextNormal"/>
            </w:pPr>
          </w:p>
          <w:p w14:paraId="11C7BFD3" w14:textId="77777777" w:rsidR="00562F87" w:rsidRDefault="00A42A00">
            <w:pPr>
              <w:pStyle w:val="TableTextNormal"/>
            </w:pPr>
            <w:r>
              <w:rPr>
                <w:noProof/>
                <w:sz w:val="0"/>
                <w:szCs w:val="0"/>
              </w:rPr>
              <w:drawing>
                <wp:inline distT="0" distB="0" distL="0" distR="0" wp14:anchorId="74923B49" wp14:editId="28F94367">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reportedDate</w:t>
            </w:r>
            <w:proofErr w:type="spellEnd"/>
            <w:r>
              <w:t xml:space="preserve"> : S100_TruncatedDate  Public</w:t>
            </w:r>
          </w:p>
          <w:p w14:paraId="3716C16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F06EF72" w14:textId="77777777" w:rsidR="00562F87" w:rsidRDefault="00A42A00">
            <w:pPr>
              <w:pStyle w:val="TableTextNormal"/>
              <w:tabs>
                <w:tab w:val="left" w:pos="1440"/>
              </w:tabs>
              <w:jc w:val="right"/>
            </w:pPr>
            <w:r>
              <w:rPr>
                <w:rStyle w:val="TableFieldLabel"/>
              </w:rPr>
              <w:t>[ Stereotype is «S100_Simple». Is static True. Containment is Not Specified. ]</w:t>
            </w:r>
          </w:p>
          <w:p w14:paraId="481CF6DA" w14:textId="77777777" w:rsidR="00562F87" w:rsidRDefault="00562F87">
            <w:pPr>
              <w:pStyle w:val="TableTextNormal"/>
              <w:tabs>
                <w:tab w:val="left" w:pos="720"/>
              </w:tabs>
            </w:pPr>
          </w:p>
        </w:tc>
      </w:tr>
      <w:tr w:rsidR="00562F87" w14:paraId="6722621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6B4E06" w14:textId="77777777" w:rsidR="00562F87" w:rsidRDefault="00562F87">
            <w:pPr>
              <w:pStyle w:val="TableTextNormal"/>
            </w:pPr>
          </w:p>
          <w:p w14:paraId="579D271A" w14:textId="77777777" w:rsidR="00562F87" w:rsidRDefault="00A42A00">
            <w:pPr>
              <w:pStyle w:val="TableTextNormal"/>
            </w:pPr>
            <w:r>
              <w:rPr>
                <w:noProof/>
                <w:sz w:val="0"/>
                <w:szCs w:val="0"/>
              </w:rPr>
              <w:drawing>
                <wp:inline distT="0" distB="0" distL="0" distR="0" wp14:anchorId="7D9B7ED6" wp14:editId="515DCF54">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source : text  Public</w:t>
            </w:r>
          </w:p>
          <w:p w14:paraId="42F1F20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6DDD6DF" w14:textId="77777777" w:rsidR="00562F87" w:rsidRDefault="00562F87">
            <w:pPr>
              <w:pStyle w:val="TableTextNormal"/>
              <w:tabs>
                <w:tab w:val="left" w:pos="540"/>
              </w:tabs>
            </w:pPr>
          </w:p>
          <w:p w14:paraId="1788FFEE" w14:textId="77777777" w:rsidR="00562F87" w:rsidRDefault="00A42A00">
            <w:pPr>
              <w:pStyle w:val="TableTextNormal"/>
            </w:pPr>
            <w:r>
              <w:t>The publication, document, or reference work from which information comes or is acquired.</w:t>
            </w:r>
          </w:p>
          <w:p w14:paraId="7DCF1BE8" w14:textId="77777777" w:rsidR="00562F87" w:rsidRDefault="00A42A00">
            <w:pPr>
              <w:pStyle w:val="TableTextNormal"/>
              <w:tabs>
                <w:tab w:val="left" w:pos="1440"/>
              </w:tabs>
              <w:jc w:val="right"/>
            </w:pPr>
            <w:r>
              <w:rPr>
                <w:rStyle w:val="TableFieldLabel"/>
              </w:rPr>
              <w:t>[ Stereotype is «S100_Simple». Is static True. Containment is Not Specified. ]</w:t>
            </w:r>
          </w:p>
          <w:p w14:paraId="0D6E9A4E" w14:textId="77777777" w:rsidR="00562F87" w:rsidRDefault="00562F87">
            <w:pPr>
              <w:pStyle w:val="TableTextNormal"/>
              <w:tabs>
                <w:tab w:val="left" w:pos="720"/>
              </w:tabs>
            </w:pPr>
          </w:p>
        </w:tc>
      </w:tr>
      <w:tr w:rsidR="00562F87" w14:paraId="63DD731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1A4907" w14:textId="77777777" w:rsidR="00562F87" w:rsidRDefault="00562F87">
            <w:pPr>
              <w:pStyle w:val="TableTextNormal"/>
            </w:pPr>
          </w:p>
          <w:p w14:paraId="64705341" w14:textId="77777777" w:rsidR="00562F87" w:rsidRDefault="00A42A00">
            <w:pPr>
              <w:pStyle w:val="TableTextNormal"/>
            </w:pPr>
            <w:r>
              <w:rPr>
                <w:noProof/>
                <w:sz w:val="0"/>
                <w:szCs w:val="0"/>
              </w:rPr>
              <w:drawing>
                <wp:inline distT="0" distB="0" distL="0" distR="0" wp14:anchorId="16E79F76" wp14:editId="4EDD3274">
                  <wp:extent cx="114300" cy="1143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sourceType</w:t>
            </w:r>
            <w:proofErr w:type="spellEnd"/>
            <w:r>
              <w:t xml:space="preserve"> : </w:t>
            </w:r>
            <w:proofErr w:type="spellStart"/>
            <w:r>
              <w:t>sourceType</w:t>
            </w:r>
            <w:proofErr w:type="spellEnd"/>
            <w:r>
              <w:t xml:space="preserve">  Public</w:t>
            </w:r>
          </w:p>
          <w:p w14:paraId="4436C9E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4ED0608" w14:textId="77777777" w:rsidR="00562F87" w:rsidRDefault="00562F87">
            <w:pPr>
              <w:pStyle w:val="TableTextNormal"/>
              <w:tabs>
                <w:tab w:val="left" w:pos="540"/>
              </w:tabs>
            </w:pPr>
          </w:p>
          <w:p w14:paraId="140D033A" w14:textId="77777777" w:rsidR="00562F87" w:rsidRDefault="00A42A00">
            <w:pPr>
              <w:pStyle w:val="TableTextNormal"/>
            </w:pPr>
            <w:r>
              <w:lastRenderedPageBreak/>
              <w:t>Type of source</w:t>
            </w:r>
          </w:p>
          <w:p w14:paraId="524182E3" w14:textId="77777777" w:rsidR="00562F87" w:rsidRDefault="00A42A00">
            <w:pPr>
              <w:pStyle w:val="TableTextNormal"/>
              <w:tabs>
                <w:tab w:val="left" w:pos="1440"/>
              </w:tabs>
              <w:jc w:val="right"/>
            </w:pPr>
            <w:r>
              <w:rPr>
                <w:rStyle w:val="TableFieldLabel"/>
              </w:rPr>
              <w:t>[ Stereotype is «S100_Enum». Is static True. Containment is Not Specified. ]</w:t>
            </w:r>
          </w:p>
          <w:p w14:paraId="36472EDC" w14:textId="77777777" w:rsidR="00562F87" w:rsidRDefault="00562F87">
            <w:pPr>
              <w:pStyle w:val="TableTextNormal"/>
              <w:tabs>
                <w:tab w:val="left" w:pos="720"/>
              </w:tabs>
            </w:pPr>
          </w:p>
        </w:tc>
      </w:tr>
    </w:tbl>
    <w:p w14:paraId="4194B935" w14:textId="77777777" w:rsidR="00562F87" w:rsidRDefault="00562F87">
      <w:pPr>
        <w:pStyle w:val="Notes"/>
      </w:pPr>
    </w:p>
    <w:p w14:paraId="0191F229" w14:textId="77777777" w:rsidR="00562F87" w:rsidRDefault="00A42A00">
      <w:pPr>
        <w:pStyle w:val="Notes"/>
      </w:pPr>
      <w:r>
        <w:t xml:space="preserve">  </w:t>
      </w:r>
      <w:bookmarkEnd w:id="175"/>
    </w:p>
    <w:p w14:paraId="5703C272" w14:textId="77777777" w:rsidR="00562F87" w:rsidRDefault="00562F87">
      <w:pPr>
        <w:pStyle w:val="Notes"/>
      </w:pPr>
    </w:p>
    <w:p w14:paraId="4647680E" w14:textId="77777777" w:rsidR="00562F87" w:rsidRDefault="00A42A00">
      <w:pPr>
        <w:pStyle w:val="Heading3"/>
      </w:pPr>
      <w:bookmarkStart w:id="177" w:name="BKM_2B9A828B_F847_478D_ADA8_BAC17AB572FB"/>
      <w:bookmarkStart w:id="178" w:name="_Toc25000151"/>
      <w:r>
        <w:t>telecommunications</w:t>
      </w:r>
      <w:bookmarkEnd w:id="178"/>
    </w:p>
    <w:p w14:paraId="3C6FC1D2"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266B5BE0" w14:textId="77777777" w:rsidR="00562F87" w:rsidRDefault="00562F87">
      <w:pPr>
        <w:pStyle w:val="Notes"/>
        <w:tabs>
          <w:tab w:val="left" w:pos="720"/>
        </w:tabs>
      </w:pPr>
    </w:p>
    <w:p w14:paraId="7FB057E5" w14:textId="77777777" w:rsidR="00562F87" w:rsidRDefault="00A42A00">
      <w:pPr>
        <w:pStyle w:val="Notes"/>
      </w:pPr>
      <w:r>
        <w:t>A means or channel of communicating at a distance by electrical or electromagnetic means such as telegraphy, telephony, or broadcasting.</w:t>
      </w:r>
    </w:p>
    <w:p w14:paraId="2B28DCE3" w14:textId="77777777" w:rsidR="00562F87" w:rsidRDefault="00562F87">
      <w:pPr>
        <w:pStyle w:val="Notes"/>
      </w:pPr>
    </w:p>
    <w:p w14:paraId="59AEAB22" w14:textId="77777777" w:rsidR="00562F87" w:rsidRDefault="00A42A00">
      <w:pPr>
        <w:pStyle w:val="Properties"/>
      </w:pPr>
      <w:r>
        <w:t xml:space="preserve">telecommunications </w:t>
      </w:r>
    </w:p>
    <w:p w14:paraId="1CE819CF" w14:textId="77777777" w:rsidR="00562F87" w:rsidRDefault="00A42A00">
      <w:pPr>
        <w:pStyle w:val="Properties"/>
      </w:pPr>
      <w:r>
        <w:t>Version 1.0  Phase 1.0  Proposed</w:t>
      </w:r>
    </w:p>
    <w:p w14:paraId="0F32E79A" w14:textId="77777777" w:rsidR="00562F87" w:rsidRDefault="00A42A00">
      <w:pPr>
        <w:pStyle w:val="Properties"/>
      </w:pPr>
      <w:proofErr w:type="spellStart"/>
      <w:r>
        <w:t>raphaelm</w:t>
      </w:r>
      <w:proofErr w:type="spellEnd"/>
      <w:r>
        <w:t xml:space="preserve"> created on 01-Jan-2018.  Last modified 20-Aug-2018</w:t>
      </w:r>
    </w:p>
    <w:p w14:paraId="2EEBCAC6" w14:textId="77777777" w:rsidR="00562F87" w:rsidRDefault="00A42A00">
      <w:pPr>
        <w:pStyle w:val="Properties"/>
      </w:pPr>
      <w:r>
        <w:t>Alias TELCOM</w:t>
      </w:r>
    </w:p>
    <w:p w14:paraId="26CEE0E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311E99C"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995CE22" w14:textId="77777777" w:rsidR="00562F87" w:rsidRDefault="00A42A00">
            <w:pPr>
              <w:pStyle w:val="TableHeadingLight"/>
            </w:pPr>
            <w:r>
              <w:t>ATTRIBUTES</w:t>
            </w:r>
          </w:p>
        </w:tc>
      </w:tr>
      <w:tr w:rsidR="00562F87" w14:paraId="735FFDB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3BD7CB" w14:textId="77777777" w:rsidR="00562F87" w:rsidRDefault="00562F87">
            <w:pPr>
              <w:pStyle w:val="TableTextNormal"/>
            </w:pPr>
          </w:p>
          <w:p w14:paraId="7FD26394" w14:textId="77777777" w:rsidR="00562F87" w:rsidRDefault="00A42A00">
            <w:pPr>
              <w:pStyle w:val="TableTextNormal"/>
            </w:pPr>
            <w:r>
              <w:rPr>
                <w:noProof/>
                <w:sz w:val="0"/>
                <w:szCs w:val="0"/>
              </w:rPr>
              <w:drawing>
                <wp:inline distT="0" distB="0" distL="0" distR="0" wp14:anchorId="16E57C03" wp14:editId="7CD339D5">
                  <wp:extent cx="114300" cy="1143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categoryOfCommPref</w:t>
            </w:r>
            <w:proofErr w:type="spellEnd"/>
            <w:r>
              <w:t xml:space="preserve"> : </w:t>
            </w:r>
            <w:proofErr w:type="spellStart"/>
            <w:r>
              <w:t>categoryOfCommPref</w:t>
            </w:r>
            <w:proofErr w:type="spellEnd"/>
            <w:r>
              <w:t xml:space="preserve">  Public</w:t>
            </w:r>
          </w:p>
          <w:p w14:paraId="454326FE"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C3BAC6D" w14:textId="77777777" w:rsidR="00562F87" w:rsidRDefault="00A42A00">
            <w:pPr>
              <w:pStyle w:val="TableTextNormal"/>
              <w:tabs>
                <w:tab w:val="left" w:pos="1440"/>
              </w:tabs>
              <w:jc w:val="right"/>
            </w:pPr>
            <w:r>
              <w:rPr>
                <w:rStyle w:val="TableFieldLabel"/>
              </w:rPr>
              <w:t>[ Stereotype is «S100_Simple». Is static True. Containment is Not Specified. ]</w:t>
            </w:r>
          </w:p>
          <w:p w14:paraId="58529661" w14:textId="77777777" w:rsidR="00562F87" w:rsidRDefault="00562F87">
            <w:pPr>
              <w:pStyle w:val="TableTextNormal"/>
              <w:tabs>
                <w:tab w:val="left" w:pos="720"/>
              </w:tabs>
            </w:pPr>
          </w:p>
        </w:tc>
      </w:tr>
      <w:tr w:rsidR="00562F87" w14:paraId="626A390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949C89" w14:textId="77777777" w:rsidR="00562F87" w:rsidRDefault="00562F87">
            <w:pPr>
              <w:pStyle w:val="TableTextNormal"/>
            </w:pPr>
          </w:p>
          <w:p w14:paraId="14460BD0" w14:textId="77777777" w:rsidR="00562F87" w:rsidRDefault="00A42A00">
            <w:pPr>
              <w:pStyle w:val="TableTextNormal"/>
            </w:pPr>
            <w:r>
              <w:rPr>
                <w:noProof/>
                <w:sz w:val="0"/>
                <w:szCs w:val="0"/>
              </w:rPr>
              <w:drawing>
                <wp:inline distT="0" distB="0" distL="0" distR="0" wp14:anchorId="4E5E89CD" wp14:editId="1BD96D31">
                  <wp:extent cx="114300" cy="1143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contactInstructions</w:t>
            </w:r>
            <w:proofErr w:type="spellEnd"/>
            <w:r>
              <w:t xml:space="preserve"> : text  Public</w:t>
            </w:r>
          </w:p>
          <w:p w14:paraId="5E3FEE72" w14:textId="77777777" w:rsidR="00562F87" w:rsidRDefault="00A42A00">
            <w:pPr>
              <w:pStyle w:val="TableTextNormal"/>
              <w:ind w:left="540"/>
            </w:pPr>
            <w:r>
              <w:rPr>
                <w:rStyle w:val="TableFieldLabel"/>
              </w:rPr>
              <w:t>Alias:</w:t>
            </w:r>
            <w:r>
              <w:t xml:space="preserve">  CONINS</w:t>
            </w:r>
          </w:p>
          <w:p w14:paraId="55AB7AF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E99DAC8" w14:textId="77777777" w:rsidR="00562F87" w:rsidRDefault="00562F87">
            <w:pPr>
              <w:pStyle w:val="TableTextNormal"/>
              <w:tabs>
                <w:tab w:val="left" w:pos="540"/>
              </w:tabs>
            </w:pPr>
          </w:p>
          <w:p w14:paraId="5F6AFE33" w14:textId="77777777" w:rsidR="00562F87" w:rsidRDefault="00A42A00">
            <w:pPr>
              <w:pStyle w:val="TableTextNormal"/>
            </w:pPr>
            <w:r>
              <w:t xml:space="preserve">instructions on how and when to contact an individual or </w:t>
            </w:r>
            <w:proofErr w:type="spellStart"/>
            <w:r>
              <w:t>organisation</w:t>
            </w:r>
            <w:proofErr w:type="spellEnd"/>
          </w:p>
          <w:p w14:paraId="26A6D8AC" w14:textId="77777777" w:rsidR="00562F87" w:rsidRDefault="00A42A00">
            <w:pPr>
              <w:pStyle w:val="TableTextNormal"/>
              <w:tabs>
                <w:tab w:val="left" w:pos="1440"/>
              </w:tabs>
              <w:jc w:val="right"/>
            </w:pPr>
            <w:r>
              <w:rPr>
                <w:rStyle w:val="TableFieldLabel"/>
              </w:rPr>
              <w:t>[ Stereotype is «S100_Simple». Is static True. Containment is Not Specified. ]</w:t>
            </w:r>
          </w:p>
          <w:p w14:paraId="69D318C5" w14:textId="77777777" w:rsidR="00562F87" w:rsidRDefault="00562F87">
            <w:pPr>
              <w:pStyle w:val="TableTextNormal"/>
              <w:tabs>
                <w:tab w:val="left" w:pos="720"/>
              </w:tabs>
            </w:pPr>
          </w:p>
        </w:tc>
      </w:tr>
      <w:tr w:rsidR="00562F87" w14:paraId="55CB23E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1B6863" w14:textId="77777777" w:rsidR="00562F87" w:rsidRDefault="00562F87">
            <w:pPr>
              <w:pStyle w:val="TableTextNormal"/>
            </w:pPr>
          </w:p>
          <w:p w14:paraId="56806E70" w14:textId="77777777" w:rsidR="00562F87" w:rsidRDefault="00A42A00">
            <w:pPr>
              <w:pStyle w:val="TableTextNormal"/>
            </w:pPr>
            <w:r>
              <w:rPr>
                <w:noProof/>
                <w:sz w:val="0"/>
                <w:szCs w:val="0"/>
              </w:rPr>
              <w:drawing>
                <wp:inline distT="0" distB="0" distL="0" distR="0" wp14:anchorId="7F3EC3F8" wp14:editId="25F0F2C3">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telcomCarrier</w:t>
            </w:r>
            <w:proofErr w:type="spellEnd"/>
            <w:r>
              <w:t xml:space="preserve"> : text  Public</w:t>
            </w:r>
          </w:p>
          <w:p w14:paraId="18199BAD" w14:textId="77777777" w:rsidR="00562F87" w:rsidRDefault="00A42A00">
            <w:pPr>
              <w:pStyle w:val="TableTextNormal"/>
              <w:ind w:left="540"/>
            </w:pPr>
            <w:r>
              <w:rPr>
                <w:rStyle w:val="TableFieldLabel"/>
              </w:rPr>
              <w:t>Alias:</w:t>
            </w:r>
            <w:r>
              <w:t xml:space="preserve">  TELCRR</w:t>
            </w:r>
          </w:p>
          <w:p w14:paraId="2975FF4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ECF5947" w14:textId="77777777" w:rsidR="00562F87" w:rsidRDefault="00562F87">
            <w:pPr>
              <w:pStyle w:val="TableTextNormal"/>
              <w:tabs>
                <w:tab w:val="left" w:pos="540"/>
              </w:tabs>
            </w:pPr>
          </w:p>
          <w:p w14:paraId="63A0D6C0" w14:textId="77777777" w:rsidR="00562F87" w:rsidRDefault="00A42A00">
            <w:pPr>
              <w:pStyle w:val="TableTextNormal"/>
            </w:pPr>
            <w:r>
              <w:t>The name of provider or type of carrier for</w:t>
            </w:r>
            <w:r>
              <w:rPr>
                <w:color w:val="000000"/>
              </w:rPr>
              <w:t xml:space="preserve"> </w:t>
            </w:r>
            <w:r>
              <w:t>a telecommunications service</w:t>
            </w:r>
          </w:p>
          <w:p w14:paraId="2C5B7B69" w14:textId="77777777" w:rsidR="00562F87" w:rsidRDefault="00A42A00">
            <w:pPr>
              <w:pStyle w:val="TableTextNormal"/>
              <w:tabs>
                <w:tab w:val="left" w:pos="1440"/>
              </w:tabs>
              <w:jc w:val="right"/>
            </w:pPr>
            <w:r>
              <w:rPr>
                <w:rStyle w:val="TableFieldLabel"/>
              </w:rPr>
              <w:t>[ Stereotype is «S100_Simple». Is static True. Containment is Not Specified. ]</w:t>
            </w:r>
          </w:p>
          <w:p w14:paraId="4C9A480E" w14:textId="77777777" w:rsidR="00562F87" w:rsidRDefault="00562F87">
            <w:pPr>
              <w:pStyle w:val="TableTextNormal"/>
              <w:tabs>
                <w:tab w:val="left" w:pos="720"/>
              </w:tabs>
            </w:pPr>
          </w:p>
        </w:tc>
      </w:tr>
      <w:tr w:rsidR="00562F87" w14:paraId="04D5A62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2DB83F" w14:textId="77777777" w:rsidR="00562F87" w:rsidRDefault="00562F87">
            <w:pPr>
              <w:pStyle w:val="TableTextNormal"/>
            </w:pPr>
          </w:p>
          <w:p w14:paraId="0E024CD7" w14:textId="77777777" w:rsidR="00562F87" w:rsidRDefault="00A42A00">
            <w:pPr>
              <w:pStyle w:val="TableTextNormal"/>
            </w:pPr>
            <w:r>
              <w:rPr>
                <w:noProof/>
                <w:sz w:val="0"/>
                <w:szCs w:val="0"/>
              </w:rPr>
              <w:drawing>
                <wp:inline distT="0" distB="0" distL="0" distR="0" wp14:anchorId="279DEB72" wp14:editId="705E4EA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telecommunicationIdentifier</w:t>
            </w:r>
            <w:proofErr w:type="spellEnd"/>
            <w:r>
              <w:t xml:space="preserve"> : text  Public</w:t>
            </w:r>
          </w:p>
          <w:p w14:paraId="094A82A4" w14:textId="77777777" w:rsidR="00562F87" w:rsidRDefault="00A42A00">
            <w:pPr>
              <w:pStyle w:val="TableTextNormal"/>
              <w:ind w:left="540"/>
            </w:pPr>
            <w:r>
              <w:rPr>
                <w:rStyle w:val="TableFieldLabel"/>
              </w:rPr>
              <w:t>Alias:</w:t>
            </w:r>
            <w:r>
              <w:t xml:space="preserve">  TELEID</w:t>
            </w:r>
          </w:p>
          <w:p w14:paraId="0A827957" w14:textId="77777777" w:rsidR="00562F87" w:rsidRDefault="00562F87">
            <w:pPr>
              <w:pStyle w:val="TableTextNormal"/>
              <w:tabs>
                <w:tab w:val="left" w:pos="540"/>
              </w:tabs>
            </w:pPr>
          </w:p>
          <w:p w14:paraId="4A75B514" w14:textId="77777777" w:rsidR="00562F87" w:rsidRDefault="00A42A00">
            <w:pPr>
              <w:pStyle w:val="TableTextNormal"/>
            </w:pPr>
            <w:r>
              <w:t>Identifier used for contact by means of a telecommunications service, such as a telephone number</w:t>
            </w:r>
          </w:p>
          <w:p w14:paraId="20B09C21" w14:textId="77777777" w:rsidR="00562F87" w:rsidRDefault="00A42A00">
            <w:pPr>
              <w:pStyle w:val="TableTextNormal"/>
              <w:tabs>
                <w:tab w:val="left" w:pos="1440"/>
              </w:tabs>
              <w:jc w:val="right"/>
            </w:pPr>
            <w:r>
              <w:rPr>
                <w:rStyle w:val="TableFieldLabel"/>
              </w:rPr>
              <w:t>[ Stereotype is «S100_Simple». Is static True. Containment is Not Specified. ]</w:t>
            </w:r>
          </w:p>
          <w:p w14:paraId="32626BFD" w14:textId="77777777" w:rsidR="00562F87" w:rsidRDefault="00562F87">
            <w:pPr>
              <w:pStyle w:val="TableTextNormal"/>
              <w:tabs>
                <w:tab w:val="left" w:pos="720"/>
              </w:tabs>
            </w:pPr>
          </w:p>
        </w:tc>
      </w:tr>
      <w:tr w:rsidR="00562F87" w14:paraId="7EF3BDD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52CB9B" w14:textId="77777777" w:rsidR="00562F87" w:rsidRDefault="00562F87">
            <w:pPr>
              <w:pStyle w:val="TableTextNormal"/>
            </w:pPr>
          </w:p>
          <w:p w14:paraId="6A59B2B4" w14:textId="77777777" w:rsidR="00562F87" w:rsidRDefault="00A42A00">
            <w:pPr>
              <w:pStyle w:val="TableTextNormal"/>
            </w:pPr>
            <w:r>
              <w:rPr>
                <w:noProof/>
                <w:sz w:val="0"/>
                <w:szCs w:val="0"/>
              </w:rPr>
              <w:drawing>
                <wp:inline distT="0" distB="0" distL="0" distR="0" wp14:anchorId="6CFB44A3" wp14:editId="7E850C6F">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telecommunicationService</w:t>
            </w:r>
            <w:proofErr w:type="spellEnd"/>
            <w:r>
              <w:t xml:space="preserve"> : </w:t>
            </w:r>
            <w:proofErr w:type="spellStart"/>
            <w:r>
              <w:t>telecommunicationService</w:t>
            </w:r>
            <w:proofErr w:type="spellEnd"/>
            <w:r>
              <w:t xml:space="preserve">  Public</w:t>
            </w:r>
          </w:p>
          <w:p w14:paraId="0E29827A" w14:textId="77777777" w:rsidR="00562F87" w:rsidRDefault="00A42A00">
            <w:pPr>
              <w:pStyle w:val="TableTextNormal"/>
              <w:ind w:left="540"/>
            </w:pPr>
            <w:r>
              <w:rPr>
                <w:rStyle w:val="TableFieldLabel"/>
              </w:rPr>
              <w:t>Alias:</w:t>
            </w:r>
            <w:r>
              <w:t xml:space="preserve">  TELSRV</w:t>
            </w:r>
          </w:p>
          <w:p w14:paraId="697F490D"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5322638B" w14:textId="77777777" w:rsidR="00562F87" w:rsidRDefault="00562F87">
            <w:pPr>
              <w:pStyle w:val="TableTextNormal"/>
              <w:tabs>
                <w:tab w:val="left" w:pos="540"/>
              </w:tabs>
            </w:pPr>
          </w:p>
          <w:p w14:paraId="6951B3F2" w14:textId="77777777" w:rsidR="00562F87" w:rsidRDefault="00A42A00">
            <w:pPr>
              <w:pStyle w:val="TableTextNormal"/>
            </w:pPr>
            <w:r>
              <w:t>Type of telecommunications service</w:t>
            </w:r>
          </w:p>
          <w:p w14:paraId="7E712CB1" w14:textId="77777777" w:rsidR="00562F87" w:rsidRDefault="00A42A00">
            <w:pPr>
              <w:pStyle w:val="TableTextNormal"/>
              <w:tabs>
                <w:tab w:val="left" w:pos="1440"/>
              </w:tabs>
              <w:jc w:val="right"/>
            </w:pPr>
            <w:r>
              <w:rPr>
                <w:rStyle w:val="TableFieldLabel"/>
              </w:rPr>
              <w:t>[ Stereotype is «S100_Codelist». Is static True. Containment is Not Specified. ]</w:t>
            </w:r>
          </w:p>
          <w:p w14:paraId="56CC8413" w14:textId="77777777" w:rsidR="00562F87" w:rsidRDefault="00562F87">
            <w:pPr>
              <w:pStyle w:val="TableTextNormal"/>
              <w:tabs>
                <w:tab w:val="left" w:pos="720"/>
              </w:tabs>
            </w:pPr>
          </w:p>
        </w:tc>
      </w:tr>
      <w:tr w:rsidR="00562F87" w14:paraId="340A6EF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C5F0DC" w14:textId="77777777" w:rsidR="00562F87" w:rsidRDefault="00562F87">
            <w:pPr>
              <w:pStyle w:val="TableTextNormal"/>
            </w:pPr>
          </w:p>
          <w:p w14:paraId="2FB62487" w14:textId="77777777" w:rsidR="00562F87" w:rsidRDefault="00A42A00">
            <w:pPr>
              <w:pStyle w:val="TableTextNormal"/>
            </w:pPr>
            <w:r>
              <w:rPr>
                <w:noProof/>
                <w:sz w:val="0"/>
                <w:szCs w:val="0"/>
              </w:rPr>
              <w:drawing>
                <wp:inline distT="0" distB="0" distL="0" distR="0" wp14:anchorId="513AFBD4" wp14:editId="5EDBD772">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scheduleByDayOfWeek</w:t>
            </w:r>
            <w:proofErr w:type="spellEnd"/>
            <w:r>
              <w:t xml:space="preserve"> : </w:t>
            </w:r>
            <w:proofErr w:type="spellStart"/>
            <w:r>
              <w:t>scheduleByDayOfWeek</w:t>
            </w:r>
            <w:proofErr w:type="spellEnd"/>
            <w:r>
              <w:t xml:space="preserve">  Public</w:t>
            </w:r>
          </w:p>
          <w:p w14:paraId="79A42B80"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A25D340" w14:textId="77777777" w:rsidR="00562F87" w:rsidRDefault="00A42A00">
            <w:pPr>
              <w:pStyle w:val="TableTextNormal"/>
              <w:tabs>
                <w:tab w:val="left" w:pos="1440"/>
              </w:tabs>
              <w:jc w:val="right"/>
            </w:pPr>
            <w:r>
              <w:rPr>
                <w:rStyle w:val="TableFieldLabel"/>
              </w:rPr>
              <w:t>[ Stereotype is «S100_Complex». Is static True. Containment is Not Specified. ]</w:t>
            </w:r>
          </w:p>
          <w:p w14:paraId="0825FA92" w14:textId="77777777" w:rsidR="00562F87" w:rsidRDefault="00562F87">
            <w:pPr>
              <w:pStyle w:val="TableTextNormal"/>
              <w:tabs>
                <w:tab w:val="left" w:pos="720"/>
              </w:tabs>
            </w:pPr>
          </w:p>
        </w:tc>
      </w:tr>
    </w:tbl>
    <w:p w14:paraId="0F507904" w14:textId="77777777" w:rsidR="00562F87" w:rsidRDefault="00562F87">
      <w:pPr>
        <w:pStyle w:val="Notes"/>
      </w:pPr>
    </w:p>
    <w:p w14:paraId="1D3F3C29" w14:textId="77777777" w:rsidR="00562F87" w:rsidRDefault="00A42A00">
      <w:pPr>
        <w:pStyle w:val="Notes"/>
      </w:pPr>
      <w:r>
        <w:t xml:space="preserve">  </w:t>
      </w:r>
      <w:bookmarkEnd w:id="177"/>
    </w:p>
    <w:p w14:paraId="1DF3C318" w14:textId="77777777" w:rsidR="00562F87" w:rsidRDefault="00562F87">
      <w:pPr>
        <w:pStyle w:val="Notes"/>
      </w:pPr>
    </w:p>
    <w:p w14:paraId="2B902D29" w14:textId="77777777" w:rsidR="00562F87" w:rsidRDefault="00A42A00">
      <w:pPr>
        <w:pStyle w:val="Heading3"/>
      </w:pPr>
      <w:bookmarkStart w:id="179" w:name="BKM_F1E4DB12_9C73_40A1_8F8F_40454F5B98CE"/>
      <w:bookmarkStart w:id="180" w:name="_Toc25000152"/>
      <w:proofErr w:type="spellStart"/>
      <w:r>
        <w:t>textContent</w:t>
      </w:r>
      <w:bookmarkEnd w:id="180"/>
      <w:proofErr w:type="spellEnd"/>
    </w:p>
    <w:p w14:paraId="552155A2" w14:textId="77777777" w:rsidR="00562F87" w:rsidRDefault="00A42A00">
      <w:pPr>
        <w:pStyle w:val="Notes"/>
      </w:pPr>
      <w:r>
        <w:rPr>
          <w:rStyle w:val="Italics"/>
        </w:rPr>
        <w:lastRenderedPageBreak/>
        <w:t>Class «</w:t>
      </w:r>
      <w:proofErr w:type="spellStart"/>
      <w:r>
        <w:rPr>
          <w:rStyle w:val="Italics"/>
        </w:rPr>
        <w:t>ComplexAttributeType</w:t>
      </w:r>
      <w:proofErr w:type="spellEnd"/>
      <w:r>
        <w:rPr>
          <w:rStyle w:val="Italics"/>
        </w:rPr>
        <w:t>» in package 'S-127 Domain Model'</w:t>
      </w:r>
    </w:p>
    <w:p w14:paraId="7ADF1C96" w14:textId="77777777" w:rsidR="00562F87" w:rsidRDefault="00562F87">
      <w:pPr>
        <w:pStyle w:val="Notes"/>
        <w:tabs>
          <w:tab w:val="left" w:pos="720"/>
        </w:tabs>
      </w:pPr>
    </w:p>
    <w:p w14:paraId="5C58A68B" w14:textId="77777777" w:rsidR="00562F87" w:rsidRDefault="00A42A00">
      <w:pPr>
        <w:pStyle w:val="Notes"/>
      </w:pPr>
      <w:r>
        <w:t>Textual material, or a pointer to a resource providing textual material. May be accompanied by basic information about its source and relationship to the source.</w:t>
      </w:r>
    </w:p>
    <w:p w14:paraId="4FFA0CAB" w14:textId="77777777" w:rsidR="00562F87" w:rsidRDefault="00562F87">
      <w:pPr>
        <w:pStyle w:val="Notes"/>
      </w:pPr>
    </w:p>
    <w:p w14:paraId="46C4E4B9" w14:textId="77777777" w:rsidR="00562F87" w:rsidRDefault="00A42A00">
      <w:pPr>
        <w:pStyle w:val="Notes"/>
      </w:pPr>
      <w:r>
        <w:t>Remarks:</w:t>
      </w:r>
    </w:p>
    <w:p w14:paraId="0A875691" w14:textId="77777777" w:rsidR="00562F87" w:rsidRDefault="00A42A00">
      <w:pPr>
        <w:pStyle w:val="Notes"/>
        <w:numPr>
          <w:ilvl w:val="0"/>
          <w:numId w:val="6"/>
        </w:numPr>
        <w:ind w:left="360" w:hanging="360"/>
      </w:pPr>
      <w:proofErr w:type="spellStart"/>
      <w:r>
        <w:rPr>
          <w:b/>
          <w:color w:val="000000"/>
        </w:rPr>
        <w:t>textContent</w:t>
      </w:r>
      <w:proofErr w:type="spellEnd"/>
      <w:r>
        <w:rPr>
          <w:b/>
          <w:color w:val="000000"/>
        </w:rPr>
        <w:t xml:space="preserve"> </w:t>
      </w:r>
      <w:r>
        <w:t>is intended to allow text passages from other publications to be included in, or referenced by, instances of feature or information types.</w:t>
      </w:r>
    </w:p>
    <w:p w14:paraId="0510A57D" w14:textId="77777777" w:rsidR="00562F87" w:rsidRDefault="00A42A00">
      <w:pPr>
        <w:pStyle w:val="Notes"/>
        <w:numPr>
          <w:ilvl w:val="0"/>
          <w:numId w:val="6"/>
        </w:numPr>
        <w:ind w:left="360" w:hanging="360"/>
      </w:pPr>
      <w:r>
        <w:t xml:space="preserve">Exactly one of sub-attributes </w:t>
      </w:r>
      <w:proofErr w:type="spellStart"/>
      <w:r>
        <w:rPr>
          <w:b/>
          <w:color w:val="000000"/>
        </w:rPr>
        <w:t>onlineResource</w:t>
      </w:r>
      <w:proofErr w:type="spellEnd"/>
      <w:r>
        <w:rPr>
          <w:b/>
          <w:color w:val="000000"/>
        </w:rPr>
        <w:t xml:space="preserve"> </w:t>
      </w:r>
      <w:r>
        <w:t xml:space="preserve">or </w:t>
      </w:r>
      <w:r>
        <w:rPr>
          <w:b/>
          <w:color w:val="000000"/>
        </w:rPr>
        <w:t xml:space="preserve">information </w:t>
      </w:r>
      <w:r>
        <w:t xml:space="preserve">must be completed in one instance of </w:t>
      </w:r>
      <w:proofErr w:type="spellStart"/>
      <w:r>
        <w:rPr>
          <w:b/>
          <w:color w:val="000000"/>
        </w:rPr>
        <w:t>textContent</w:t>
      </w:r>
      <w:proofErr w:type="spellEnd"/>
      <w:r>
        <w:t>.</w:t>
      </w:r>
    </w:p>
    <w:p w14:paraId="6AA95159" w14:textId="77777777" w:rsidR="00562F87" w:rsidRDefault="00A42A00">
      <w:pPr>
        <w:pStyle w:val="Notes"/>
        <w:numPr>
          <w:ilvl w:val="0"/>
          <w:numId w:val="6"/>
        </w:numPr>
        <w:ind w:left="360" w:hanging="360"/>
      </w:pPr>
      <w:r>
        <w:t>Product specifications may restrict the use or content</w:t>
      </w:r>
      <w:r>
        <w:rPr>
          <w:color w:val="000000"/>
        </w:rPr>
        <w:t xml:space="preserve"> </w:t>
      </w:r>
      <w:r>
        <w:t xml:space="preserve">of </w:t>
      </w:r>
      <w:proofErr w:type="spellStart"/>
      <w:r>
        <w:rPr>
          <w:b/>
          <w:color w:val="000000"/>
        </w:rPr>
        <w:t>onlineResource</w:t>
      </w:r>
      <w:proofErr w:type="spellEnd"/>
      <w:r>
        <w:rPr>
          <w:b/>
          <w:color w:val="000000"/>
        </w:rPr>
        <w:t xml:space="preserve"> </w:t>
      </w:r>
      <w:r>
        <w:t xml:space="preserve">for security. For example, a product specification may forbid populating </w:t>
      </w:r>
      <w:proofErr w:type="spellStart"/>
      <w:r>
        <w:rPr>
          <w:b/>
          <w:color w:val="000000"/>
        </w:rPr>
        <w:t>onlineResource</w:t>
      </w:r>
      <w:proofErr w:type="spellEnd"/>
      <w:r>
        <w:t>.</w:t>
      </w:r>
    </w:p>
    <w:p w14:paraId="7CA2B239" w14:textId="77777777" w:rsidR="00562F87" w:rsidRDefault="00A42A00">
      <w:pPr>
        <w:pStyle w:val="Notes"/>
        <w:numPr>
          <w:ilvl w:val="0"/>
          <w:numId w:val="6"/>
        </w:numPr>
        <w:ind w:left="360" w:hanging="360"/>
      </w:pPr>
      <w:r>
        <w:t>Product specification authors must consider whether applications using the data product may be prevented from accessing off-system resources by security policies.</w:t>
      </w:r>
    </w:p>
    <w:p w14:paraId="089C2E52" w14:textId="77777777" w:rsidR="00562F87" w:rsidRDefault="00562F87">
      <w:pPr>
        <w:pStyle w:val="Notes"/>
      </w:pPr>
    </w:p>
    <w:p w14:paraId="6AA9ABC5" w14:textId="77777777" w:rsidR="00562F87" w:rsidRDefault="00A42A00">
      <w:pPr>
        <w:pStyle w:val="Properties"/>
      </w:pPr>
      <w:proofErr w:type="spellStart"/>
      <w:r>
        <w:t>textContent</w:t>
      </w:r>
      <w:proofErr w:type="spellEnd"/>
      <w:r>
        <w:t xml:space="preserve"> </w:t>
      </w:r>
    </w:p>
    <w:p w14:paraId="0A2F9650" w14:textId="77777777" w:rsidR="00562F87" w:rsidRDefault="00A42A00">
      <w:pPr>
        <w:pStyle w:val="Properties"/>
      </w:pPr>
      <w:r>
        <w:t>Version 1.0  Phase 1.0  Proposed</w:t>
      </w:r>
    </w:p>
    <w:p w14:paraId="5EA62432" w14:textId="77777777" w:rsidR="00562F87" w:rsidRDefault="00A42A00">
      <w:pPr>
        <w:pStyle w:val="Properties"/>
      </w:pPr>
      <w:proofErr w:type="spellStart"/>
      <w:r>
        <w:t>raphaelm</w:t>
      </w:r>
      <w:proofErr w:type="spellEnd"/>
      <w:r>
        <w:t xml:space="preserve"> created on 01-Jan-2018.  Last modified 22-Aug-2018</w:t>
      </w:r>
    </w:p>
    <w:p w14:paraId="26C787A7" w14:textId="77777777" w:rsidR="00562F87" w:rsidRDefault="00A42A00">
      <w:pPr>
        <w:pStyle w:val="Properties"/>
      </w:pPr>
      <w:r>
        <w:t>Alias TXTCON</w:t>
      </w:r>
    </w:p>
    <w:p w14:paraId="4FABE450" w14:textId="77777777" w:rsidR="00562F87" w:rsidRDefault="00562F87">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62F87" w14:paraId="3645BA71" w14:textId="77777777">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62B851" w14:textId="77777777" w:rsidR="00562F87" w:rsidRDefault="00A42A00">
            <w:pPr>
              <w:pStyle w:val="TableHeadingLight"/>
            </w:pPr>
            <w:r>
              <w:t>CONSTRAINTS</w:t>
            </w:r>
          </w:p>
        </w:tc>
      </w:tr>
      <w:tr w:rsidR="00562F87" w14:paraId="5DD6C473" w14:textId="77777777">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0E51AD" w14:textId="77777777" w:rsidR="00562F87" w:rsidRDefault="00562F87">
            <w:pPr>
              <w:pStyle w:val="TableTextNormal"/>
            </w:pPr>
          </w:p>
          <w:p w14:paraId="3C601E68" w14:textId="77777777" w:rsidR="00562F87" w:rsidRDefault="00A42A00">
            <w:pPr>
              <w:pStyle w:val="TableTextNormal"/>
            </w:pPr>
            <w:r>
              <w:rPr>
                <w:noProof/>
                <w:sz w:val="0"/>
                <w:szCs w:val="0"/>
              </w:rPr>
              <w:drawing>
                <wp:inline distT="0" distB="0" distL="0" distR="0" wp14:anchorId="32E50BAE" wp14:editId="17FDCED5">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45"/>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Invariant.  count(information + </w:t>
            </w:r>
            <w:proofErr w:type="spellStart"/>
            <w:r>
              <w:t>onlineresource</w:t>
            </w:r>
            <w:proofErr w:type="spellEnd"/>
            <w:r>
              <w:t>) &gt; 0</w:t>
            </w:r>
          </w:p>
          <w:p w14:paraId="4E7B5D56" w14:textId="77777777" w:rsidR="00562F87" w:rsidRDefault="00A42A00">
            <w:pPr>
              <w:pStyle w:val="TableTextNormal"/>
              <w:jc w:val="right"/>
            </w:pPr>
            <w:r>
              <w:rPr>
                <w:rStyle w:val="TableFieldLabel"/>
              </w:rPr>
              <w:t>[ Approved, Weight is 0. ]</w:t>
            </w:r>
          </w:p>
          <w:p w14:paraId="6DB8991C" w14:textId="77777777" w:rsidR="00562F87" w:rsidRDefault="00562F87">
            <w:pPr>
              <w:pStyle w:val="TableTextNormal"/>
            </w:pPr>
          </w:p>
        </w:tc>
      </w:tr>
    </w:tbl>
    <w:p w14:paraId="133B649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AA1E89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88ED583" w14:textId="77777777" w:rsidR="00562F87" w:rsidRDefault="00A42A00">
            <w:pPr>
              <w:pStyle w:val="TableHeadingLight"/>
            </w:pPr>
            <w:r>
              <w:t>ATTRIBUTES</w:t>
            </w:r>
          </w:p>
        </w:tc>
      </w:tr>
      <w:tr w:rsidR="00562F87" w14:paraId="4128A1F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63E4AF" w14:textId="77777777" w:rsidR="00562F87" w:rsidRDefault="00562F87">
            <w:pPr>
              <w:pStyle w:val="TableTextNormal"/>
            </w:pPr>
          </w:p>
          <w:p w14:paraId="5348D787" w14:textId="77777777" w:rsidR="00562F87" w:rsidRDefault="00A42A00">
            <w:pPr>
              <w:pStyle w:val="TableTextNormal"/>
            </w:pPr>
            <w:r>
              <w:rPr>
                <w:noProof/>
                <w:sz w:val="0"/>
                <w:szCs w:val="0"/>
              </w:rPr>
              <w:drawing>
                <wp:inline distT="0" distB="0" distL="0" distR="0" wp14:anchorId="7EF472D4" wp14:editId="02E62ABA">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categoryOfText</w:t>
            </w:r>
            <w:proofErr w:type="spellEnd"/>
            <w:r>
              <w:t xml:space="preserve"> : </w:t>
            </w:r>
            <w:proofErr w:type="spellStart"/>
            <w:r>
              <w:t>categoryOfText</w:t>
            </w:r>
            <w:proofErr w:type="spellEnd"/>
            <w:r>
              <w:t xml:space="preserve">  Public</w:t>
            </w:r>
          </w:p>
          <w:p w14:paraId="2C813A99" w14:textId="77777777" w:rsidR="00562F87" w:rsidRDefault="00A42A00">
            <w:pPr>
              <w:pStyle w:val="TableTextNormal"/>
              <w:ind w:left="540"/>
            </w:pPr>
            <w:r>
              <w:rPr>
                <w:rStyle w:val="TableFieldLabel"/>
              </w:rPr>
              <w:t>Alias:</w:t>
            </w:r>
            <w:r>
              <w:t xml:space="preserve">  CATTXT</w:t>
            </w:r>
          </w:p>
          <w:p w14:paraId="74B1D04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49025AF" w14:textId="77777777" w:rsidR="00562F87" w:rsidRDefault="00A42A00">
            <w:pPr>
              <w:pStyle w:val="TableTextNormal"/>
              <w:tabs>
                <w:tab w:val="left" w:pos="1440"/>
              </w:tabs>
              <w:jc w:val="right"/>
            </w:pPr>
            <w:r>
              <w:rPr>
                <w:rStyle w:val="TableFieldLabel"/>
              </w:rPr>
              <w:t>[ Stereotype is «S100_Enum». Is static True. Containment is Not Specified. ]</w:t>
            </w:r>
          </w:p>
          <w:p w14:paraId="09028803" w14:textId="77777777" w:rsidR="00562F87" w:rsidRDefault="00562F87">
            <w:pPr>
              <w:pStyle w:val="TableTextNormal"/>
              <w:tabs>
                <w:tab w:val="left" w:pos="720"/>
              </w:tabs>
            </w:pPr>
          </w:p>
        </w:tc>
      </w:tr>
      <w:tr w:rsidR="00562F87" w14:paraId="1FF7EC2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DAA0DA" w14:textId="77777777" w:rsidR="00562F87" w:rsidRDefault="00562F87">
            <w:pPr>
              <w:pStyle w:val="TableTextNormal"/>
            </w:pPr>
          </w:p>
          <w:p w14:paraId="3459AB67" w14:textId="77777777" w:rsidR="00562F87" w:rsidRDefault="00A42A00">
            <w:pPr>
              <w:pStyle w:val="TableTextNormal"/>
            </w:pPr>
            <w:r>
              <w:rPr>
                <w:noProof/>
                <w:sz w:val="0"/>
                <w:szCs w:val="0"/>
              </w:rPr>
              <w:drawing>
                <wp:inline distT="0" distB="0" distL="0" distR="0" wp14:anchorId="5301D0D9" wp14:editId="07B60648">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6F1170F2"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0B26EEA6"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F9E1E29" w14:textId="77777777" w:rsidR="00562F87" w:rsidRDefault="00562F87">
            <w:pPr>
              <w:pStyle w:val="TableTextNormal"/>
              <w:tabs>
                <w:tab w:val="left" w:pos="720"/>
              </w:tabs>
            </w:pPr>
          </w:p>
        </w:tc>
      </w:tr>
      <w:tr w:rsidR="00562F87" w14:paraId="72A65D9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2B6552" w14:textId="77777777" w:rsidR="00562F87" w:rsidRDefault="00562F87">
            <w:pPr>
              <w:pStyle w:val="TableTextNormal"/>
            </w:pPr>
          </w:p>
          <w:p w14:paraId="6CDAA366" w14:textId="77777777" w:rsidR="00562F87" w:rsidRDefault="00A42A00">
            <w:pPr>
              <w:pStyle w:val="TableTextNormal"/>
            </w:pPr>
            <w:r>
              <w:rPr>
                <w:noProof/>
                <w:sz w:val="0"/>
                <w:szCs w:val="0"/>
              </w:rPr>
              <w:drawing>
                <wp:inline distT="0" distB="0" distL="0" distR="0" wp14:anchorId="6D1B9C6B" wp14:editId="574CB1C7">
                  <wp:extent cx="114300" cy="1143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onlineResource</w:t>
            </w:r>
            <w:proofErr w:type="spellEnd"/>
            <w:r>
              <w:t xml:space="preserve"> : </w:t>
            </w:r>
            <w:proofErr w:type="spellStart"/>
            <w:r>
              <w:t>onlineResource</w:t>
            </w:r>
            <w:proofErr w:type="spellEnd"/>
            <w:r>
              <w:t xml:space="preserve">  Public</w:t>
            </w:r>
          </w:p>
          <w:p w14:paraId="1ABB6B2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3099A32" w14:textId="77777777" w:rsidR="00562F87" w:rsidRDefault="00A42A00">
            <w:pPr>
              <w:pStyle w:val="TableTextNormal"/>
              <w:tabs>
                <w:tab w:val="left" w:pos="1440"/>
              </w:tabs>
              <w:jc w:val="right"/>
            </w:pPr>
            <w:r>
              <w:rPr>
                <w:rStyle w:val="TableFieldLabel"/>
              </w:rPr>
              <w:t>[ Stereotype is «S100_Complex». Is static True. Containment is Not Specified. ]</w:t>
            </w:r>
          </w:p>
          <w:p w14:paraId="426D3566" w14:textId="77777777" w:rsidR="00562F87" w:rsidRDefault="00562F87">
            <w:pPr>
              <w:pStyle w:val="TableTextNormal"/>
              <w:tabs>
                <w:tab w:val="left" w:pos="720"/>
              </w:tabs>
            </w:pPr>
          </w:p>
        </w:tc>
      </w:tr>
      <w:tr w:rsidR="00562F87" w14:paraId="1EF4CB9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61A4B9" w14:textId="77777777" w:rsidR="00562F87" w:rsidRDefault="00562F87">
            <w:pPr>
              <w:pStyle w:val="TableTextNormal"/>
            </w:pPr>
          </w:p>
          <w:p w14:paraId="03F94E03" w14:textId="77777777" w:rsidR="00562F87" w:rsidRDefault="00A42A00">
            <w:pPr>
              <w:pStyle w:val="TableTextNormal"/>
            </w:pPr>
            <w:r>
              <w:rPr>
                <w:noProof/>
                <w:sz w:val="0"/>
                <w:szCs w:val="0"/>
              </w:rPr>
              <w:drawing>
                <wp:inline distT="0" distB="0" distL="0" distR="0" wp14:anchorId="344CF157" wp14:editId="06D36C7A">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sourceIndication</w:t>
            </w:r>
            <w:proofErr w:type="spellEnd"/>
            <w:r>
              <w:t xml:space="preserve"> : </w:t>
            </w:r>
            <w:proofErr w:type="spellStart"/>
            <w:r>
              <w:t>sourceIndication</w:t>
            </w:r>
            <w:proofErr w:type="spellEnd"/>
            <w:r>
              <w:t xml:space="preserve">  Public</w:t>
            </w:r>
          </w:p>
          <w:p w14:paraId="0E3285DC"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3460850" w14:textId="77777777" w:rsidR="00562F87" w:rsidRDefault="00A42A00">
            <w:pPr>
              <w:pStyle w:val="TableTextNormal"/>
              <w:tabs>
                <w:tab w:val="left" w:pos="1440"/>
              </w:tabs>
              <w:jc w:val="right"/>
            </w:pPr>
            <w:r>
              <w:rPr>
                <w:rStyle w:val="TableFieldLabel"/>
              </w:rPr>
              <w:t>[ Stereotype is «S100_Complex». Is static True. Containment is Not Specified. ]</w:t>
            </w:r>
          </w:p>
          <w:p w14:paraId="70B9B229" w14:textId="77777777" w:rsidR="00562F87" w:rsidRDefault="00562F87">
            <w:pPr>
              <w:pStyle w:val="TableTextNormal"/>
              <w:tabs>
                <w:tab w:val="left" w:pos="720"/>
              </w:tabs>
            </w:pPr>
          </w:p>
        </w:tc>
      </w:tr>
    </w:tbl>
    <w:p w14:paraId="3032A9D5" w14:textId="77777777" w:rsidR="00562F87" w:rsidRDefault="00562F87">
      <w:pPr>
        <w:pStyle w:val="Notes"/>
      </w:pPr>
    </w:p>
    <w:p w14:paraId="22AA2BA5" w14:textId="77777777" w:rsidR="00562F87" w:rsidRDefault="00A42A00">
      <w:pPr>
        <w:pStyle w:val="Notes"/>
      </w:pPr>
      <w:r>
        <w:t xml:space="preserve">  </w:t>
      </w:r>
      <w:bookmarkEnd w:id="179"/>
    </w:p>
    <w:p w14:paraId="7559158E" w14:textId="77777777" w:rsidR="00562F87" w:rsidRDefault="00562F87">
      <w:pPr>
        <w:pStyle w:val="Notes"/>
      </w:pPr>
    </w:p>
    <w:p w14:paraId="759CE6C3" w14:textId="77777777" w:rsidR="00562F87" w:rsidRDefault="00A42A00">
      <w:pPr>
        <w:pStyle w:val="Heading3"/>
      </w:pPr>
      <w:bookmarkStart w:id="181" w:name="BKM_5558F5D0_29E1_4AAF_95BA_8BA2C4E18488"/>
      <w:bookmarkStart w:id="182" w:name="_Toc25000153"/>
      <w:proofErr w:type="spellStart"/>
      <w:r>
        <w:t>timeIntervalsByDayOfWeek</w:t>
      </w:r>
      <w:bookmarkEnd w:id="182"/>
      <w:proofErr w:type="spellEnd"/>
    </w:p>
    <w:p w14:paraId="1F4DC28C"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052D4A82" w14:textId="77777777" w:rsidR="00562F87" w:rsidRDefault="00562F87">
      <w:pPr>
        <w:pStyle w:val="Notes"/>
        <w:tabs>
          <w:tab w:val="left" w:pos="720"/>
        </w:tabs>
      </w:pPr>
    </w:p>
    <w:p w14:paraId="359001F1" w14:textId="77777777" w:rsidR="00562F87" w:rsidRDefault="00A42A00">
      <w:pPr>
        <w:pStyle w:val="Notes"/>
      </w:pPr>
      <w:r>
        <w:t>Time intervals by days of the week.</w:t>
      </w:r>
    </w:p>
    <w:p w14:paraId="70A75489" w14:textId="77777777" w:rsidR="00562F87" w:rsidRDefault="00562F87">
      <w:pPr>
        <w:pStyle w:val="Notes"/>
      </w:pPr>
    </w:p>
    <w:p w14:paraId="5E6311BD" w14:textId="77777777" w:rsidR="00562F87" w:rsidRDefault="00A42A00">
      <w:pPr>
        <w:pStyle w:val="Properties"/>
      </w:pPr>
      <w:proofErr w:type="spellStart"/>
      <w:r>
        <w:t>timeIntervalsByDayOfWeek</w:t>
      </w:r>
      <w:proofErr w:type="spellEnd"/>
      <w:r>
        <w:t xml:space="preserve"> </w:t>
      </w:r>
    </w:p>
    <w:p w14:paraId="19AC772C" w14:textId="77777777" w:rsidR="00562F87" w:rsidRDefault="00A42A00">
      <w:pPr>
        <w:pStyle w:val="Properties"/>
      </w:pPr>
      <w:r>
        <w:t>Version 1.0  Phase 1.0  Proposed</w:t>
      </w:r>
    </w:p>
    <w:p w14:paraId="0864A1F6" w14:textId="77777777" w:rsidR="00562F87" w:rsidRDefault="00A42A00">
      <w:pPr>
        <w:pStyle w:val="Properties"/>
      </w:pPr>
      <w:proofErr w:type="spellStart"/>
      <w:r>
        <w:t>raphael.malyankar</w:t>
      </w:r>
      <w:proofErr w:type="spellEnd"/>
      <w:r>
        <w:t xml:space="preserve"> created on 01-Jan-2018.  Last modified 20-Aug-2018</w:t>
      </w:r>
    </w:p>
    <w:p w14:paraId="17A61F1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ED9065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B030B65" w14:textId="77777777" w:rsidR="00562F87" w:rsidRDefault="00A42A00">
            <w:pPr>
              <w:pStyle w:val="TableHeadingLight"/>
            </w:pPr>
            <w:r>
              <w:t>ATTRIBUTES</w:t>
            </w:r>
          </w:p>
        </w:tc>
      </w:tr>
      <w:tr w:rsidR="00562F87" w14:paraId="6A71D3C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D44F75" w14:textId="77777777" w:rsidR="00562F87" w:rsidRDefault="00562F87">
            <w:pPr>
              <w:pStyle w:val="TableTextNormal"/>
            </w:pPr>
          </w:p>
          <w:p w14:paraId="19F902EA" w14:textId="77777777" w:rsidR="00562F87" w:rsidRDefault="00A42A00">
            <w:pPr>
              <w:pStyle w:val="TableTextNormal"/>
            </w:pPr>
            <w:r>
              <w:rPr>
                <w:noProof/>
                <w:sz w:val="0"/>
                <w:szCs w:val="0"/>
              </w:rPr>
              <w:drawing>
                <wp:inline distT="0" distB="0" distL="0" distR="0" wp14:anchorId="77F53DF0" wp14:editId="1656142E">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dayOfWeek</w:t>
            </w:r>
            <w:proofErr w:type="spellEnd"/>
            <w:r>
              <w:t xml:space="preserve"> : </w:t>
            </w:r>
            <w:proofErr w:type="spellStart"/>
            <w:r>
              <w:t>dayOfWeek</w:t>
            </w:r>
            <w:proofErr w:type="spellEnd"/>
            <w:r>
              <w:t xml:space="preserve">  Public</w:t>
            </w:r>
          </w:p>
          <w:p w14:paraId="00F18275" w14:textId="77777777" w:rsidR="00562F87" w:rsidRDefault="00A42A00">
            <w:pPr>
              <w:pStyle w:val="TableTextNormal"/>
              <w:ind w:left="540"/>
            </w:pPr>
            <w:r>
              <w:rPr>
                <w:rStyle w:val="TableFieldLabel"/>
              </w:rPr>
              <w:t>Alias:</w:t>
            </w:r>
            <w:r>
              <w:t xml:space="preserve">  DYOFWK</w:t>
            </w:r>
          </w:p>
          <w:p w14:paraId="4C2685DD" w14:textId="77777777" w:rsidR="00562F87" w:rsidRDefault="00A42A00">
            <w:pPr>
              <w:pStyle w:val="TableTextNormal"/>
              <w:ind w:left="540"/>
            </w:pPr>
            <w:r>
              <w:rPr>
                <w:rStyle w:val="TableFieldLabel"/>
              </w:rPr>
              <w:lastRenderedPageBreak/>
              <w:t>Multiplicity:</w:t>
            </w:r>
            <w:r>
              <w:t xml:space="preserve"> (  [0..7], </w:t>
            </w:r>
            <w:r>
              <w:rPr>
                <w:rStyle w:val="TableFieldLabel"/>
              </w:rPr>
              <w:t>Allow duplicates:</w:t>
            </w:r>
            <w:r>
              <w:t xml:space="preserve"> 0, </w:t>
            </w:r>
            <w:r>
              <w:rPr>
                <w:rStyle w:val="TableFieldLabel"/>
              </w:rPr>
              <w:t>Is ordered:</w:t>
            </w:r>
            <w:r>
              <w:t xml:space="preserve"> True )</w:t>
            </w:r>
          </w:p>
          <w:p w14:paraId="7CEA5470" w14:textId="77777777" w:rsidR="00562F87" w:rsidRDefault="00562F87">
            <w:pPr>
              <w:pStyle w:val="TableTextNormal"/>
              <w:tabs>
                <w:tab w:val="left" w:pos="540"/>
              </w:tabs>
            </w:pPr>
          </w:p>
          <w:p w14:paraId="44B63A3C" w14:textId="77777777" w:rsidR="00562F87" w:rsidRDefault="00A42A00">
            <w:pPr>
              <w:pStyle w:val="TableTextNormal"/>
            </w:pPr>
            <w:r>
              <w:t xml:space="preserve">Encodes either range(s) of days or discrete days. </w:t>
            </w:r>
          </w:p>
          <w:p w14:paraId="1DE4D8DB" w14:textId="77777777" w:rsidR="00562F87" w:rsidRDefault="00562F87">
            <w:pPr>
              <w:pStyle w:val="TableTextNormal"/>
            </w:pPr>
          </w:p>
          <w:p w14:paraId="6F6000DA" w14:textId="77777777" w:rsidR="00562F87" w:rsidRDefault="00A42A00">
            <w:pPr>
              <w:pStyle w:val="TableTextNormal"/>
              <w:ind w:left="540"/>
            </w:pPr>
            <w:r>
              <w:rPr>
                <w:rStyle w:val="TableFieldLabel"/>
              </w:rPr>
              <w:t>Constraints:</w:t>
            </w:r>
          </w:p>
          <w:p w14:paraId="510DAD58" w14:textId="77777777" w:rsidR="00562F87" w:rsidRDefault="00A42A00">
            <w:pPr>
              <w:pStyle w:val="TableTextNormal"/>
              <w:ind w:left="720"/>
            </w:pPr>
            <w:r>
              <w:t>sequential : Pre-condition</w:t>
            </w:r>
          </w:p>
          <w:p w14:paraId="14BFF671" w14:textId="77777777" w:rsidR="00562F87" w:rsidRDefault="00A42A00">
            <w:pPr>
              <w:pStyle w:val="TableTextNormal"/>
              <w:tabs>
                <w:tab w:val="left" w:pos="1440"/>
              </w:tabs>
              <w:jc w:val="right"/>
            </w:pPr>
            <w:r>
              <w:rPr>
                <w:rStyle w:val="TableFieldLabel"/>
              </w:rPr>
              <w:t>[ Stereotype is «S100_Enum». Is static True. Containment is Not Specified. ]</w:t>
            </w:r>
          </w:p>
          <w:p w14:paraId="235E0EFD" w14:textId="77777777" w:rsidR="00562F87" w:rsidRDefault="00562F87">
            <w:pPr>
              <w:pStyle w:val="TableTextNormal"/>
              <w:tabs>
                <w:tab w:val="left" w:pos="720"/>
              </w:tabs>
            </w:pPr>
          </w:p>
        </w:tc>
      </w:tr>
      <w:tr w:rsidR="00562F87" w14:paraId="778FC1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D576C5" w14:textId="77777777" w:rsidR="00562F87" w:rsidRDefault="00562F87">
            <w:pPr>
              <w:pStyle w:val="TableTextNormal"/>
            </w:pPr>
          </w:p>
          <w:p w14:paraId="373A2D5F" w14:textId="77777777" w:rsidR="00562F87" w:rsidRDefault="00A42A00">
            <w:pPr>
              <w:pStyle w:val="TableTextNormal"/>
            </w:pPr>
            <w:r>
              <w:rPr>
                <w:noProof/>
                <w:sz w:val="0"/>
                <w:szCs w:val="0"/>
              </w:rPr>
              <w:drawing>
                <wp:inline distT="0" distB="0" distL="0" distR="0" wp14:anchorId="7F50E314" wp14:editId="5D246336">
                  <wp:extent cx="114300" cy="114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dayOfWeekIsRange</w:t>
            </w:r>
            <w:proofErr w:type="spellEnd"/>
            <w:r>
              <w:t xml:space="preserve"> : </w:t>
            </w:r>
            <w:proofErr w:type="spellStart"/>
            <w:r>
              <w:t>boolean</w:t>
            </w:r>
            <w:proofErr w:type="spellEnd"/>
            <w:r>
              <w:t xml:space="preserve">  Public</w:t>
            </w:r>
          </w:p>
          <w:p w14:paraId="4DEB6C21"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BA006ED" w14:textId="77777777" w:rsidR="00562F87" w:rsidRDefault="00562F87">
            <w:pPr>
              <w:pStyle w:val="TableTextNormal"/>
              <w:tabs>
                <w:tab w:val="left" w:pos="540"/>
              </w:tabs>
            </w:pPr>
          </w:p>
          <w:p w14:paraId="2536A33E" w14:textId="77777777" w:rsidR="00562F87" w:rsidRDefault="00A42A00">
            <w:pPr>
              <w:pStyle w:val="TableTextNormal"/>
            </w:pPr>
            <w:r>
              <w:t xml:space="preserve">Indicates whether the values in </w:t>
            </w:r>
            <w:proofErr w:type="spellStart"/>
            <w:r>
              <w:t>dayOfWeek</w:t>
            </w:r>
            <w:proofErr w:type="spellEnd"/>
            <w:r>
              <w:t xml:space="preserve"> indicate a range of days (true) or discrete days (false).</w:t>
            </w:r>
          </w:p>
          <w:p w14:paraId="3C213FA4" w14:textId="77777777" w:rsidR="00562F87" w:rsidRDefault="00A42A00">
            <w:pPr>
              <w:pStyle w:val="TableTextNormal"/>
            </w:pPr>
            <w:r>
              <w:t xml:space="preserve">Mandatory if co-attribute </w:t>
            </w:r>
            <w:proofErr w:type="spellStart"/>
            <w:r>
              <w:t>dayOfWeek</w:t>
            </w:r>
            <w:proofErr w:type="spellEnd"/>
            <w:r>
              <w:t xml:space="preserve"> has cardinality &gt; 1..</w:t>
            </w:r>
          </w:p>
          <w:p w14:paraId="6293404E" w14:textId="77777777" w:rsidR="00562F87" w:rsidRDefault="00A42A00">
            <w:pPr>
              <w:pStyle w:val="TableTextNormal"/>
              <w:tabs>
                <w:tab w:val="left" w:pos="1440"/>
              </w:tabs>
              <w:jc w:val="right"/>
            </w:pPr>
            <w:r>
              <w:rPr>
                <w:rStyle w:val="TableFieldLabel"/>
              </w:rPr>
              <w:t>[ Stereotype is «S100_Simple». Is static True. Containment is Not Specified. ]</w:t>
            </w:r>
          </w:p>
          <w:p w14:paraId="4616E659" w14:textId="77777777" w:rsidR="00562F87" w:rsidRDefault="00562F87">
            <w:pPr>
              <w:pStyle w:val="TableTextNormal"/>
              <w:tabs>
                <w:tab w:val="left" w:pos="720"/>
              </w:tabs>
            </w:pPr>
          </w:p>
        </w:tc>
      </w:tr>
      <w:tr w:rsidR="00562F87" w14:paraId="6438E81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FB0A18" w14:textId="77777777" w:rsidR="00562F87" w:rsidRDefault="00562F87">
            <w:pPr>
              <w:pStyle w:val="TableTextNormal"/>
            </w:pPr>
          </w:p>
          <w:p w14:paraId="19BF22CC" w14:textId="77777777" w:rsidR="00562F87" w:rsidRDefault="00A42A00">
            <w:pPr>
              <w:pStyle w:val="TableTextNormal"/>
            </w:pPr>
            <w:r>
              <w:rPr>
                <w:noProof/>
                <w:sz w:val="0"/>
                <w:szCs w:val="0"/>
              </w:rPr>
              <w:drawing>
                <wp:inline distT="0" distB="0" distL="0" distR="0" wp14:anchorId="57FEECA7" wp14:editId="69C99AEE">
                  <wp:extent cx="114300" cy="114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timeOfDayStart</w:t>
            </w:r>
            <w:proofErr w:type="spellEnd"/>
            <w:r>
              <w:t xml:space="preserve"> : Time  Public</w:t>
            </w:r>
          </w:p>
          <w:p w14:paraId="54A6AB0C" w14:textId="77777777" w:rsidR="00562F87" w:rsidRDefault="00A42A00">
            <w:pPr>
              <w:pStyle w:val="TableTextNormal"/>
              <w:ind w:left="540"/>
            </w:pPr>
            <w:r>
              <w:rPr>
                <w:rStyle w:val="TableFieldLabel"/>
              </w:rPr>
              <w:t>Alias:</w:t>
            </w:r>
            <w:r>
              <w:t xml:space="preserve">  TMDYST</w:t>
            </w:r>
          </w:p>
          <w:p w14:paraId="18FCDB61"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3778E0EB" w14:textId="77777777" w:rsidR="00562F87" w:rsidRDefault="00562F87">
            <w:pPr>
              <w:pStyle w:val="TableTextNormal"/>
              <w:tabs>
                <w:tab w:val="left" w:pos="540"/>
              </w:tabs>
            </w:pPr>
          </w:p>
          <w:p w14:paraId="3359788E" w14:textId="77777777" w:rsidR="00562F87" w:rsidRDefault="00A42A00">
            <w:pPr>
              <w:pStyle w:val="TableTextNormal"/>
            </w:pPr>
            <w:r>
              <w:t>Starting time of day, possibly for a period within the day.</w:t>
            </w:r>
          </w:p>
          <w:p w14:paraId="0A72A99E" w14:textId="77777777" w:rsidR="00562F87" w:rsidRDefault="00A42A00">
            <w:pPr>
              <w:pStyle w:val="TableTextNormal"/>
            </w:pPr>
            <w:r>
              <w:t xml:space="preserve">Distinction: Time start (TIMSTA) (S-101) which has a format </w:t>
            </w:r>
            <w:proofErr w:type="spellStart"/>
            <w:r>
              <w:t>YYYYMMDD</w:t>
            </w:r>
            <w:r>
              <w:rPr>
                <w:b/>
                <w:color w:val="000000"/>
              </w:rPr>
              <w:t>T</w:t>
            </w:r>
            <w:r>
              <w:t>hhmmss</w:t>
            </w:r>
            <w:proofErr w:type="spellEnd"/>
            <w:r>
              <w:t xml:space="preserve"> </w:t>
            </w:r>
            <w:r>
              <w:rPr>
                <w:b/>
                <w:color w:val="000000"/>
              </w:rPr>
              <w:t>(mandatory)</w:t>
            </w:r>
            <w:r>
              <w:t xml:space="preserve"> in the baseline S-101 DCEG as of October 2015.</w:t>
            </w:r>
          </w:p>
          <w:p w14:paraId="6BE1D78E" w14:textId="77777777" w:rsidR="00562F87" w:rsidRDefault="00A42A00">
            <w:pPr>
              <w:pStyle w:val="TableTextNormal"/>
              <w:tabs>
                <w:tab w:val="left" w:pos="1440"/>
              </w:tabs>
              <w:jc w:val="right"/>
            </w:pPr>
            <w:r>
              <w:rPr>
                <w:rStyle w:val="TableFieldLabel"/>
              </w:rPr>
              <w:t>[ Stereotype is «S100_Simple». Is static True. Containment is Not Specified. ]</w:t>
            </w:r>
          </w:p>
          <w:p w14:paraId="52175586" w14:textId="77777777" w:rsidR="00562F87" w:rsidRDefault="00562F87">
            <w:pPr>
              <w:pStyle w:val="TableTextNormal"/>
              <w:tabs>
                <w:tab w:val="left" w:pos="720"/>
              </w:tabs>
            </w:pPr>
          </w:p>
        </w:tc>
      </w:tr>
      <w:tr w:rsidR="00562F87" w14:paraId="3A5E35B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2CC891" w14:textId="77777777" w:rsidR="00562F87" w:rsidRDefault="00562F87">
            <w:pPr>
              <w:pStyle w:val="TableTextNormal"/>
            </w:pPr>
          </w:p>
          <w:p w14:paraId="2F175970" w14:textId="77777777" w:rsidR="00562F87" w:rsidRDefault="00A42A00">
            <w:pPr>
              <w:pStyle w:val="TableTextNormal"/>
            </w:pPr>
            <w:r>
              <w:rPr>
                <w:noProof/>
                <w:sz w:val="0"/>
                <w:szCs w:val="0"/>
              </w:rPr>
              <w:drawing>
                <wp:inline distT="0" distB="0" distL="0" distR="0" wp14:anchorId="76499B9C" wp14:editId="00E3B93F">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timeOfDayEnd</w:t>
            </w:r>
            <w:proofErr w:type="spellEnd"/>
            <w:r>
              <w:t xml:space="preserve"> : Time  Public</w:t>
            </w:r>
          </w:p>
          <w:p w14:paraId="2DCEF3C8" w14:textId="77777777" w:rsidR="00562F87" w:rsidRDefault="00A42A00">
            <w:pPr>
              <w:pStyle w:val="TableTextNormal"/>
              <w:ind w:left="540"/>
            </w:pPr>
            <w:r>
              <w:rPr>
                <w:rStyle w:val="TableFieldLabel"/>
              </w:rPr>
              <w:t>Alias:</w:t>
            </w:r>
            <w:r>
              <w:t xml:space="preserve">  TMDYEN</w:t>
            </w:r>
          </w:p>
          <w:p w14:paraId="776B0E2E"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True )</w:t>
            </w:r>
          </w:p>
          <w:p w14:paraId="610BE256" w14:textId="77777777" w:rsidR="00562F87" w:rsidRDefault="00562F87">
            <w:pPr>
              <w:pStyle w:val="TableTextNormal"/>
              <w:tabs>
                <w:tab w:val="left" w:pos="540"/>
              </w:tabs>
            </w:pPr>
          </w:p>
          <w:p w14:paraId="1FF6DF2D" w14:textId="77777777" w:rsidR="00562F87" w:rsidRDefault="00A42A00">
            <w:pPr>
              <w:pStyle w:val="TableTextNormal"/>
            </w:pPr>
            <w:r>
              <w:t>Ending time of day, possibly for a period within the day.</w:t>
            </w:r>
          </w:p>
          <w:p w14:paraId="5CDC8455" w14:textId="77777777" w:rsidR="00562F87" w:rsidRDefault="00A42A00">
            <w:pPr>
              <w:pStyle w:val="TableTextNormal"/>
            </w:pPr>
            <w:r>
              <w:t xml:space="preserve">Distinction: Time end (TIMEND) (S-101) which has a format </w:t>
            </w:r>
            <w:proofErr w:type="spellStart"/>
            <w:r>
              <w:t>YYYYMMDD</w:t>
            </w:r>
            <w:r>
              <w:rPr>
                <w:b/>
                <w:color w:val="000000"/>
              </w:rPr>
              <w:t>T</w:t>
            </w:r>
            <w:r>
              <w:t>hhmmss</w:t>
            </w:r>
            <w:proofErr w:type="spellEnd"/>
            <w:r>
              <w:t xml:space="preserve"> </w:t>
            </w:r>
            <w:r>
              <w:rPr>
                <w:b/>
                <w:color w:val="000000"/>
              </w:rPr>
              <w:t>(mandatory)</w:t>
            </w:r>
            <w:r>
              <w:t xml:space="preserve"> in the baseline S-101 DCEG as of October 2015.</w:t>
            </w:r>
          </w:p>
          <w:p w14:paraId="12CD998F" w14:textId="77777777" w:rsidR="00562F87" w:rsidRDefault="00A42A00">
            <w:pPr>
              <w:pStyle w:val="TableTextNormal"/>
              <w:tabs>
                <w:tab w:val="left" w:pos="1440"/>
              </w:tabs>
              <w:jc w:val="right"/>
            </w:pPr>
            <w:r>
              <w:rPr>
                <w:rStyle w:val="TableFieldLabel"/>
              </w:rPr>
              <w:t>[ Stereotype is «S100_Simple». Is static True. Containment is Not Specified. ]</w:t>
            </w:r>
          </w:p>
          <w:p w14:paraId="7488ACE8" w14:textId="77777777" w:rsidR="00562F87" w:rsidRDefault="00562F87">
            <w:pPr>
              <w:pStyle w:val="TableTextNormal"/>
              <w:tabs>
                <w:tab w:val="left" w:pos="720"/>
              </w:tabs>
            </w:pPr>
          </w:p>
        </w:tc>
      </w:tr>
    </w:tbl>
    <w:p w14:paraId="4B3EB96B" w14:textId="77777777" w:rsidR="00562F87" w:rsidRDefault="00562F87">
      <w:pPr>
        <w:pStyle w:val="Notes"/>
      </w:pPr>
    </w:p>
    <w:p w14:paraId="405C09D9" w14:textId="77777777" w:rsidR="00562F87" w:rsidRDefault="00A42A00">
      <w:pPr>
        <w:pStyle w:val="Notes"/>
      </w:pPr>
      <w:r>
        <w:t xml:space="preserve">  </w:t>
      </w:r>
      <w:bookmarkEnd w:id="181"/>
    </w:p>
    <w:p w14:paraId="25F2AAB7" w14:textId="77777777" w:rsidR="00562F87" w:rsidRDefault="00562F87">
      <w:pPr>
        <w:pStyle w:val="Notes"/>
      </w:pPr>
    </w:p>
    <w:p w14:paraId="698C02FF" w14:textId="77777777" w:rsidR="00562F87" w:rsidRDefault="00A42A00">
      <w:pPr>
        <w:pStyle w:val="Heading3"/>
      </w:pPr>
      <w:bookmarkStart w:id="183" w:name="BKM_6A5BDB17_6ECE_4F32_A467_D2738CBDD5B3"/>
      <w:bookmarkStart w:id="184" w:name="_Toc25000154"/>
      <w:proofErr w:type="spellStart"/>
      <w:r>
        <w:t>vesselsMeasurements</w:t>
      </w:r>
      <w:bookmarkEnd w:id="184"/>
      <w:proofErr w:type="spellEnd"/>
    </w:p>
    <w:p w14:paraId="3B5BECA5"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Domain Model'</w:t>
      </w:r>
    </w:p>
    <w:p w14:paraId="50924105" w14:textId="77777777" w:rsidR="00562F87" w:rsidRDefault="00562F87">
      <w:pPr>
        <w:pStyle w:val="Notes"/>
      </w:pPr>
    </w:p>
    <w:p w14:paraId="15D536CF" w14:textId="77777777" w:rsidR="00562F87" w:rsidRDefault="00A42A00">
      <w:pPr>
        <w:pStyle w:val="Properties"/>
      </w:pPr>
      <w:proofErr w:type="spellStart"/>
      <w:r>
        <w:t>vesselsMeasurements</w:t>
      </w:r>
      <w:proofErr w:type="spellEnd"/>
      <w:r>
        <w:t xml:space="preserve"> </w:t>
      </w:r>
    </w:p>
    <w:p w14:paraId="2FA45C72" w14:textId="77777777" w:rsidR="00562F87" w:rsidRDefault="00A42A00">
      <w:pPr>
        <w:pStyle w:val="Properties"/>
      </w:pPr>
      <w:r>
        <w:t>Version 1.0  Phase 1.0  Proposed</w:t>
      </w:r>
    </w:p>
    <w:p w14:paraId="4F7B5290" w14:textId="77777777" w:rsidR="00562F87" w:rsidRDefault="00A42A00">
      <w:pPr>
        <w:pStyle w:val="Properties"/>
      </w:pPr>
      <w:proofErr w:type="spellStart"/>
      <w:r>
        <w:t>eivind.mong</w:t>
      </w:r>
      <w:proofErr w:type="spellEnd"/>
      <w:r>
        <w:t xml:space="preserve"> created on 01-Jan-2018.  Last modified 20-Aug-2018</w:t>
      </w:r>
    </w:p>
    <w:p w14:paraId="491B2D49" w14:textId="77777777" w:rsidR="00562F87" w:rsidRDefault="00A42A00">
      <w:pPr>
        <w:pStyle w:val="Properties"/>
      </w:pPr>
      <w:r>
        <w:t>Alias VSLMSM</w:t>
      </w:r>
    </w:p>
    <w:p w14:paraId="32A5349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57F5EF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DF745A" w14:textId="77777777" w:rsidR="00562F87" w:rsidRDefault="00A42A00">
            <w:pPr>
              <w:pStyle w:val="TableHeadingLight"/>
            </w:pPr>
            <w:r>
              <w:t>ATTRIBUTES</w:t>
            </w:r>
          </w:p>
        </w:tc>
      </w:tr>
      <w:tr w:rsidR="00562F87" w14:paraId="7030F6A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6ADB09" w14:textId="77777777" w:rsidR="00562F87" w:rsidRDefault="00562F87">
            <w:pPr>
              <w:pStyle w:val="TableTextNormal"/>
            </w:pPr>
          </w:p>
          <w:p w14:paraId="1861AFAE" w14:textId="77777777" w:rsidR="00562F87" w:rsidRDefault="00A42A00">
            <w:pPr>
              <w:pStyle w:val="TableTextNormal"/>
            </w:pPr>
            <w:r>
              <w:rPr>
                <w:noProof/>
                <w:sz w:val="0"/>
                <w:szCs w:val="0"/>
              </w:rPr>
              <w:drawing>
                <wp:inline distT="0" distB="0" distL="0" distR="0" wp14:anchorId="3B4645E2" wp14:editId="11F3B816">
                  <wp:extent cx="114300" cy="11430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comparisonOperator</w:t>
            </w:r>
            <w:proofErr w:type="spellEnd"/>
            <w:r>
              <w:t xml:space="preserve"> : </w:t>
            </w:r>
            <w:proofErr w:type="spellStart"/>
            <w:r>
              <w:t>comparisonOperator</w:t>
            </w:r>
            <w:proofErr w:type="spellEnd"/>
            <w:r>
              <w:t xml:space="preserve">  Public</w:t>
            </w:r>
          </w:p>
          <w:p w14:paraId="769D5DA8" w14:textId="77777777" w:rsidR="00562F87" w:rsidRDefault="00A42A00">
            <w:pPr>
              <w:pStyle w:val="TableTextNormal"/>
              <w:ind w:left="540"/>
            </w:pPr>
            <w:r>
              <w:rPr>
                <w:rStyle w:val="TableFieldLabel"/>
              </w:rPr>
              <w:t>Alias:</w:t>
            </w:r>
            <w:r>
              <w:t xml:space="preserve">  COMPOP</w:t>
            </w:r>
          </w:p>
          <w:p w14:paraId="0E1EDFC2" w14:textId="77777777" w:rsidR="00562F87" w:rsidRDefault="00A42A00">
            <w:pPr>
              <w:pStyle w:val="TableTextNormal"/>
              <w:tabs>
                <w:tab w:val="left" w:pos="1440"/>
              </w:tabs>
              <w:jc w:val="right"/>
            </w:pPr>
            <w:r>
              <w:rPr>
                <w:rStyle w:val="TableFieldLabel"/>
              </w:rPr>
              <w:t>[ Stereotype is «S100_Enum». Is static True. Containment is Not Specified. ]</w:t>
            </w:r>
          </w:p>
          <w:p w14:paraId="517AD457" w14:textId="77777777" w:rsidR="00562F87" w:rsidRDefault="00562F87">
            <w:pPr>
              <w:pStyle w:val="TableTextNormal"/>
              <w:tabs>
                <w:tab w:val="left" w:pos="720"/>
              </w:tabs>
            </w:pPr>
          </w:p>
        </w:tc>
      </w:tr>
      <w:tr w:rsidR="00562F87" w14:paraId="12F8590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7357D6" w14:textId="77777777" w:rsidR="00562F87" w:rsidRDefault="00562F87">
            <w:pPr>
              <w:pStyle w:val="TableTextNormal"/>
            </w:pPr>
          </w:p>
          <w:p w14:paraId="60FD6742" w14:textId="77777777" w:rsidR="00562F87" w:rsidRDefault="00A42A00">
            <w:pPr>
              <w:pStyle w:val="TableTextNormal"/>
            </w:pPr>
            <w:r>
              <w:rPr>
                <w:noProof/>
                <w:sz w:val="0"/>
                <w:szCs w:val="0"/>
              </w:rPr>
              <w:drawing>
                <wp:inline distT="0" distB="0" distL="0" distR="0" wp14:anchorId="4DE9DFC9" wp14:editId="203AF9EA">
                  <wp:extent cx="114300" cy="1143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vesselsCharacteristics</w:t>
            </w:r>
            <w:proofErr w:type="spellEnd"/>
            <w:r>
              <w:t xml:space="preserve"> : </w:t>
            </w:r>
            <w:proofErr w:type="spellStart"/>
            <w:r>
              <w:t>vesselsCharacteristics</w:t>
            </w:r>
            <w:proofErr w:type="spellEnd"/>
            <w:r>
              <w:t xml:space="preserve">  Public</w:t>
            </w:r>
          </w:p>
          <w:p w14:paraId="746F49DB" w14:textId="77777777" w:rsidR="00562F87" w:rsidRDefault="00A42A00">
            <w:pPr>
              <w:pStyle w:val="TableTextNormal"/>
              <w:ind w:left="540"/>
            </w:pPr>
            <w:r>
              <w:rPr>
                <w:rStyle w:val="TableFieldLabel"/>
              </w:rPr>
              <w:t>Alias:</w:t>
            </w:r>
            <w:r>
              <w:t xml:space="preserve">  VSLCAR</w:t>
            </w:r>
          </w:p>
          <w:p w14:paraId="6C715290" w14:textId="77777777" w:rsidR="00562F87" w:rsidRDefault="00A42A00">
            <w:pPr>
              <w:pStyle w:val="TableTextNormal"/>
              <w:tabs>
                <w:tab w:val="left" w:pos="1440"/>
              </w:tabs>
              <w:jc w:val="right"/>
            </w:pPr>
            <w:r>
              <w:rPr>
                <w:rStyle w:val="TableFieldLabel"/>
              </w:rPr>
              <w:t>[ Stereotype is «S100_Enum». Is static True. Containment is Not Specified. ]</w:t>
            </w:r>
          </w:p>
          <w:p w14:paraId="52794FD4" w14:textId="77777777" w:rsidR="00562F87" w:rsidRDefault="00562F87">
            <w:pPr>
              <w:pStyle w:val="TableTextNormal"/>
              <w:tabs>
                <w:tab w:val="left" w:pos="720"/>
              </w:tabs>
            </w:pPr>
          </w:p>
        </w:tc>
      </w:tr>
      <w:tr w:rsidR="00562F87" w14:paraId="7B24057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7D03D0" w14:textId="77777777" w:rsidR="00562F87" w:rsidRDefault="00562F87">
            <w:pPr>
              <w:pStyle w:val="TableTextNormal"/>
            </w:pPr>
          </w:p>
          <w:p w14:paraId="43083654" w14:textId="77777777" w:rsidR="00562F87" w:rsidRDefault="00A42A00">
            <w:pPr>
              <w:pStyle w:val="TableTextNormal"/>
            </w:pPr>
            <w:r>
              <w:rPr>
                <w:noProof/>
                <w:sz w:val="0"/>
                <w:szCs w:val="0"/>
              </w:rPr>
              <w:drawing>
                <wp:inline distT="0" distB="0" distL="0" distR="0" wp14:anchorId="11923BF6" wp14:editId="3212F774">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vesselsCharacteristicsValue</w:t>
            </w:r>
            <w:proofErr w:type="spellEnd"/>
            <w:r>
              <w:t xml:space="preserve"> : real  Public</w:t>
            </w:r>
          </w:p>
          <w:p w14:paraId="2D190058" w14:textId="77777777" w:rsidR="00562F87" w:rsidRDefault="00A42A00">
            <w:pPr>
              <w:pStyle w:val="TableTextNormal"/>
              <w:ind w:left="540"/>
            </w:pPr>
            <w:r>
              <w:rPr>
                <w:rStyle w:val="TableFieldLabel"/>
              </w:rPr>
              <w:t>Alias:</w:t>
            </w:r>
            <w:r>
              <w:t xml:space="preserve">  VSLVAL</w:t>
            </w:r>
          </w:p>
          <w:p w14:paraId="332F02EA" w14:textId="77777777" w:rsidR="00562F87" w:rsidRDefault="00A42A00">
            <w:pPr>
              <w:pStyle w:val="TableTextNormal"/>
              <w:tabs>
                <w:tab w:val="left" w:pos="1440"/>
              </w:tabs>
              <w:jc w:val="right"/>
            </w:pPr>
            <w:r>
              <w:rPr>
                <w:rStyle w:val="TableFieldLabel"/>
              </w:rPr>
              <w:t>[ Stereotype is «S100_Simple». Is static True. Containment is Not Specified. ]</w:t>
            </w:r>
          </w:p>
          <w:p w14:paraId="2D8FA7C5" w14:textId="77777777" w:rsidR="00562F87" w:rsidRDefault="00562F87">
            <w:pPr>
              <w:pStyle w:val="TableTextNormal"/>
              <w:tabs>
                <w:tab w:val="left" w:pos="720"/>
              </w:tabs>
            </w:pPr>
          </w:p>
        </w:tc>
      </w:tr>
      <w:tr w:rsidR="00562F87" w14:paraId="6407E3A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FF251FD" w14:textId="77777777" w:rsidR="00562F87" w:rsidRDefault="00562F87">
            <w:pPr>
              <w:pStyle w:val="TableTextNormal"/>
            </w:pPr>
          </w:p>
          <w:p w14:paraId="7E4033BE" w14:textId="77777777" w:rsidR="00562F87" w:rsidRDefault="00A42A00">
            <w:pPr>
              <w:pStyle w:val="TableTextNormal"/>
            </w:pPr>
            <w:r>
              <w:rPr>
                <w:noProof/>
                <w:sz w:val="0"/>
                <w:szCs w:val="0"/>
              </w:rPr>
              <w:drawing>
                <wp:inline distT="0" distB="0" distL="0" distR="0" wp14:anchorId="1CABE1A1" wp14:editId="08FB91B8">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vesselsCharacteristicsUnit</w:t>
            </w:r>
            <w:proofErr w:type="spellEnd"/>
            <w:r>
              <w:t xml:space="preserve"> : </w:t>
            </w:r>
            <w:proofErr w:type="spellStart"/>
            <w:r>
              <w:t>vesselsCharacteristicsUnit</w:t>
            </w:r>
            <w:proofErr w:type="spellEnd"/>
            <w:r>
              <w:t xml:space="preserve">  Public</w:t>
            </w:r>
          </w:p>
          <w:p w14:paraId="000E0241" w14:textId="77777777" w:rsidR="00562F87" w:rsidRDefault="00A42A00">
            <w:pPr>
              <w:pStyle w:val="TableTextNormal"/>
              <w:ind w:left="540"/>
            </w:pPr>
            <w:r>
              <w:rPr>
                <w:rStyle w:val="TableFieldLabel"/>
              </w:rPr>
              <w:lastRenderedPageBreak/>
              <w:t>Alias:</w:t>
            </w:r>
            <w:r>
              <w:t xml:space="preserve">  VSLUNT</w:t>
            </w:r>
          </w:p>
          <w:p w14:paraId="34791F67" w14:textId="77777777" w:rsidR="00562F87" w:rsidRDefault="00A42A00">
            <w:pPr>
              <w:pStyle w:val="TableTextNormal"/>
              <w:tabs>
                <w:tab w:val="left" w:pos="1440"/>
              </w:tabs>
              <w:jc w:val="right"/>
            </w:pPr>
            <w:r>
              <w:rPr>
                <w:rStyle w:val="TableFieldLabel"/>
              </w:rPr>
              <w:t>[ Stereotype is «S100_Enum». Is static True. Containment is Not Specified. ]</w:t>
            </w:r>
          </w:p>
          <w:p w14:paraId="25B67735" w14:textId="77777777" w:rsidR="00562F87" w:rsidRDefault="00562F87">
            <w:pPr>
              <w:pStyle w:val="TableTextNormal"/>
              <w:tabs>
                <w:tab w:val="left" w:pos="720"/>
              </w:tabs>
            </w:pPr>
          </w:p>
        </w:tc>
      </w:tr>
    </w:tbl>
    <w:p w14:paraId="1DB453E2" w14:textId="77777777" w:rsidR="00562F87" w:rsidRDefault="00562F87">
      <w:pPr>
        <w:pStyle w:val="Notes"/>
      </w:pPr>
    </w:p>
    <w:p w14:paraId="2A02C804" w14:textId="77777777" w:rsidR="00562F87" w:rsidRDefault="00A42A00">
      <w:pPr>
        <w:pStyle w:val="Notes"/>
      </w:pPr>
      <w:r>
        <w:t xml:space="preserve">  </w:t>
      </w:r>
      <w:bookmarkEnd w:id="183"/>
    </w:p>
    <w:p w14:paraId="47BFFCCC" w14:textId="77777777" w:rsidR="00562F87" w:rsidRDefault="00562F87">
      <w:pPr>
        <w:pStyle w:val="Notes"/>
      </w:pPr>
    </w:p>
    <w:p w14:paraId="2B51F28E" w14:textId="77777777" w:rsidR="00562F87" w:rsidRDefault="00A42A00">
      <w:pPr>
        <w:pStyle w:val="Heading3"/>
      </w:pPr>
      <w:bookmarkStart w:id="185" w:name="BKM_0DF53267_1950_490A_AE1B_D0017A2CCE96"/>
      <w:bookmarkStart w:id="186" w:name="_Toc25000155"/>
      <w:proofErr w:type="spellStart"/>
      <w:r>
        <w:t>actionOrActivity</w:t>
      </w:r>
      <w:bookmarkEnd w:id="186"/>
      <w:proofErr w:type="spellEnd"/>
    </w:p>
    <w:p w14:paraId="01D30044" w14:textId="77777777" w:rsidR="00562F87" w:rsidRDefault="00A42A00">
      <w:pPr>
        <w:pStyle w:val="Notes"/>
      </w:pPr>
      <w:r>
        <w:rPr>
          <w:rStyle w:val="Italics"/>
        </w:rPr>
        <w:t>Class «S100_Codelist» in package 'S-127 Domain Model'</w:t>
      </w:r>
    </w:p>
    <w:p w14:paraId="16BDD98B" w14:textId="77777777" w:rsidR="00562F87" w:rsidRDefault="00562F87">
      <w:pPr>
        <w:pStyle w:val="Notes"/>
        <w:tabs>
          <w:tab w:val="left" w:pos="720"/>
        </w:tabs>
      </w:pPr>
    </w:p>
    <w:p w14:paraId="0C4F5CC1" w14:textId="77777777" w:rsidR="00562F87" w:rsidRDefault="00A42A00">
      <w:pPr>
        <w:pStyle w:val="Notes"/>
      </w:pPr>
      <w:r>
        <w:t>The action or activity of a vessel</w:t>
      </w:r>
    </w:p>
    <w:p w14:paraId="5BA60585" w14:textId="77777777" w:rsidR="00562F87" w:rsidRDefault="00562F87">
      <w:pPr>
        <w:pStyle w:val="Notes"/>
      </w:pPr>
    </w:p>
    <w:p w14:paraId="0B2E9C02" w14:textId="77777777" w:rsidR="00562F87" w:rsidRDefault="00A42A00">
      <w:pPr>
        <w:pStyle w:val="Properties"/>
      </w:pPr>
      <w:proofErr w:type="spellStart"/>
      <w:r>
        <w:t>actionOrActivity</w:t>
      </w:r>
      <w:proofErr w:type="spellEnd"/>
      <w:r>
        <w:t xml:space="preserve"> </w:t>
      </w:r>
    </w:p>
    <w:p w14:paraId="1623A04B" w14:textId="77777777" w:rsidR="00562F87" w:rsidRDefault="00A42A00">
      <w:pPr>
        <w:pStyle w:val="Properties"/>
      </w:pPr>
      <w:r>
        <w:t>Version 1.0  Phase 1.0  Proposed</w:t>
      </w:r>
    </w:p>
    <w:p w14:paraId="6FC90D1F" w14:textId="77777777" w:rsidR="00562F87" w:rsidRDefault="00A42A00">
      <w:pPr>
        <w:pStyle w:val="Properties"/>
      </w:pPr>
      <w:proofErr w:type="spellStart"/>
      <w:r>
        <w:t>raphaelm</w:t>
      </w:r>
      <w:proofErr w:type="spellEnd"/>
      <w:r>
        <w:t xml:space="preserve"> created on 01-Jan-2018.  Last modified 20-Aug-2018</w:t>
      </w:r>
    </w:p>
    <w:p w14:paraId="0F096117" w14:textId="77777777" w:rsidR="00562F87" w:rsidRDefault="00A42A00">
      <w:pPr>
        <w:pStyle w:val="Properties"/>
      </w:pPr>
      <w:r>
        <w:t>Alias ACTION</w:t>
      </w:r>
    </w:p>
    <w:p w14:paraId="75DE688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339D6F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05CCD38" w14:textId="77777777" w:rsidR="00562F87" w:rsidRDefault="00A42A00">
            <w:pPr>
              <w:pStyle w:val="TableHeadingLight"/>
            </w:pPr>
            <w:r>
              <w:t>ATTRIBUTES</w:t>
            </w:r>
          </w:p>
        </w:tc>
      </w:tr>
      <w:tr w:rsidR="00562F87" w14:paraId="4C31551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F820FD" w14:textId="77777777" w:rsidR="00562F87" w:rsidRDefault="00562F87">
            <w:pPr>
              <w:pStyle w:val="TableTextNormal"/>
            </w:pPr>
          </w:p>
          <w:p w14:paraId="66165549" w14:textId="77777777" w:rsidR="00562F87" w:rsidRDefault="00A42A00">
            <w:pPr>
              <w:pStyle w:val="TableTextNormal"/>
            </w:pPr>
            <w:r>
              <w:rPr>
                <w:noProof/>
                <w:sz w:val="0"/>
                <w:szCs w:val="0"/>
              </w:rPr>
              <w:drawing>
                <wp:inline distT="0" distB="0" distL="0" distR="0" wp14:anchorId="3611E41C" wp14:editId="6768DCB6">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navigating with a pilot :   Public  = 1</w:t>
            </w:r>
          </w:p>
          <w:p w14:paraId="01D2C763" w14:textId="77777777" w:rsidR="00562F87" w:rsidRDefault="00562F87">
            <w:pPr>
              <w:pStyle w:val="TableTextNormal"/>
              <w:tabs>
                <w:tab w:val="left" w:pos="540"/>
              </w:tabs>
            </w:pPr>
          </w:p>
          <w:p w14:paraId="0E37C9BB" w14:textId="77777777" w:rsidR="00562F87" w:rsidRDefault="00A42A00">
            <w:pPr>
              <w:pStyle w:val="TableTextNormal"/>
            </w:pPr>
            <w:r>
              <w:t>Carrying a qualified pilot as part of the vessel navigation team.</w:t>
            </w:r>
          </w:p>
          <w:p w14:paraId="0D42B739" w14:textId="77777777" w:rsidR="00562F87" w:rsidRDefault="00A42A00">
            <w:pPr>
              <w:pStyle w:val="TableTextNormal"/>
              <w:tabs>
                <w:tab w:val="left" w:pos="1440"/>
              </w:tabs>
              <w:jc w:val="right"/>
            </w:pPr>
            <w:r>
              <w:rPr>
                <w:rStyle w:val="TableFieldLabel"/>
              </w:rPr>
              <w:t>[ Is static True. Containment is Not Specified. ]</w:t>
            </w:r>
          </w:p>
          <w:p w14:paraId="537BB73C" w14:textId="77777777" w:rsidR="00562F87" w:rsidRDefault="00562F87">
            <w:pPr>
              <w:pStyle w:val="TableTextNormal"/>
              <w:tabs>
                <w:tab w:val="left" w:pos="720"/>
              </w:tabs>
            </w:pPr>
          </w:p>
        </w:tc>
      </w:tr>
      <w:tr w:rsidR="00562F87" w14:paraId="6C046C1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9AE49F" w14:textId="77777777" w:rsidR="00562F87" w:rsidRDefault="00562F87">
            <w:pPr>
              <w:pStyle w:val="TableTextNormal"/>
            </w:pPr>
          </w:p>
          <w:p w14:paraId="20416C40" w14:textId="77777777" w:rsidR="00562F87" w:rsidRDefault="00A42A00">
            <w:pPr>
              <w:pStyle w:val="TableTextNormal"/>
            </w:pPr>
            <w:r>
              <w:rPr>
                <w:noProof/>
                <w:sz w:val="0"/>
                <w:szCs w:val="0"/>
              </w:rPr>
              <w:drawing>
                <wp:inline distT="0" distB="0" distL="0" distR="0" wp14:anchorId="3CE82A74" wp14:editId="31B1730B">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entering port :   Public  = 2</w:t>
            </w:r>
          </w:p>
          <w:p w14:paraId="08E2877B" w14:textId="77777777" w:rsidR="00562F87" w:rsidRDefault="00562F87">
            <w:pPr>
              <w:pStyle w:val="TableTextNormal"/>
              <w:tabs>
                <w:tab w:val="left" w:pos="540"/>
              </w:tabs>
            </w:pPr>
          </w:p>
          <w:p w14:paraId="75741DF2" w14:textId="77777777" w:rsidR="00562F87" w:rsidRDefault="00A42A00">
            <w:pPr>
              <w:pStyle w:val="TableTextNormal"/>
            </w:pPr>
            <w:r>
              <w:t>navigating a vessel into a port</w:t>
            </w:r>
          </w:p>
          <w:p w14:paraId="02ADC9D3" w14:textId="77777777" w:rsidR="00562F87" w:rsidRDefault="00A42A00">
            <w:pPr>
              <w:pStyle w:val="TableTextNormal"/>
              <w:tabs>
                <w:tab w:val="left" w:pos="1440"/>
              </w:tabs>
              <w:jc w:val="right"/>
            </w:pPr>
            <w:r>
              <w:rPr>
                <w:rStyle w:val="TableFieldLabel"/>
              </w:rPr>
              <w:t>[ Is static True. Containment is Not Specified. ]</w:t>
            </w:r>
          </w:p>
          <w:p w14:paraId="60244F55" w14:textId="77777777" w:rsidR="00562F87" w:rsidRDefault="00562F87">
            <w:pPr>
              <w:pStyle w:val="TableTextNormal"/>
              <w:tabs>
                <w:tab w:val="left" w:pos="720"/>
              </w:tabs>
            </w:pPr>
          </w:p>
        </w:tc>
      </w:tr>
      <w:tr w:rsidR="00562F87" w14:paraId="7D6CC8B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B4652A" w14:textId="77777777" w:rsidR="00562F87" w:rsidRDefault="00562F87">
            <w:pPr>
              <w:pStyle w:val="TableTextNormal"/>
            </w:pPr>
          </w:p>
          <w:p w14:paraId="23999A75" w14:textId="77777777" w:rsidR="00562F87" w:rsidRDefault="00A42A00">
            <w:pPr>
              <w:pStyle w:val="TableTextNormal"/>
            </w:pPr>
            <w:r>
              <w:rPr>
                <w:noProof/>
                <w:sz w:val="0"/>
                <w:szCs w:val="0"/>
              </w:rPr>
              <w:drawing>
                <wp:inline distT="0" distB="0" distL="0" distR="0" wp14:anchorId="7F972ABC" wp14:editId="654F61E9">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leaving port :   Public  = 3</w:t>
            </w:r>
          </w:p>
          <w:p w14:paraId="56C735B3" w14:textId="77777777" w:rsidR="00562F87" w:rsidRDefault="00562F87">
            <w:pPr>
              <w:pStyle w:val="TableTextNormal"/>
              <w:tabs>
                <w:tab w:val="left" w:pos="540"/>
              </w:tabs>
            </w:pPr>
          </w:p>
          <w:p w14:paraId="3363E60A" w14:textId="77777777" w:rsidR="00562F87" w:rsidRDefault="00A42A00">
            <w:pPr>
              <w:pStyle w:val="TableTextNormal"/>
            </w:pPr>
            <w:r>
              <w:t>Navigating a vessel out of a port.</w:t>
            </w:r>
          </w:p>
          <w:p w14:paraId="1A7CCCE0" w14:textId="77777777" w:rsidR="00562F87" w:rsidRDefault="00A42A00">
            <w:pPr>
              <w:pStyle w:val="TableTextNormal"/>
              <w:tabs>
                <w:tab w:val="left" w:pos="1440"/>
              </w:tabs>
              <w:jc w:val="right"/>
            </w:pPr>
            <w:r>
              <w:rPr>
                <w:rStyle w:val="TableFieldLabel"/>
              </w:rPr>
              <w:t>[ Is static True. Containment is Not Specified. ]</w:t>
            </w:r>
          </w:p>
          <w:p w14:paraId="40CC6C8A" w14:textId="77777777" w:rsidR="00562F87" w:rsidRDefault="00562F87">
            <w:pPr>
              <w:pStyle w:val="TableTextNormal"/>
              <w:tabs>
                <w:tab w:val="left" w:pos="720"/>
              </w:tabs>
            </w:pPr>
          </w:p>
        </w:tc>
      </w:tr>
      <w:tr w:rsidR="00562F87" w14:paraId="5317E8E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5C10FB" w14:textId="77777777" w:rsidR="00562F87" w:rsidRDefault="00562F87">
            <w:pPr>
              <w:pStyle w:val="TableTextNormal"/>
            </w:pPr>
          </w:p>
          <w:p w14:paraId="54044F90" w14:textId="77777777" w:rsidR="00562F87" w:rsidRDefault="00A42A00">
            <w:pPr>
              <w:pStyle w:val="TableTextNormal"/>
            </w:pPr>
            <w:r>
              <w:rPr>
                <w:noProof/>
                <w:sz w:val="0"/>
                <w:szCs w:val="0"/>
              </w:rPr>
              <w:drawing>
                <wp:inline distT="0" distB="0" distL="0" distR="0" wp14:anchorId="316C0BFA" wp14:editId="1914319E">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berthing :   Public  = 4</w:t>
            </w:r>
          </w:p>
          <w:p w14:paraId="446D341C" w14:textId="77777777" w:rsidR="00562F87" w:rsidRDefault="00562F87">
            <w:pPr>
              <w:pStyle w:val="TableTextNormal"/>
              <w:tabs>
                <w:tab w:val="left" w:pos="540"/>
              </w:tabs>
            </w:pPr>
          </w:p>
          <w:p w14:paraId="2C74E61F" w14:textId="77777777" w:rsidR="00562F87" w:rsidRDefault="00A42A00">
            <w:pPr>
              <w:pStyle w:val="TableTextNormal"/>
            </w:pPr>
            <w:r>
              <w:t>Attaching a vessel to a wharf or jetty.</w:t>
            </w:r>
          </w:p>
          <w:p w14:paraId="1BAD05D6" w14:textId="77777777" w:rsidR="00562F87" w:rsidRDefault="00A42A00">
            <w:pPr>
              <w:pStyle w:val="TableTextNormal"/>
              <w:tabs>
                <w:tab w:val="left" w:pos="1440"/>
              </w:tabs>
              <w:jc w:val="right"/>
            </w:pPr>
            <w:r>
              <w:rPr>
                <w:rStyle w:val="TableFieldLabel"/>
              </w:rPr>
              <w:t>[ Is static True. Containment is Not Specified. ]</w:t>
            </w:r>
          </w:p>
          <w:p w14:paraId="57C59CA9" w14:textId="77777777" w:rsidR="00562F87" w:rsidRDefault="00562F87">
            <w:pPr>
              <w:pStyle w:val="TableTextNormal"/>
              <w:tabs>
                <w:tab w:val="left" w:pos="720"/>
              </w:tabs>
            </w:pPr>
          </w:p>
        </w:tc>
      </w:tr>
      <w:tr w:rsidR="00562F87" w14:paraId="0C07007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4E6970" w14:textId="77777777" w:rsidR="00562F87" w:rsidRDefault="00562F87">
            <w:pPr>
              <w:pStyle w:val="TableTextNormal"/>
            </w:pPr>
          </w:p>
          <w:p w14:paraId="762FDC21" w14:textId="77777777" w:rsidR="00562F87" w:rsidRDefault="00A42A00">
            <w:pPr>
              <w:pStyle w:val="TableTextNormal"/>
            </w:pPr>
            <w:r>
              <w:rPr>
                <w:noProof/>
                <w:sz w:val="0"/>
                <w:szCs w:val="0"/>
              </w:rPr>
              <w:drawing>
                <wp:inline distT="0" distB="0" distL="0" distR="0" wp14:anchorId="36C02BED" wp14:editId="0561FF6A">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slipping :   Public  = 5</w:t>
            </w:r>
          </w:p>
          <w:p w14:paraId="251CD427" w14:textId="77777777" w:rsidR="00562F87" w:rsidRDefault="00562F87">
            <w:pPr>
              <w:pStyle w:val="TableTextNormal"/>
              <w:tabs>
                <w:tab w:val="left" w:pos="540"/>
              </w:tabs>
            </w:pPr>
          </w:p>
          <w:p w14:paraId="5E03A0E0" w14:textId="77777777" w:rsidR="00562F87" w:rsidRDefault="00A42A00">
            <w:pPr>
              <w:pStyle w:val="TableTextNormal"/>
            </w:pPr>
            <w:r>
              <w:t>Detaching a vessel from a wharf or jetty.</w:t>
            </w:r>
          </w:p>
          <w:p w14:paraId="4C3FA0DE" w14:textId="77777777" w:rsidR="00562F87" w:rsidRDefault="00A42A00">
            <w:pPr>
              <w:pStyle w:val="TableTextNormal"/>
              <w:tabs>
                <w:tab w:val="left" w:pos="1440"/>
              </w:tabs>
              <w:jc w:val="right"/>
            </w:pPr>
            <w:r>
              <w:rPr>
                <w:rStyle w:val="TableFieldLabel"/>
              </w:rPr>
              <w:t>[ Is static True. Containment is Not Specified. ]</w:t>
            </w:r>
          </w:p>
          <w:p w14:paraId="400B4947" w14:textId="77777777" w:rsidR="00562F87" w:rsidRDefault="00562F87">
            <w:pPr>
              <w:pStyle w:val="TableTextNormal"/>
              <w:tabs>
                <w:tab w:val="left" w:pos="720"/>
              </w:tabs>
            </w:pPr>
          </w:p>
        </w:tc>
      </w:tr>
      <w:tr w:rsidR="00562F87" w14:paraId="1F199FB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A97647" w14:textId="77777777" w:rsidR="00562F87" w:rsidRDefault="00562F87">
            <w:pPr>
              <w:pStyle w:val="TableTextNormal"/>
            </w:pPr>
          </w:p>
          <w:p w14:paraId="172B393E" w14:textId="77777777" w:rsidR="00562F87" w:rsidRDefault="00A42A00">
            <w:pPr>
              <w:pStyle w:val="TableTextNormal"/>
            </w:pPr>
            <w:r>
              <w:rPr>
                <w:noProof/>
                <w:sz w:val="0"/>
                <w:szCs w:val="0"/>
              </w:rPr>
              <w:drawing>
                <wp:inline distT="0" distB="0" distL="0" distR="0" wp14:anchorId="1B903098" wp14:editId="05A4FBB5">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anchoring :   Public  = 6</w:t>
            </w:r>
          </w:p>
          <w:p w14:paraId="703FC2E2" w14:textId="77777777" w:rsidR="00562F87" w:rsidRDefault="00562F87">
            <w:pPr>
              <w:pStyle w:val="TableTextNormal"/>
              <w:tabs>
                <w:tab w:val="left" w:pos="540"/>
              </w:tabs>
            </w:pPr>
          </w:p>
          <w:p w14:paraId="59243D41" w14:textId="77777777" w:rsidR="00562F87" w:rsidRDefault="00A42A00">
            <w:pPr>
              <w:pStyle w:val="TableTextNormal"/>
            </w:pPr>
            <w:r>
              <w:t>Attaching a vessel to the seabed by means of an anchor and cable.</w:t>
            </w:r>
          </w:p>
          <w:p w14:paraId="5E4EC8D8" w14:textId="77777777" w:rsidR="00562F87" w:rsidRDefault="00A42A00">
            <w:pPr>
              <w:pStyle w:val="TableTextNormal"/>
              <w:tabs>
                <w:tab w:val="left" w:pos="1440"/>
              </w:tabs>
              <w:jc w:val="right"/>
            </w:pPr>
            <w:r>
              <w:rPr>
                <w:rStyle w:val="TableFieldLabel"/>
              </w:rPr>
              <w:t>[ Is static True. Containment is Not Specified. ]</w:t>
            </w:r>
          </w:p>
          <w:p w14:paraId="0F7BE555" w14:textId="77777777" w:rsidR="00562F87" w:rsidRDefault="00562F87">
            <w:pPr>
              <w:pStyle w:val="TableTextNormal"/>
              <w:tabs>
                <w:tab w:val="left" w:pos="720"/>
              </w:tabs>
            </w:pPr>
          </w:p>
        </w:tc>
      </w:tr>
      <w:tr w:rsidR="00562F87" w14:paraId="0B430C7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10B494" w14:textId="77777777" w:rsidR="00562F87" w:rsidRDefault="00562F87">
            <w:pPr>
              <w:pStyle w:val="TableTextNormal"/>
            </w:pPr>
          </w:p>
          <w:p w14:paraId="5CEC52BA" w14:textId="77777777" w:rsidR="00562F87" w:rsidRDefault="00A42A00">
            <w:pPr>
              <w:pStyle w:val="TableTextNormal"/>
            </w:pPr>
            <w:r>
              <w:rPr>
                <w:noProof/>
                <w:sz w:val="0"/>
                <w:szCs w:val="0"/>
              </w:rPr>
              <w:drawing>
                <wp:inline distT="0" distB="0" distL="0" distR="0" wp14:anchorId="255902FB" wp14:editId="62D421CF">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weighing anchor :   Public  = 7</w:t>
            </w:r>
          </w:p>
          <w:p w14:paraId="712E95EA" w14:textId="77777777" w:rsidR="00562F87" w:rsidRDefault="00562F87">
            <w:pPr>
              <w:pStyle w:val="TableTextNormal"/>
              <w:tabs>
                <w:tab w:val="left" w:pos="540"/>
              </w:tabs>
            </w:pPr>
          </w:p>
          <w:p w14:paraId="233A24E0" w14:textId="77777777" w:rsidR="00562F87" w:rsidRDefault="00A42A00">
            <w:pPr>
              <w:pStyle w:val="TableTextNormal"/>
            </w:pPr>
            <w:r>
              <w:t>Detaching a vessel from the seabed by recovering an anchor and cable.</w:t>
            </w:r>
          </w:p>
          <w:p w14:paraId="08A56A63" w14:textId="77777777" w:rsidR="00562F87" w:rsidRDefault="00A42A00">
            <w:pPr>
              <w:pStyle w:val="TableTextNormal"/>
              <w:tabs>
                <w:tab w:val="left" w:pos="1440"/>
              </w:tabs>
              <w:jc w:val="right"/>
            </w:pPr>
            <w:r>
              <w:rPr>
                <w:rStyle w:val="TableFieldLabel"/>
              </w:rPr>
              <w:t>[ Is static True. Containment is Not Specified. ]</w:t>
            </w:r>
          </w:p>
          <w:p w14:paraId="4CEF169B" w14:textId="77777777" w:rsidR="00562F87" w:rsidRDefault="00562F87">
            <w:pPr>
              <w:pStyle w:val="TableTextNormal"/>
              <w:tabs>
                <w:tab w:val="left" w:pos="720"/>
              </w:tabs>
            </w:pPr>
          </w:p>
        </w:tc>
      </w:tr>
      <w:tr w:rsidR="00562F87" w14:paraId="59630E5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41974F" w14:textId="77777777" w:rsidR="00562F87" w:rsidRDefault="00562F87">
            <w:pPr>
              <w:pStyle w:val="TableTextNormal"/>
            </w:pPr>
          </w:p>
          <w:p w14:paraId="3D566B05" w14:textId="77777777" w:rsidR="00562F87" w:rsidRDefault="00A42A00">
            <w:pPr>
              <w:pStyle w:val="TableTextNormal"/>
            </w:pPr>
            <w:r>
              <w:rPr>
                <w:noProof/>
                <w:sz w:val="0"/>
                <w:szCs w:val="0"/>
              </w:rPr>
              <w:drawing>
                <wp:inline distT="0" distB="0" distL="0" distR="0" wp14:anchorId="7F21FF1A" wp14:editId="564480C7">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transiting :   Public  = 8</w:t>
            </w:r>
          </w:p>
          <w:p w14:paraId="375476EF" w14:textId="77777777" w:rsidR="00562F87" w:rsidRDefault="00562F87">
            <w:pPr>
              <w:pStyle w:val="TableTextNormal"/>
              <w:tabs>
                <w:tab w:val="left" w:pos="540"/>
              </w:tabs>
            </w:pPr>
          </w:p>
          <w:p w14:paraId="3E6379AE" w14:textId="77777777" w:rsidR="00562F87" w:rsidRDefault="00A42A00">
            <w:pPr>
              <w:pStyle w:val="TableTextNormal"/>
            </w:pPr>
            <w:r>
              <w:t>Navigating a vessel along a route or through a narrow gap, such as under a bridge or through a lock.</w:t>
            </w:r>
          </w:p>
          <w:p w14:paraId="093FCD4C" w14:textId="77777777" w:rsidR="00562F87" w:rsidRDefault="00A42A00">
            <w:pPr>
              <w:pStyle w:val="TableTextNormal"/>
              <w:tabs>
                <w:tab w:val="left" w:pos="1440"/>
              </w:tabs>
              <w:jc w:val="right"/>
            </w:pPr>
            <w:r>
              <w:rPr>
                <w:rStyle w:val="TableFieldLabel"/>
              </w:rPr>
              <w:t>[ Is static True. Containment is Not Specified. ]</w:t>
            </w:r>
          </w:p>
          <w:p w14:paraId="6FB3A237" w14:textId="77777777" w:rsidR="00562F87" w:rsidRDefault="00562F87">
            <w:pPr>
              <w:pStyle w:val="TableTextNormal"/>
              <w:tabs>
                <w:tab w:val="left" w:pos="720"/>
              </w:tabs>
            </w:pPr>
          </w:p>
        </w:tc>
      </w:tr>
      <w:tr w:rsidR="00562F87" w14:paraId="79022D5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B05B0" w14:textId="77777777" w:rsidR="00562F87" w:rsidRDefault="00562F87">
            <w:pPr>
              <w:pStyle w:val="TableTextNormal"/>
            </w:pPr>
          </w:p>
          <w:p w14:paraId="35860D1A" w14:textId="77777777" w:rsidR="00562F87" w:rsidRDefault="00A42A00">
            <w:pPr>
              <w:pStyle w:val="TableTextNormal"/>
            </w:pPr>
            <w:r>
              <w:rPr>
                <w:noProof/>
                <w:sz w:val="0"/>
                <w:szCs w:val="0"/>
              </w:rPr>
              <w:drawing>
                <wp:inline distT="0" distB="0" distL="0" distR="0" wp14:anchorId="1D0D47B5" wp14:editId="2184B66F">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overtaking :   Public  = 9</w:t>
            </w:r>
          </w:p>
          <w:p w14:paraId="72B161F4" w14:textId="77777777" w:rsidR="00562F87" w:rsidRDefault="00562F87">
            <w:pPr>
              <w:pStyle w:val="TableTextNormal"/>
              <w:tabs>
                <w:tab w:val="left" w:pos="540"/>
              </w:tabs>
            </w:pPr>
          </w:p>
          <w:p w14:paraId="1A07C0BC" w14:textId="77777777" w:rsidR="00562F87" w:rsidRDefault="00A42A00">
            <w:pPr>
              <w:pStyle w:val="TableTextNormal"/>
            </w:pPr>
            <w:r>
              <w:t>Navigating a vessel past another traveling broadly in the same direction.</w:t>
            </w:r>
          </w:p>
          <w:p w14:paraId="36799FC6" w14:textId="77777777" w:rsidR="00562F87" w:rsidRDefault="00A42A00">
            <w:pPr>
              <w:pStyle w:val="TableTextNormal"/>
              <w:tabs>
                <w:tab w:val="left" w:pos="1440"/>
              </w:tabs>
              <w:jc w:val="right"/>
            </w:pPr>
            <w:r>
              <w:rPr>
                <w:rStyle w:val="TableFieldLabel"/>
              </w:rPr>
              <w:t>[ Is static True. Containment is Not Specified. ]</w:t>
            </w:r>
          </w:p>
          <w:p w14:paraId="72F34099" w14:textId="77777777" w:rsidR="00562F87" w:rsidRDefault="00562F87">
            <w:pPr>
              <w:pStyle w:val="TableTextNormal"/>
              <w:tabs>
                <w:tab w:val="left" w:pos="720"/>
              </w:tabs>
            </w:pPr>
          </w:p>
        </w:tc>
      </w:tr>
      <w:tr w:rsidR="00562F87" w14:paraId="09DBEB7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920A8A" w14:textId="77777777" w:rsidR="00562F87" w:rsidRDefault="00562F87">
            <w:pPr>
              <w:pStyle w:val="TableTextNormal"/>
            </w:pPr>
          </w:p>
          <w:p w14:paraId="74AB494A" w14:textId="77777777" w:rsidR="00562F87" w:rsidRDefault="00A42A00">
            <w:pPr>
              <w:pStyle w:val="TableTextNormal"/>
            </w:pPr>
            <w:r>
              <w:rPr>
                <w:noProof/>
                <w:sz w:val="0"/>
                <w:szCs w:val="0"/>
              </w:rPr>
              <w:drawing>
                <wp:inline distT="0" distB="0" distL="0" distR="0" wp14:anchorId="7B578554" wp14:editId="67A2F2E1">
                  <wp:extent cx="114300" cy="1143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reporting :   Public  = 10</w:t>
            </w:r>
          </w:p>
          <w:p w14:paraId="6A279112" w14:textId="77777777" w:rsidR="00562F87" w:rsidRDefault="00562F87">
            <w:pPr>
              <w:pStyle w:val="TableTextNormal"/>
              <w:tabs>
                <w:tab w:val="left" w:pos="540"/>
              </w:tabs>
            </w:pPr>
          </w:p>
          <w:p w14:paraId="0AF53CAE" w14:textId="77777777" w:rsidR="00562F87" w:rsidRDefault="00A42A00">
            <w:pPr>
              <w:pStyle w:val="TableTextNormal"/>
            </w:pPr>
            <w:r>
              <w:t>Providing details such as the name, location or intentions of a vessel</w:t>
            </w:r>
          </w:p>
          <w:p w14:paraId="7D258A37" w14:textId="77777777" w:rsidR="00562F87" w:rsidRDefault="00A42A00">
            <w:pPr>
              <w:pStyle w:val="TableTextNormal"/>
              <w:tabs>
                <w:tab w:val="left" w:pos="1440"/>
              </w:tabs>
              <w:jc w:val="right"/>
            </w:pPr>
            <w:r>
              <w:rPr>
                <w:rStyle w:val="TableFieldLabel"/>
              </w:rPr>
              <w:t>[ Is static True. Containment is Not Specified. ]</w:t>
            </w:r>
          </w:p>
          <w:p w14:paraId="24346A3A" w14:textId="77777777" w:rsidR="00562F87" w:rsidRDefault="00562F87">
            <w:pPr>
              <w:pStyle w:val="TableTextNormal"/>
              <w:tabs>
                <w:tab w:val="left" w:pos="720"/>
              </w:tabs>
            </w:pPr>
          </w:p>
        </w:tc>
      </w:tr>
      <w:tr w:rsidR="00562F87" w14:paraId="1129DFD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E611FF" w14:textId="77777777" w:rsidR="00562F87" w:rsidRDefault="00562F87">
            <w:pPr>
              <w:pStyle w:val="TableTextNormal"/>
            </w:pPr>
          </w:p>
          <w:p w14:paraId="194D3995" w14:textId="77777777" w:rsidR="00562F87" w:rsidRDefault="00A42A00">
            <w:pPr>
              <w:pStyle w:val="TableTextNormal"/>
            </w:pPr>
            <w:r>
              <w:rPr>
                <w:noProof/>
                <w:sz w:val="0"/>
                <w:szCs w:val="0"/>
              </w:rPr>
              <w:drawing>
                <wp:inline distT="0" distB="0" distL="0" distR="0" wp14:anchorId="714C9C3E" wp14:editId="2312F60E">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working cargo :   Public  = 11</w:t>
            </w:r>
          </w:p>
          <w:p w14:paraId="42A6C9B8" w14:textId="77777777" w:rsidR="00562F87" w:rsidRDefault="00562F87">
            <w:pPr>
              <w:pStyle w:val="TableTextNormal"/>
              <w:tabs>
                <w:tab w:val="left" w:pos="540"/>
              </w:tabs>
            </w:pPr>
          </w:p>
          <w:p w14:paraId="1395615A" w14:textId="77777777" w:rsidR="00562F87" w:rsidRDefault="00A42A00">
            <w:pPr>
              <w:pStyle w:val="TableTextNormal"/>
            </w:pPr>
            <w:r>
              <w:t>Loading or unloading cargo</w:t>
            </w:r>
          </w:p>
          <w:p w14:paraId="64C47470" w14:textId="77777777" w:rsidR="00562F87" w:rsidRDefault="00A42A00">
            <w:pPr>
              <w:pStyle w:val="TableTextNormal"/>
              <w:tabs>
                <w:tab w:val="left" w:pos="1440"/>
              </w:tabs>
              <w:jc w:val="right"/>
            </w:pPr>
            <w:r>
              <w:rPr>
                <w:rStyle w:val="TableFieldLabel"/>
              </w:rPr>
              <w:t>[ Is static True. Containment is Not Specified. ]</w:t>
            </w:r>
          </w:p>
          <w:p w14:paraId="5FB3D61C" w14:textId="77777777" w:rsidR="00562F87" w:rsidRDefault="00562F87">
            <w:pPr>
              <w:pStyle w:val="TableTextNormal"/>
              <w:tabs>
                <w:tab w:val="left" w:pos="720"/>
              </w:tabs>
            </w:pPr>
          </w:p>
        </w:tc>
      </w:tr>
      <w:tr w:rsidR="00562F87" w14:paraId="77063D4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7C2122" w14:textId="77777777" w:rsidR="00562F87" w:rsidRDefault="00562F87">
            <w:pPr>
              <w:pStyle w:val="TableTextNormal"/>
            </w:pPr>
          </w:p>
          <w:p w14:paraId="4B0FBE69" w14:textId="77777777" w:rsidR="00562F87" w:rsidRDefault="00A42A00">
            <w:pPr>
              <w:pStyle w:val="TableTextNormal"/>
            </w:pPr>
            <w:r>
              <w:rPr>
                <w:noProof/>
                <w:sz w:val="0"/>
                <w:szCs w:val="0"/>
              </w:rPr>
              <w:drawing>
                <wp:inline distT="0" distB="0" distL="0" distR="0" wp14:anchorId="2976308F" wp14:editId="36319DA4">
                  <wp:extent cx="114300"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landing :   Public  = 12</w:t>
            </w:r>
          </w:p>
          <w:p w14:paraId="3608B0AA" w14:textId="77777777" w:rsidR="00562F87" w:rsidRDefault="00562F87">
            <w:pPr>
              <w:pStyle w:val="TableTextNormal"/>
              <w:tabs>
                <w:tab w:val="left" w:pos="540"/>
              </w:tabs>
            </w:pPr>
          </w:p>
          <w:p w14:paraId="066E4087" w14:textId="77777777" w:rsidR="00562F87" w:rsidRDefault="00A42A00">
            <w:pPr>
              <w:pStyle w:val="TableTextNormal"/>
            </w:pPr>
            <w:r>
              <w:t>Placing crew or passengers on shore.</w:t>
            </w:r>
          </w:p>
          <w:p w14:paraId="4EAE3B8E" w14:textId="77777777" w:rsidR="00562F87" w:rsidRDefault="00A42A00">
            <w:pPr>
              <w:pStyle w:val="TableTextNormal"/>
              <w:tabs>
                <w:tab w:val="left" w:pos="1440"/>
              </w:tabs>
              <w:jc w:val="right"/>
            </w:pPr>
            <w:r>
              <w:rPr>
                <w:rStyle w:val="TableFieldLabel"/>
              </w:rPr>
              <w:t>[ Is static True. Containment is Not Specified. ]</w:t>
            </w:r>
          </w:p>
          <w:p w14:paraId="0D2F9F7D" w14:textId="77777777" w:rsidR="00562F87" w:rsidRDefault="00562F87">
            <w:pPr>
              <w:pStyle w:val="TableTextNormal"/>
              <w:tabs>
                <w:tab w:val="left" w:pos="720"/>
              </w:tabs>
            </w:pPr>
          </w:p>
        </w:tc>
      </w:tr>
      <w:tr w:rsidR="00562F87" w14:paraId="7C0B248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698F7B" w14:textId="77777777" w:rsidR="00562F87" w:rsidRDefault="00562F87">
            <w:pPr>
              <w:pStyle w:val="TableTextNormal"/>
            </w:pPr>
          </w:p>
          <w:p w14:paraId="7DB22EA2" w14:textId="77777777" w:rsidR="00562F87" w:rsidRDefault="00A42A00">
            <w:pPr>
              <w:pStyle w:val="TableTextNormal"/>
            </w:pPr>
            <w:r>
              <w:rPr>
                <w:noProof/>
                <w:sz w:val="0"/>
                <w:szCs w:val="0"/>
              </w:rPr>
              <w:drawing>
                <wp:inline distT="0" distB="0" distL="0" distR="0" wp14:anchorId="28795F31" wp14:editId="5345A0A2">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diving :   Public  = 13</w:t>
            </w:r>
          </w:p>
          <w:p w14:paraId="37B3EB99" w14:textId="77777777" w:rsidR="00562F87" w:rsidRDefault="00562F87">
            <w:pPr>
              <w:pStyle w:val="TableTextNormal"/>
              <w:tabs>
                <w:tab w:val="left" w:pos="540"/>
              </w:tabs>
            </w:pPr>
          </w:p>
          <w:p w14:paraId="0C62120B" w14:textId="77777777" w:rsidR="00562F87" w:rsidRDefault="00A42A00">
            <w:pPr>
              <w:pStyle w:val="TableTextNormal"/>
            </w:pPr>
            <w:r>
              <w:t>Placing a swimmer with an air supply below the sea surface.</w:t>
            </w:r>
          </w:p>
          <w:p w14:paraId="295AF216" w14:textId="77777777" w:rsidR="00562F87" w:rsidRDefault="00A42A00">
            <w:pPr>
              <w:pStyle w:val="TableTextNormal"/>
              <w:tabs>
                <w:tab w:val="left" w:pos="1440"/>
              </w:tabs>
              <w:jc w:val="right"/>
            </w:pPr>
            <w:r>
              <w:rPr>
                <w:rStyle w:val="TableFieldLabel"/>
              </w:rPr>
              <w:t>[ Is static True. Containment is Not Specified. ]</w:t>
            </w:r>
          </w:p>
          <w:p w14:paraId="2105F16A" w14:textId="77777777" w:rsidR="00562F87" w:rsidRDefault="00562F87">
            <w:pPr>
              <w:pStyle w:val="TableTextNormal"/>
              <w:tabs>
                <w:tab w:val="left" w:pos="720"/>
              </w:tabs>
            </w:pPr>
          </w:p>
        </w:tc>
      </w:tr>
      <w:tr w:rsidR="00562F87" w14:paraId="4155425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864C81" w14:textId="77777777" w:rsidR="00562F87" w:rsidRDefault="00562F87">
            <w:pPr>
              <w:pStyle w:val="TableTextNormal"/>
            </w:pPr>
          </w:p>
          <w:p w14:paraId="0531C084" w14:textId="77777777" w:rsidR="00562F87" w:rsidRDefault="00A42A00">
            <w:pPr>
              <w:pStyle w:val="TableTextNormal"/>
            </w:pPr>
            <w:r>
              <w:rPr>
                <w:noProof/>
                <w:sz w:val="0"/>
                <w:szCs w:val="0"/>
              </w:rPr>
              <w:drawing>
                <wp:inline distT="0" distB="0" distL="0" distR="0" wp14:anchorId="31304BC8" wp14:editId="24D804D6">
                  <wp:extent cx="114300" cy="1143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fishing :   Public  = 14</w:t>
            </w:r>
          </w:p>
          <w:p w14:paraId="60B33EA6" w14:textId="77777777" w:rsidR="00562F87" w:rsidRDefault="00562F87">
            <w:pPr>
              <w:pStyle w:val="TableTextNormal"/>
              <w:tabs>
                <w:tab w:val="left" w:pos="540"/>
              </w:tabs>
            </w:pPr>
          </w:p>
          <w:p w14:paraId="57775712" w14:textId="77777777" w:rsidR="00562F87" w:rsidRDefault="00A42A00">
            <w:pPr>
              <w:pStyle w:val="TableTextNormal"/>
            </w:pPr>
            <w:r>
              <w:t>Hunting or catching fish.</w:t>
            </w:r>
          </w:p>
          <w:p w14:paraId="1854358B" w14:textId="77777777" w:rsidR="00562F87" w:rsidRDefault="00A42A00">
            <w:pPr>
              <w:pStyle w:val="TableTextNormal"/>
              <w:tabs>
                <w:tab w:val="left" w:pos="1440"/>
              </w:tabs>
              <w:jc w:val="right"/>
            </w:pPr>
            <w:r>
              <w:rPr>
                <w:rStyle w:val="TableFieldLabel"/>
              </w:rPr>
              <w:t>[ Is static True. Containment is Not Specified. ]</w:t>
            </w:r>
          </w:p>
          <w:p w14:paraId="7196CD77" w14:textId="77777777" w:rsidR="00562F87" w:rsidRDefault="00562F87">
            <w:pPr>
              <w:pStyle w:val="TableTextNormal"/>
              <w:tabs>
                <w:tab w:val="left" w:pos="720"/>
              </w:tabs>
            </w:pPr>
          </w:p>
        </w:tc>
      </w:tr>
      <w:tr w:rsidR="00562F87" w14:paraId="597F9C2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DFFEF7" w14:textId="77777777" w:rsidR="00562F87" w:rsidRDefault="00562F87">
            <w:pPr>
              <w:pStyle w:val="TableTextNormal"/>
            </w:pPr>
          </w:p>
          <w:p w14:paraId="72453C5E" w14:textId="77777777" w:rsidR="00562F87" w:rsidRDefault="00A42A00">
            <w:pPr>
              <w:pStyle w:val="TableTextNormal"/>
            </w:pPr>
            <w:r>
              <w:rPr>
                <w:noProof/>
                <w:sz w:val="0"/>
                <w:szCs w:val="0"/>
              </w:rPr>
              <w:drawing>
                <wp:inline distT="0" distB="0" distL="0" distR="0" wp14:anchorId="0E3E3CAB" wp14:editId="04AA2512">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discharging overboard :   Public  = 15</w:t>
            </w:r>
          </w:p>
          <w:p w14:paraId="6529DF0D" w14:textId="77777777" w:rsidR="00562F87" w:rsidRDefault="00562F87">
            <w:pPr>
              <w:pStyle w:val="TableTextNormal"/>
              <w:tabs>
                <w:tab w:val="left" w:pos="540"/>
              </w:tabs>
            </w:pPr>
          </w:p>
          <w:p w14:paraId="125EEE23" w14:textId="77777777" w:rsidR="00562F87" w:rsidRDefault="00A42A00">
            <w:pPr>
              <w:pStyle w:val="TableTextNormal"/>
            </w:pPr>
            <w:r>
              <w:t>Releasing anything into the sea; often ballast water; or spoil from dredging elsewhere.</w:t>
            </w:r>
          </w:p>
          <w:p w14:paraId="5EE26438" w14:textId="77777777" w:rsidR="00562F87" w:rsidRDefault="00A42A00">
            <w:pPr>
              <w:pStyle w:val="TableTextNormal"/>
              <w:tabs>
                <w:tab w:val="left" w:pos="1440"/>
              </w:tabs>
              <w:jc w:val="right"/>
            </w:pPr>
            <w:r>
              <w:rPr>
                <w:rStyle w:val="TableFieldLabel"/>
              </w:rPr>
              <w:t>[ Is static True. Containment is Not Specified. ]</w:t>
            </w:r>
          </w:p>
          <w:p w14:paraId="2E2B9854" w14:textId="77777777" w:rsidR="00562F87" w:rsidRDefault="00562F87">
            <w:pPr>
              <w:pStyle w:val="TableTextNormal"/>
              <w:tabs>
                <w:tab w:val="left" w:pos="720"/>
              </w:tabs>
            </w:pPr>
          </w:p>
        </w:tc>
      </w:tr>
      <w:tr w:rsidR="00562F87" w14:paraId="0BE1F76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95F1D0" w14:textId="77777777" w:rsidR="00562F87" w:rsidRDefault="00562F87">
            <w:pPr>
              <w:pStyle w:val="TableTextNormal"/>
            </w:pPr>
          </w:p>
          <w:p w14:paraId="066A7F26" w14:textId="77777777" w:rsidR="00562F87" w:rsidRDefault="00A42A00">
            <w:pPr>
              <w:pStyle w:val="TableTextNormal"/>
            </w:pPr>
            <w:r>
              <w:rPr>
                <w:noProof/>
                <w:sz w:val="0"/>
                <w:szCs w:val="0"/>
              </w:rPr>
              <w:drawing>
                <wp:inline distT="0" distB="0" distL="0" distR="0" wp14:anchorId="0E5CD8D1" wp14:editId="1AF68306">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passing :   Public  = 16</w:t>
            </w:r>
          </w:p>
          <w:p w14:paraId="3E9C8C54" w14:textId="77777777" w:rsidR="00562F87" w:rsidRDefault="00562F87">
            <w:pPr>
              <w:pStyle w:val="TableTextNormal"/>
              <w:tabs>
                <w:tab w:val="left" w:pos="540"/>
              </w:tabs>
            </w:pPr>
          </w:p>
          <w:p w14:paraId="16C03CD9" w14:textId="77777777" w:rsidR="00562F87" w:rsidRDefault="00A42A00">
            <w:pPr>
              <w:pStyle w:val="TableTextNormal"/>
            </w:pPr>
            <w:r>
              <w:t>Navigating a vessel past another traveling broadly in the opposite direction.</w:t>
            </w:r>
          </w:p>
          <w:p w14:paraId="67EB0B80" w14:textId="77777777" w:rsidR="00562F87" w:rsidRDefault="00A42A00">
            <w:pPr>
              <w:pStyle w:val="TableTextNormal"/>
              <w:tabs>
                <w:tab w:val="left" w:pos="1440"/>
              </w:tabs>
              <w:jc w:val="right"/>
            </w:pPr>
            <w:r>
              <w:rPr>
                <w:rStyle w:val="TableFieldLabel"/>
              </w:rPr>
              <w:t>[ Is static True. Containment is Not Specified. ]</w:t>
            </w:r>
          </w:p>
          <w:p w14:paraId="3F250FF5" w14:textId="77777777" w:rsidR="00562F87" w:rsidRDefault="00562F87">
            <w:pPr>
              <w:pStyle w:val="TableTextNormal"/>
              <w:tabs>
                <w:tab w:val="left" w:pos="720"/>
              </w:tabs>
            </w:pPr>
          </w:p>
        </w:tc>
      </w:tr>
    </w:tbl>
    <w:p w14:paraId="76DD1C9B" w14:textId="77777777" w:rsidR="00562F87" w:rsidRDefault="00562F87">
      <w:pPr>
        <w:pStyle w:val="Notes"/>
      </w:pPr>
    </w:p>
    <w:p w14:paraId="1B9F5F9F" w14:textId="77777777" w:rsidR="00562F87" w:rsidRDefault="00A42A00">
      <w:pPr>
        <w:pStyle w:val="Notes"/>
      </w:pPr>
      <w:r>
        <w:t xml:space="preserve">  </w:t>
      </w:r>
      <w:bookmarkEnd w:id="185"/>
    </w:p>
    <w:p w14:paraId="4C240D3C" w14:textId="77777777" w:rsidR="00562F87" w:rsidRDefault="00562F87">
      <w:pPr>
        <w:pStyle w:val="Notes"/>
      </w:pPr>
    </w:p>
    <w:p w14:paraId="1E1C92A9" w14:textId="77777777" w:rsidR="00562F87" w:rsidRDefault="00A42A00">
      <w:pPr>
        <w:pStyle w:val="Heading3"/>
      </w:pPr>
      <w:bookmarkStart w:id="187" w:name="BKM_7FA83445_939A_4FF1_8BF4_D06657AC1CB9"/>
      <w:bookmarkStart w:id="188" w:name="_Toc25000156"/>
      <w:proofErr w:type="spellStart"/>
      <w:r>
        <w:t>categoryOfRxN</w:t>
      </w:r>
      <w:bookmarkEnd w:id="188"/>
      <w:proofErr w:type="spellEnd"/>
    </w:p>
    <w:p w14:paraId="49332B65" w14:textId="77777777" w:rsidR="00562F87" w:rsidRDefault="00A42A00">
      <w:pPr>
        <w:pStyle w:val="Notes"/>
      </w:pPr>
      <w:r>
        <w:rPr>
          <w:rStyle w:val="Italics"/>
        </w:rPr>
        <w:t>Class «S100_Codelist» in package 'S-127 Domain Model'</w:t>
      </w:r>
    </w:p>
    <w:p w14:paraId="4B149EE7" w14:textId="77777777" w:rsidR="00562F87" w:rsidRDefault="00562F87">
      <w:pPr>
        <w:pStyle w:val="Notes"/>
        <w:tabs>
          <w:tab w:val="left" w:pos="720"/>
        </w:tabs>
      </w:pPr>
    </w:p>
    <w:p w14:paraId="7120DC41" w14:textId="77777777" w:rsidR="00562F87" w:rsidRDefault="00A42A00">
      <w:pPr>
        <w:pStyle w:val="Notes"/>
      </w:pPr>
      <w:r>
        <w:t>The principal subject matter of regulations, restrictions, recommendations or nautical information</w:t>
      </w:r>
    </w:p>
    <w:p w14:paraId="14AEAFBD" w14:textId="77777777" w:rsidR="00562F87" w:rsidRDefault="00562F87">
      <w:pPr>
        <w:pStyle w:val="Notes"/>
      </w:pPr>
    </w:p>
    <w:p w14:paraId="0C989E89" w14:textId="77777777" w:rsidR="00562F87" w:rsidRDefault="00A42A00">
      <w:pPr>
        <w:pStyle w:val="Properties"/>
      </w:pPr>
      <w:proofErr w:type="spellStart"/>
      <w:r>
        <w:t>categoryOfRxN</w:t>
      </w:r>
      <w:proofErr w:type="spellEnd"/>
      <w:r>
        <w:t xml:space="preserve"> </w:t>
      </w:r>
    </w:p>
    <w:p w14:paraId="56069C13" w14:textId="77777777" w:rsidR="00562F87" w:rsidRDefault="00A42A00">
      <w:pPr>
        <w:pStyle w:val="Properties"/>
      </w:pPr>
      <w:r>
        <w:t>Version 1.0  Phase 1.0  Proposed</w:t>
      </w:r>
    </w:p>
    <w:p w14:paraId="569E687B" w14:textId="77777777" w:rsidR="00562F87" w:rsidRDefault="00A42A00">
      <w:pPr>
        <w:pStyle w:val="Properties"/>
      </w:pPr>
      <w:proofErr w:type="spellStart"/>
      <w:r>
        <w:t>raphaelm</w:t>
      </w:r>
      <w:proofErr w:type="spellEnd"/>
      <w:r>
        <w:t xml:space="preserve"> created on 01-Jan-2018.  Last modified 20-Aug-2018</w:t>
      </w:r>
    </w:p>
    <w:p w14:paraId="161B1FE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CA43FA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9A2FBD7" w14:textId="77777777" w:rsidR="00562F87" w:rsidRDefault="00A42A00">
            <w:pPr>
              <w:pStyle w:val="TableHeadingLight"/>
            </w:pPr>
            <w:r>
              <w:t>ATTRIBUTES</w:t>
            </w:r>
          </w:p>
        </w:tc>
      </w:tr>
      <w:tr w:rsidR="00562F87" w14:paraId="0170CD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2B77C8" w14:textId="77777777" w:rsidR="00562F87" w:rsidRDefault="00562F87">
            <w:pPr>
              <w:pStyle w:val="TableTextNormal"/>
            </w:pPr>
          </w:p>
          <w:p w14:paraId="429F2CD1" w14:textId="77777777" w:rsidR="00562F87" w:rsidRDefault="00A42A00">
            <w:pPr>
              <w:pStyle w:val="TableTextNormal"/>
            </w:pPr>
            <w:r>
              <w:rPr>
                <w:noProof/>
                <w:sz w:val="0"/>
                <w:szCs w:val="0"/>
              </w:rPr>
              <w:drawing>
                <wp:inline distT="0" distB="0" distL="0" distR="0" wp14:anchorId="7E0D4063" wp14:editId="5D6C138B">
                  <wp:extent cx="114300" cy="114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navigation :   Public  = 1</w:t>
            </w:r>
          </w:p>
          <w:p w14:paraId="6F871CD3" w14:textId="77777777" w:rsidR="00562F87" w:rsidRDefault="00562F87">
            <w:pPr>
              <w:pStyle w:val="TableTextNormal"/>
              <w:tabs>
                <w:tab w:val="left" w:pos="540"/>
              </w:tabs>
            </w:pPr>
          </w:p>
          <w:p w14:paraId="2D69AEC2" w14:textId="77777777" w:rsidR="00562F87" w:rsidRDefault="00A42A00">
            <w:pPr>
              <w:pStyle w:val="TableTextNormal"/>
            </w:pPr>
            <w:r>
              <w:t>Pertaining to navigation</w:t>
            </w:r>
          </w:p>
          <w:p w14:paraId="4A6215BA" w14:textId="77777777" w:rsidR="00562F87" w:rsidRDefault="00A42A00">
            <w:pPr>
              <w:pStyle w:val="TableTextNormal"/>
              <w:tabs>
                <w:tab w:val="left" w:pos="1440"/>
              </w:tabs>
              <w:jc w:val="right"/>
            </w:pPr>
            <w:r>
              <w:rPr>
                <w:rStyle w:val="TableFieldLabel"/>
              </w:rPr>
              <w:lastRenderedPageBreak/>
              <w:t>[ Is static True. Containment is Not Specified. ]</w:t>
            </w:r>
          </w:p>
          <w:p w14:paraId="2FE864D3" w14:textId="77777777" w:rsidR="00562F87" w:rsidRDefault="00562F87">
            <w:pPr>
              <w:pStyle w:val="TableTextNormal"/>
              <w:tabs>
                <w:tab w:val="left" w:pos="720"/>
              </w:tabs>
            </w:pPr>
          </w:p>
        </w:tc>
      </w:tr>
      <w:tr w:rsidR="00562F87" w14:paraId="7186B5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958D1E" w14:textId="77777777" w:rsidR="00562F87" w:rsidRDefault="00562F87">
            <w:pPr>
              <w:pStyle w:val="TableTextNormal"/>
            </w:pPr>
          </w:p>
          <w:p w14:paraId="075393D7" w14:textId="77777777" w:rsidR="00562F87" w:rsidRDefault="00A42A00">
            <w:pPr>
              <w:pStyle w:val="TableTextNormal"/>
            </w:pPr>
            <w:r>
              <w:rPr>
                <w:noProof/>
                <w:sz w:val="0"/>
                <w:szCs w:val="0"/>
              </w:rPr>
              <w:drawing>
                <wp:inline distT="0" distB="0" distL="0" distR="0" wp14:anchorId="1636A5D2" wp14:editId="49843976">
                  <wp:extent cx="114300" cy="114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communication :   Public  = 2</w:t>
            </w:r>
          </w:p>
          <w:p w14:paraId="2C5B592D" w14:textId="77777777" w:rsidR="00562F87" w:rsidRDefault="00562F87">
            <w:pPr>
              <w:pStyle w:val="TableTextNormal"/>
              <w:tabs>
                <w:tab w:val="left" w:pos="540"/>
              </w:tabs>
            </w:pPr>
          </w:p>
          <w:p w14:paraId="4778E46C" w14:textId="77777777" w:rsidR="00562F87" w:rsidRDefault="00A42A00">
            <w:pPr>
              <w:pStyle w:val="TableTextNormal"/>
            </w:pPr>
            <w:r>
              <w:t>Pertaining to communications</w:t>
            </w:r>
          </w:p>
          <w:p w14:paraId="03DFCB3F" w14:textId="77777777" w:rsidR="00562F87" w:rsidRDefault="00A42A00">
            <w:pPr>
              <w:pStyle w:val="TableTextNormal"/>
              <w:tabs>
                <w:tab w:val="left" w:pos="1440"/>
              </w:tabs>
              <w:jc w:val="right"/>
            </w:pPr>
            <w:r>
              <w:rPr>
                <w:rStyle w:val="TableFieldLabel"/>
              </w:rPr>
              <w:t>[ Is static True. Containment is Not Specified. ]</w:t>
            </w:r>
          </w:p>
          <w:p w14:paraId="3B84D25B" w14:textId="77777777" w:rsidR="00562F87" w:rsidRDefault="00562F87">
            <w:pPr>
              <w:pStyle w:val="TableTextNormal"/>
              <w:tabs>
                <w:tab w:val="left" w:pos="720"/>
              </w:tabs>
            </w:pPr>
          </w:p>
        </w:tc>
      </w:tr>
      <w:tr w:rsidR="00562F87" w14:paraId="4135FB9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F9D4B6" w14:textId="77777777" w:rsidR="00562F87" w:rsidRDefault="00562F87">
            <w:pPr>
              <w:pStyle w:val="TableTextNormal"/>
            </w:pPr>
          </w:p>
          <w:p w14:paraId="2662368A" w14:textId="77777777" w:rsidR="00562F87" w:rsidRDefault="00A42A00">
            <w:pPr>
              <w:pStyle w:val="TableTextNormal"/>
            </w:pPr>
            <w:r>
              <w:rPr>
                <w:noProof/>
                <w:sz w:val="0"/>
                <w:szCs w:val="0"/>
              </w:rPr>
              <w:drawing>
                <wp:inline distT="0" distB="0" distL="0" distR="0" wp14:anchorId="709D4B57" wp14:editId="5D6042E3">
                  <wp:extent cx="114300" cy="1143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environmental protection :   Public  = 3</w:t>
            </w:r>
          </w:p>
          <w:p w14:paraId="20D31F9B" w14:textId="77777777" w:rsidR="00562F87" w:rsidRDefault="00562F87">
            <w:pPr>
              <w:pStyle w:val="TableTextNormal"/>
              <w:tabs>
                <w:tab w:val="left" w:pos="540"/>
              </w:tabs>
            </w:pPr>
          </w:p>
          <w:p w14:paraId="5E703E1F" w14:textId="77777777" w:rsidR="00562F87" w:rsidRDefault="00A42A00">
            <w:pPr>
              <w:pStyle w:val="TableTextNormal"/>
            </w:pPr>
            <w:r>
              <w:t xml:space="preserve">Pertaining to environmental protection </w:t>
            </w:r>
          </w:p>
          <w:p w14:paraId="130C09AD" w14:textId="77777777" w:rsidR="00562F87" w:rsidRDefault="00A42A00">
            <w:pPr>
              <w:pStyle w:val="TableTextNormal"/>
              <w:tabs>
                <w:tab w:val="left" w:pos="1440"/>
              </w:tabs>
              <w:jc w:val="right"/>
            </w:pPr>
            <w:r>
              <w:rPr>
                <w:rStyle w:val="TableFieldLabel"/>
              </w:rPr>
              <w:t>[ Is static True. Containment is Not Specified. ]</w:t>
            </w:r>
          </w:p>
          <w:p w14:paraId="4FDBE03A" w14:textId="77777777" w:rsidR="00562F87" w:rsidRDefault="00562F87">
            <w:pPr>
              <w:pStyle w:val="TableTextNormal"/>
              <w:tabs>
                <w:tab w:val="left" w:pos="720"/>
              </w:tabs>
            </w:pPr>
          </w:p>
        </w:tc>
      </w:tr>
      <w:tr w:rsidR="00562F87" w14:paraId="7F04DB3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02C17A" w14:textId="77777777" w:rsidR="00562F87" w:rsidRDefault="00562F87">
            <w:pPr>
              <w:pStyle w:val="TableTextNormal"/>
            </w:pPr>
          </w:p>
          <w:p w14:paraId="37C5406F" w14:textId="77777777" w:rsidR="00562F87" w:rsidRDefault="00A42A00">
            <w:pPr>
              <w:pStyle w:val="TableTextNormal"/>
            </w:pPr>
            <w:r>
              <w:rPr>
                <w:noProof/>
                <w:sz w:val="0"/>
                <w:szCs w:val="0"/>
              </w:rPr>
              <w:drawing>
                <wp:inline distT="0" distB="0" distL="0" distR="0" wp14:anchorId="50F2E916" wp14:editId="11E4DD0B">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wildlife protection :   Public  = 4</w:t>
            </w:r>
          </w:p>
          <w:p w14:paraId="2545B75F" w14:textId="77777777" w:rsidR="00562F87" w:rsidRDefault="00562F87">
            <w:pPr>
              <w:pStyle w:val="TableTextNormal"/>
              <w:tabs>
                <w:tab w:val="left" w:pos="540"/>
              </w:tabs>
            </w:pPr>
          </w:p>
          <w:p w14:paraId="7E987134" w14:textId="77777777" w:rsidR="00562F87" w:rsidRDefault="00A42A00">
            <w:pPr>
              <w:pStyle w:val="TableTextNormal"/>
            </w:pPr>
            <w:r>
              <w:t>Pertaining to wildlife protection</w:t>
            </w:r>
          </w:p>
          <w:p w14:paraId="393BD2D9" w14:textId="77777777" w:rsidR="00562F87" w:rsidRDefault="00A42A00">
            <w:pPr>
              <w:pStyle w:val="TableTextNormal"/>
              <w:tabs>
                <w:tab w:val="left" w:pos="1440"/>
              </w:tabs>
              <w:jc w:val="right"/>
            </w:pPr>
            <w:r>
              <w:rPr>
                <w:rStyle w:val="TableFieldLabel"/>
              </w:rPr>
              <w:t>[ Is static True. Containment is Not Specified. ]</w:t>
            </w:r>
          </w:p>
          <w:p w14:paraId="4714AB85" w14:textId="77777777" w:rsidR="00562F87" w:rsidRDefault="00562F87">
            <w:pPr>
              <w:pStyle w:val="TableTextNormal"/>
              <w:tabs>
                <w:tab w:val="left" w:pos="720"/>
              </w:tabs>
            </w:pPr>
          </w:p>
        </w:tc>
      </w:tr>
      <w:tr w:rsidR="00562F87" w14:paraId="6689E94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5BAFC3" w14:textId="77777777" w:rsidR="00562F87" w:rsidRDefault="00562F87">
            <w:pPr>
              <w:pStyle w:val="TableTextNormal"/>
            </w:pPr>
          </w:p>
          <w:p w14:paraId="7072CEBD" w14:textId="77777777" w:rsidR="00562F87" w:rsidRDefault="00A42A00">
            <w:pPr>
              <w:pStyle w:val="TableTextNormal"/>
            </w:pPr>
            <w:r>
              <w:rPr>
                <w:noProof/>
                <w:sz w:val="0"/>
                <w:szCs w:val="0"/>
              </w:rPr>
              <w:drawing>
                <wp:inline distT="0" distB="0" distL="0" distR="0" wp14:anchorId="14009FA1" wp14:editId="76F8928A">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security :   Public  = 5</w:t>
            </w:r>
          </w:p>
          <w:p w14:paraId="7F720F15" w14:textId="77777777" w:rsidR="00562F87" w:rsidRDefault="00562F87">
            <w:pPr>
              <w:pStyle w:val="TableTextNormal"/>
              <w:tabs>
                <w:tab w:val="left" w:pos="540"/>
              </w:tabs>
            </w:pPr>
          </w:p>
          <w:p w14:paraId="55B9A485" w14:textId="77777777" w:rsidR="00562F87" w:rsidRDefault="00A42A00">
            <w:pPr>
              <w:pStyle w:val="TableTextNormal"/>
            </w:pPr>
            <w:r>
              <w:t xml:space="preserve">Pertaining to security </w:t>
            </w:r>
          </w:p>
          <w:p w14:paraId="4DE960F3" w14:textId="77777777" w:rsidR="00562F87" w:rsidRDefault="00A42A00">
            <w:pPr>
              <w:pStyle w:val="TableTextNormal"/>
              <w:tabs>
                <w:tab w:val="left" w:pos="1440"/>
              </w:tabs>
              <w:jc w:val="right"/>
            </w:pPr>
            <w:r>
              <w:rPr>
                <w:rStyle w:val="TableFieldLabel"/>
              </w:rPr>
              <w:t>[ Is static True. Containment is Not Specified. ]</w:t>
            </w:r>
          </w:p>
          <w:p w14:paraId="0D3933EE" w14:textId="77777777" w:rsidR="00562F87" w:rsidRDefault="00562F87">
            <w:pPr>
              <w:pStyle w:val="TableTextNormal"/>
              <w:tabs>
                <w:tab w:val="left" w:pos="720"/>
              </w:tabs>
            </w:pPr>
          </w:p>
        </w:tc>
      </w:tr>
      <w:tr w:rsidR="00562F87" w14:paraId="3A7332A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3C7555C" w14:textId="77777777" w:rsidR="00562F87" w:rsidRDefault="00562F87">
            <w:pPr>
              <w:pStyle w:val="TableTextNormal"/>
            </w:pPr>
          </w:p>
          <w:p w14:paraId="21227AF9" w14:textId="77777777" w:rsidR="00562F87" w:rsidRDefault="00A42A00">
            <w:pPr>
              <w:pStyle w:val="TableTextNormal"/>
            </w:pPr>
            <w:r>
              <w:rPr>
                <w:noProof/>
                <w:sz w:val="0"/>
                <w:szCs w:val="0"/>
              </w:rPr>
              <w:drawing>
                <wp:inline distT="0" distB="0" distL="0" distR="0" wp14:anchorId="391ABB09" wp14:editId="51860855">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customs :   Public  = 6</w:t>
            </w:r>
          </w:p>
          <w:p w14:paraId="42D4600C" w14:textId="77777777" w:rsidR="00562F87" w:rsidRDefault="00562F87">
            <w:pPr>
              <w:pStyle w:val="TableTextNormal"/>
              <w:tabs>
                <w:tab w:val="left" w:pos="540"/>
              </w:tabs>
            </w:pPr>
          </w:p>
          <w:p w14:paraId="68759209" w14:textId="77777777" w:rsidR="00562F87" w:rsidRDefault="00A42A00">
            <w:pPr>
              <w:pStyle w:val="TableTextNormal"/>
            </w:pPr>
            <w:r>
              <w:t>Pertaining to customs</w:t>
            </w:r>
          </w:p>
          <w:p w14:paraId="01704FC5" w14:textId="77777777" w:rsidR="00562F87" w:rsidRDefault="00A42A00">
            <w:pPr>
              <w:pStyle w:val="TableTextNormal"/>
              <w:tabs>
                <w:tab w:val="left" w:pos="1440"/>
              </w:tabs>
              <w:jc w:val="right"/>
            </w:pPr>
            <w:r>
              <w:rPr>
                <w:rStyle w:val="TableFieldLabel"/>
              </w:rPr>
              <w:t>[ Is static True. Containment is Not Specified. ]</w:t>
            </w:r>
          </w:p>
          <w:p w14:paraId="4CB0ECA4" w14:textId="77777777" w:rsidR="00562F87" w:rsidRDefault="00562F87">
            <w:pPr>
              <w:pStyle w:val="TableTextNormal"/>
              <w:tabs>
                <w:tab w:val="left" w:pos="720"/>
              </w:tabs>
            </w:pPr>
          </w:p>
        </w:tc>
      </w:tr>
      <w:tr w:rsidR="00562F87" w14:paraId="2E3A5CB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6A5B19" w14:textId="77777777" w:rsidR="00562F87" w:rsidRDefault="00562F87">
            <w:pPr>
              <w:pStyle w:val="TableTextNormal"/>
            </w:pPr>
          </w:p>
          <w:p w14:paraId="3B35BDA7" w14:textId="77777777" w:rsidR="00562F87" w:rsidRDefault="00A42A00">
            <w:pPr>
              <w:pStyle w:val="TableTextNormal"/>
            </w:pPr>
            <w:r>
              <w:rPr>
                <w:noProof/>
                <w:sz w:val="0"/>
                <w:szCs w:val="0"/>
              </w:rPr>
              <w:drawing>
                <wp:inline distT="0" distB="0" distL="0" distR="0" wp14:anchorId="1DFA8A56" wp14:editId="2F99B679">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cargo operation :   Public  = 7</w:t>
            </w:r>
          </w:p>
          <w:p w14:paraId="17B974FB" w14:textId="77777777" w:rsidR="00562F87" w:rsidRDefault="00562F87">
            <w:pPr>
              <w:pStyle w:val="TableTextNormal"/>
              <w:tabs>
                <w:tab w:val="left" w:pos="540"/>
              </w:tabs>
            </w:pPr>
          </w:p>
          <w:p w14:paraId="40C97555" w14:textId="77777777" w:rsidR="00562F87" w:rsidRDefault="00A42A00">
            <w:pPr>
              <w:pStyle w:val="TableTextNormal"/>
            </w:pPr>
            <w:r>
              <w:t>Pertaining to cargo operations</w:t>
            </w:r>
          </w:p>
          <w:p w14:paraId="0BA727E8" w14:textId="77777777" w:rsidR="00562F87" w:rsidRDefault="00A42A00">
            <w:pPr>
              <w:pStyle w:val="TableTextNormal"/>
              <w:tabs>
                <w:tab w:val="left" w:pos="1440"/>
              </w:tabs>
              <w:jc w:val="right"/>
            </w:pPr>
            <w:r>
              <w:rPr>
                <w:rStyle w:val="TableFieldLabel"/>
              </w:rPr>
              <w:t>[ Is static True. Containment is Not Specified. ]</w:t>
            </w:r>
          </w:p>
          <w:p w14:paraId="26B2A395" w14:textId="77777777" w:rsidR="00562F87" w:rsidRDefault="00562F87">
            <w:pPr>
              <w:pStyle w:val="TableTextNormal"/>
              <w:tabs>
                <w:tab w:val="left" w:pos="720"/>
              </w:tabs>
            </w:pPr>
          </w:p>
        </w:tc>
      </w:tr>
      <w:tr w:rsidR="00562F87" w14:paraId="1D26B03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041DFF" w14:textId="77777777" w:rsidR="00562F87" w:rsidRDefault="00562F87">
            <w:pPr>
              <w:pStyle w:val="TableTextNormal"/>
            </w:pPr>
          </w:p>
          <w:p w14:paraId="08FF6BA0" w14:textId="77777777" w:rsidR="00562F87" w:rsidRDefault="00A42A00">
            <w:pPr>
              <w:pStyle w:val="TableTextNormal"/>
            </w:pPr>
            <w:r>
              <w:rPr>
                <w:noProof/>
                <w:sz w:val="0"/>
                <w:szCs w:val="0"/>
              </w:rPr>
              <w:drawing>
                <wp:inline distT="0" distB="0" distL="0" distR="0" wp14:anchorId="36FA0065" wp14:editId="2FEE04A0">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refuge :   Public  = 8</w:t>
            </w:r>
          </w:p>
          <w:p w14:paraId="49D07E24" w14:textId="77777777" w:rsidR="00562F87" w:rsidRDefault="00562F87">
            <w:pPr>
              <w:pStyle w:val="TableTextNormal"/>
              <w:tabs>
                <w:tab w:val="left" w:pos="540"/>
              </w:tabs>
            </w:pPr>
          </w:p>
          <w:p w14:paraId="5E83FA93" w14:textId="77777777" w:rsidR="00562F87" w:rsidRDefault="00A42A00">
            <w:pPr>
              <w:pStyle w:val="TableTextNormal"/>
            </w:pPr>
            <w:r>
              <w:t>Pertaining to a place of safety or refuge</w:t>
            </w:r>
          </w:p>
          <w:p w14:paraId="0830CEE5" w14:textId="77777777" w:rsidR="00562F87" w:rsidRDefault="00A42A00">
            <w:pPr>
              <w:pStyle w:val="TableTextNormal"/>
              <w:tabs>
                <w:tab w:val="left" w:pos="1440"/>
              </w:tabs>
              <w:jc w:val="right"/>
            </w:pPr>
            <w:r>
              <w:rPr>
                <w:rStyle w:val="TableFieldLabel"/>
              </w:rPr>
              <w:t>[ Is static True. Containment is Not Specified. ]</w:t>
            </w:r>
          </w:p>
          <w:p w14:paraId="537DD379" w14:textId="77777777" w:rsidR="00562F87" w:rsidRDefault="00562F87">
            <w:pPr>
              <w:pStyle w:val="TableTextNormal"/>
              <w:tabs>
                <w:tab w:val="left" w:pos="720"/>
              </w:tabs>
            </w:pPr>
          </w:p>
        </w:tc>
      </w:tr>
      <w:tr w:rsidR="00562F87" w14:paraId="3851453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42C6A1" w14:textId="77777777" w:rsidR="00562F87" w:rsidRDefault="00562F87">
            <w:pPr>
              <w:pStyle w:val="TableTextNormal"/>
            </w:pPr>
          </w:p>
          <w:p w14:paraId="4CCB0579" w14:textId="77777777" w:rsidR="00562F87" w:rsidRDefault="00A42A00">
            <w:pPr>
              <w:pStyle w:val="TableTextNormal"/>
            </w:pPr>
            <w:r>
              <w:rPr>
                <w:noProof/>
                <w:sz w:val="0"/>
                <w:szCs w:val="0"/>
              </w:rPr>
              <w:drawing>
                <wp:inline distT="0" distB="0" distL="0" distR="0" wp14:anchorId="5934311C" wp14:editId="424CE7D9">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health :   Public  = 9</w:t>
            </w:r>
          </w:p>
          <w:p w14:paraId="239DDDE2" w14:textId="77777777" w:rsidR="00562F87" w:rsidRDefault="00562F87">
            <w:pPr>
              <w:pStyle w:val="TableTextNormal"/>
              <w:tabs>
                <w:tab w:val="left" w:pos="540"/>
              </w:tabs>
            </w:pPr>
          </w:p>
          <w:p w14:paraId="7A55E24B" w14:textId="77777777" w:rsidR="00562F87" w:rsidRDefault="00A42A00">
            <w:pPr>
              <w:pStyle w:val="TableTextNormal"/>
            </w:pPr>
            <w:r>
              <w:t>pertaining to health</w:t>
            </w:r>
          </w:p>
          <w:p w14:paraId="4BD7441E" w14:textId="77777777" w:rsidR="00562F87" w:rsidRDefault="00A42A00">
            <w:pPr>
              <w:pStyle w:val="TableTextNormal"/>
              <w:tabs>
                <w:tab w:val="left" w:pos="1440"/>
              </w:tabs>
              <w:jc w:val="right"/>
            </w:pPr>
            <w:r>
              <w:rPr>
                <w:rStyle w:val="TableFieldLabel"/>
              </w:rPr>
              <w:t>[ Is static True. Containment is Not Specified. ]</w:t>
            </w:r>
          </w:p>
          <w:p w14:paraId="1C5D09E5" w14:textId="77777777" w:rsidR="00562F87" w:rsidRDefault="00562F87">
            <w:pPr>
              <w:pStyle w:val="TableTextNormal"/>
              <w:tabs>
                <w:tab w:val="left" w:pos="720"/>
              </w:tabs>
            </w:pPr>
          </w:p>
        </w:tc>
      </w:tr>
      <w:tr w:rsidR="00562F87" w14:paraId="7D86732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DA5E6D" w14:textId="77777777" w:rsidR="00562F87" w:rsidRDefault="00562F87">
            <w:pPr>
              <w:pStyle w:val="TableTextNormal"/>
            </w:pPr>
          </w:p>
          <w:p w14:paraId="74653B95" w14:textId="77777777" w:rsidR="00562F87" w:rsidRDefault="00A42A00">
            <w:pPr>
              <w:pStyle w:val="TableTextNormal"/>
            </w:pPr>
            <w:r>
              <w:rPr>
                <w:noProof/>
                <w:sz w:val="0"/>
                <w:szCs w:val="0"/>
              </w:rPr>
              <w:drawing>
                <wp:inline distT="0" distB="0" distL="0" distR="0" wp14:anchorId="1B674028" wp14:editId="63150D94">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natural resources or exploitation :   Public  = 10</w:t>
            </w:r>
          </w:p>
          <w:p w14:paraId="6AABC7F9" w14:textId="77777777" w:rsidR="00562F87" w:rsidRDefault="00562F87">
            <w:pPr>
              <w:pStyle w:val="TableTextNormal"/>
              <w:tabs>
                <w:tab w:val="left" w:pos="540"/>
              </w:tabs>
            </w:pPr>
          </w:p>
          <w:p w14:paraId="5B239D9B" w14:textId="77777777" w:rsidR="00562F87" w:rsidRDefault="00A42A00">
            <w:pPr>
              <w:pStyle w:val="TableTextNormal"/>
            </w:pPr>
            <w:r>
              <w:t>Pertaining to natural resources or exploitation</w:t>
            </w:r>
          </w:p>
          <w:p w14:paraId="006230B5" w14:textId="77777777" w:rsidR="00562F87" w:rsidRDefault="00A42A00">
            <w:pPr>
              <w:pStyle w:val="TableTextNormal"/>
              <w:tabs>
                <w:tab w:val="left" w:pos="1440"/>
              </w:tabs>
              <w:jc w:val="right"/>
            </w:pPr>
            <w:r>
              <w:rPr>
                <w:rStyle w:val="TableFieldLabel"/>
              </w:rPr>
              <w:t>[ Is static True. Containment is Not Specified. ]</w:t>
            </w:r>
          </w:p>
          <w:p w14:paraId="51F34AB9" w14:textId="77777777" w:rsidR="00562F87" w:rsidRDefault="00562F87">
            <w:pPr>
              <w:pStyle w:val="TableTextNormal"/>
              <w:tabs>
                <w:tab w:val="left" w:pos="720"/>
              </w:tabs>
            </w:pPr>
          </w:p>
        </w:tc>
      </w:tr>
      <w:tr w:rsidR="00562F87" w14:paraId="5984F8E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FD50A7" w14:textId="77777777" w:rsidR="00562F87" w:rsidRDefault="00562F87">
            <w:pPr>
              <w:pStyle w:val="TableTextNormal"/>
            </w:pPr>
          </w:p>
          <w:p w14:paraId="760BDF45" w14:textId="77777777" w:rsidR="00562F87" w:rsidRDefault="00A42A00">
            <w:pPr>
              <w:pStyle w:val="TableTextNormal"/>
            </w:pPr>
            <w:r>
              <w:rPr>
                <w:noProof/>
                <w:sz w:val="0"/>
                <w:szCs w:val="0"/>
              </w:rPr>
              <w:drawing>
                <wp:inline distT="0" distB="0" distL="0" distR="0" wp14:anchorId="39B6D8CF" wp14:editId="36A84236">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port :   Public  = 11</w:t>
            </w:r>
          </w:p>
          <w:p w14:paraId="40815AA5" w14:textId="77777777" w:rsidR="00562F87" w:rsidRDefault="00562F87">
            <w:pPr>
              <w:pStyle w:val="TableTextNormal"/>
              <w:tabs>
                <w:tab w:val="left" w:pos="540"/>
              </w:tabs>
            </w:pPr>
          </w:p>
          <w:p w14:paraId="3D7F3A18" w14:textId="77777777" w:rsidR="00562F87" w:rsidRDefault="00A42A00">
            <w:pPr>
              <w:pStyle w:val="TableTextNormal"/>
            </w:pPr>
            <w:r>
              <w:t>Pertaining to a port</w:t>
            </w:r>
          </w:p>
          <w:p w14:paraId="54E46F81" w14:textId="77777777" w:rsidR="00562F87" w:rsidRDefault="00A42A00">
            <w:pPr>
              <w:pStyle w:val="TableTextNormal"/>
              <w:tabs>
                <w:tab w:val="left" w:pos="1440"/>
              </w:tabs>
              <w:jc w:val="right"/>
            </w:pPr>
            <w:r>
              <w:rPr>
                <w:rStyle w:val="TableFieldLabel"/>
              </w:rPr>
              <w:t>[ Is static True. Containment is Not Specified. ]</w:t>
            </w:r>
          </w:p>
          <w:p w14:paraId="5A9677F6" w14:textId="77777777" w:rsidR="00562F87" w:rsidRDefault="00562F87">
            <w:pPr>
              <w:pStyle w:val="TableTextNormal"/>
              <w:tabs>
                <w:tab w:val="left" w:pos="720"/>
              </w:tabs>
            </w:pPr>
          </w:p>
        </w:tc>
      </w:tr>
      <w:tr w:rsidR="00562F87" w14:paraId="688984E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4C816A" w14:textId="77777777" w:rsidR="00562F87" w:rsidRDefault="00562F87">
            <w:pPr>
              <w:pStyle w:val="TableTextNormal"/>
            </w:pPr>
          </w:p>
          <w:p w14:paraId="5B0DA9C1" w14:textId="77777777" w:rsidR="00562F87" w:rsidRDefault="00A42A00">
            <w:pPr>
              <w:pStyle w:val="TableTextNormal"/>
            </w:pPr>
            <w:r>
              <w:rPr>
                <w:noProof/>
                <w:sz w:val="0"/>
                <w:szCs w:val="0"/>
              </w:rPr>
              <w:drawing>
                <wp:inline distT="0" distB="0" distL="0" distR="0" wp14:anchorId="7000D041" wp14:editId="6A42481E">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finance :   Public  = 12</w:t>
            </w:r>
          </w:p>
          <w:p w14:paraId="363640AF" w14:textId="77777777" w:rsidR="00562F87" w:rsidRDefault="00562F87">
            <w:pPr>
              <w:pStyle w:val="TableTextNormal"/>
              <w:tabs>
                <w:tab w:val="left" w:pos="540"/>
              </w:tabs>
            </w:pPr>
          </w:p>
          <w:p w14:paraId="5A5C3ECF" w14:textId="77777777" w:rsidR="00562F87" w:rsidRDefault="00A42A00">
            <w:pPr>
              <w:pStyle w:val="TableTextNormal"/>
            </w:pPr>
            <w:r>
              <w:t>Pertaining to finance</w:t>
            </w:r>
          </w:p>
          <w:p w14:paraId="1FE25EBF" w14:textId="77777777" w:rsidR="00562F87" w:rsidRDefault="00A42A00">
            <w:pPr>
              <w:pStyle w:val="TableTextNormal"/>
              <w:tabs>
                <w:tab w:val="left" w:pos="1440"/>
              </w:tabs>
              <w:jc w:val="right"/>
            </w:pPr>
            <w:r>
              <w:rPr>
                <w:rStyle w:val="TableFieldLabel"/>
              </w:rPr>
              <w:t>[ Is static True. Containment is Not Specified. ]</w:t>
            </w:r>
          </w:p>
          <w:p w14:paraId="4A598D2B" w14:textId="77777777" w:rsidR="00562F87" w:rsidRDefault="00562F87">
            <w:pPr>
              <w:pStyle w:val="TableTextNormal"/>
              <w:tabs>
                <w:tab w:val="left" w:pos="720"/>
              </w:tabs>
            </w:pPr>
          </w:p>
        </w:tc>
      </w:tr>
      <w:tr w:rsidR="00562F87" w14:paraId="471759F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BCB3C2" w14:textId="77777777" w:rsidR="00562F87" w:rsidRDefault="00562F87">
            <w:pPr>
              <w:pStyle w:val="TableTextNormal"/>
            </w:pPr>
          </w:p>
          <w:p w14:paraId="284926DE" w14:textId="77777777" w:rsidR="00562F87" w:rsidRDefault="00A42A00">
            <w:pPr>
              <w:pStyle w:val="TableTextNormal"/>
            </w:pPr>
            <w:r>
              <w:rPr>
                <w:noProof/>
                <w:sz w:val="0"/>
                <w:szCs w:val="0"/>
              </w:rPr>
              <w:drawing>
                <wp:inline distT="0" distB="0" distL="0" distR="0" wp14:anchorId="0BD5A681" wp14:editId="1E616327">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agriculture :   Public  = 13</w:t>
            </w:r>
          </w:p>
          <w:p w14:paraId="1964E333" w14:textId="77777777" w:rsidR="00562F87" w:rsidRDefault="00562F87">
            <w:pPr>
              <w:pStyle w:val="TableTextNormal"/>
              <w:tabs>
                <w:tab w:val="left" w:pos="540"/>
              </w:tabs>
            </w:pPr>
          </w:p>
          <w:p w14:paraId="4E6CD91E" w14:textId="77777777" w:rsidR="00562F87" w:rsidRDefault="00A42A00">
            <w:pPr>
              <w:pStyle w:val="TableTextNormal"/>
            </w:pPr>
            <w:r>
              <w:t>Pertaining to agriculture</w:t>
            </w:r>
          </w:p>
          <w:p w14:paraId="40D23994" w14:textId="77777777" w:rsidR="00562F87" w:rsidRDefault="00A42A00">
            <w:pPr>
              <w:pStyle w:val="TableTextNormal"/>
              <w:tabs>
                <w:tab w:val="left" w:pos="1440"/>
              </w:tabs>
              <w:jc w:val="right"/>
            </w:pPr>
            <w:r>
              <w:rPr>
                <w:rStyle w:val="TableFieldLabel"/>
              </w:rPr>
              <w:t>[ Is static True. Containment is Not Specified. ]</w:t>
            </w:r>
          </w:p>
          <w:p w14:paraId="5BF7A8E6" w14:textId="77777777" w:rsidR="00562F87" w:rsidRDefault="00562F87">
            <w:pPr>
              <w:pStyle w:val="TableTextNormal"/>
              <w:tabs>
                <w:tab w:val="left" w:pos="720"/>
              </w:tabs>
            </w:pPr>
          </w:p>
        </w:tc>
      </w:tr>
    </w:tbl>
    <w:p w14:paraId="65E44854" w14:textId="77777777" w:rsidR="00562F87" w:rsidRDefault="00562F87">
      <w:pPr>
        <w:pStyle w:val="Notes"/>
      </w:pPr>
    </w:p>
    <w:p w14:paraId="01B79D4E" w14:textId="77777777" w:rsidR="00562F87" w:rsidRDefault="00A42A00">
      <w:pPr>
        <w:pStyle w:val="Notes"/>
      </w:pPr>
      <w:r>
        <w:t xml:space="preserve">  </w:t>
      </w:r>
      <w:bookmarkEnd w:id="187"/>
    </w:p>
    <w:p w14:paraId="7C1A6431" w14:textId="77777777" w:rsidR="00562F87" w:rsidRDefault="00562F87">
      <w:pPr>
        <w:pStyle w:val="Notes"/>
      </w:pPr>
    </w:p>
    <w:p w14:paraId="1B82A81D" w14:textId="77777777" w:rsidR="00562F87" w:rsidRDefault="00A42A00">
      <w:pPr>
        <w:pStyle w:val="Heading3"/>
      </w:pPr>
      <w:bookmarkStart w:id="189" w:name="BKM_7611A60D_42DF_4A32_9682_E85335730CC4"/>
      <w:bookmarkStart w:id="190" w:name="_Toc25000157"/>
      <w:proofErr w:type="spellStart"/>
      <w:r>
        <w:t>categoryOfSchedule</w:t>
      </w:r>
      <w:bookmarkEnd w:id="190"/>
      <w:proofErr w:type="spellEnd"/>
    </w:p>
    <w:p w14:paraId="7E7811C2" w14:textId="77777777" w:rsidR="00562F87" w:rsidRDefault="00A42A00">
      <w:pPr>
        <w:pStyle w:val="Notes"/>
      </w:pPr>
      <w:r>
        <w:rPr>
          <w:rStyle w:val="Italics"/>
        </w:rPr>
        <w:t>Class «S100_Codelist» in package 'S-127 Domain Model'</w:t>
      </w:r>
    </w:p>
    <w:p w14:paraId="5F4E4CA4" w14:textId="77777777" w:rsidR="00562F87" w:rsidRDefault="00562F87">
      <w:pPr>
        <w:pStyle w:val="Notes"/>
        <w:tabs>
          <w:tab w:val="left" w:pos="720"/>
        </w:tabs>
      </w:pPr>
    </w:p>
    <w:p w14:paraId="59DF1182" w14:textId="77777777" w:rsidR="00562F87" w:rsidRDefault="00A42A00">
      <w:pPr>
        <w:pStyle w:val="Notes"/>
      </w:pPr>
      <w:r>
        <w:t>Describes the type of schedule, e.g., opening, closure, etc.</w:t>
      </w:r>
    </w:p>
    <w:p w14:paraId="5DAF9193" w14:textId="77777777" w:rsidR="00562F87" w:rsidRDefault="00562F87">
      <w:pPr>
        <w:pStyle w:val="Notes"/>
      </w:pPr>
    </w:p>
    <w:p w14:paraId="33709D14" w14:textId="77777777" w:rsidR="00562F87" w:rsidRDefault="00A42A00">
      <w:pPr>
        <w:pStyle w:val="Properties"/>
      </w:pPr>
      <w:proofErr w:type="spellStart"/>
      <w:r>
        <w:t>categoryOfSchedule</w:t>
      </w:r>
      <w:proofErr w:type="spellEnd"/>
      <w:r>
        <w:t xml:space="preserve"> </w:t>
      </w:r>
    </w:p>
    <w:p w14:paraId="0246D898" w14:textId="77777777" w:rsidR="00562F87" w:rsidRDefault="00A42A00">
      <w:pPr>
        <w:pStyle w:val="Properties"/>
      </w:pPr>
      <w:r>
        <w:t>Version 1.0  Phase 1.0  Proposed</w:t>
      </w:r>
    </w:p>
    <w:p w14:paraId="72EFE7E7" w14:textId="77777777" w:rsidR="00562F87" w:rsidRDefault="00A42A00">
      <w:pPr>
        <w:pStyle w:val="Properties"/>
      </w:pPr>
      <w:proofErr w:type="spellStart"/>
      <w:r>
        <w:t>raphael.malyankar</w:t>
      </w:r>
      <w:proofErr w:type="spellEnd"/>
      <w:r>
        <w:t xml:space="preserve"> created on 01-Jan-2018.  Last modified 20-Aug-2018</w:t>
      </w:r>
    </w:p>
    <w:p w14:paraId="78A07AF5" w14:textId="77777777" w:rsidR="00562F87" w:rsidRDefault="00A42A00">
      <w:pPr>
        <w:pStyle w:val="Properties"/>
      </w:pPr>
      <w:r>
        <w:t>Alias CATSCH</w:t>
      </w:r>
    </w:p>
    <w:p w14:paraId="3F9A0B7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260311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3B64420" w14:textId="77777777" w:rsidR="00562F87" w:rsidRDefault="00A42A00">
            <w:pPr>
              <w:pStyle w:val="TableHeadingLight"/>
            </w:pPr>
            <w:r>
              <w:t>ATTRIBUTES</w:t>
            </w:r>
          </w:p>
        </w:tc>
      </w:tr>
      <w:tr w:rsidR="00562F87" w14:paraId="17F227C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47A19C" w14:textId="77777777" w:rsidR="00562F87" w:rsidRDefault="00562F87">
            <w:pPr>
              <w:pStyle w:val="TableTextNormal"/>
            </w:pPr>
          </w:p>
          <w:p w14:paraId="0A0FB33E" w14:textId="77777777" w:rsidR="00562F87" w:rsidRDefault="00A42A00">
            <w:pPr>
              <w:pStyle w:val="TableTextNormal"/>
            </w:pPr>
            <w:r>
              <w:rPr>
                <w:noProof/>
                <w:sz w:val="0"/>
                <w:szCs w:val="0"/>
              </w:rPr>
              <w:drawing>
                <wp:inline distT="0" distB="0" distL="0" distR="0" wp14:anchorId="1925A32A" wp14:editId="53F14D7C">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normal operation :   Public  = 1</w:t>
            </w:r>
          </w:p>
          <w:p w14:paraId="175C15A3" w14:textId="77777777" w:rsidR="00562F87" w:rsidRDefault="00562F87">
            <w:pPr>
              <w:pStyle w:val="TableTextNormal"/>
              <w:tabs>
                <w:tab w:val="left" w:pos="540"/>
              </w:tabs>
            </w:pPr>
          </w:p>
          <w:p w14:paraId="42B6C5F6" w14:textId="77777777" w:rsidR="00562F87" w:rsidRDefault="00A42A00">
            <w:pPr>
              <w:pStyle w:val="TableTextNormal"/>
            </w:pPr>
            <w:r>
              <w:t>The service, office, is open, fully manned, and operating normally, or the area is accessible as usual.</w:t>
            </w:r>
          </w:p>
          <w:p w14:paraId="78D54D99" w14:textId="77777777" w:rsidR="00562F87" w:rsidRDefault="00A42A00">
            <w:pPr>
              <w:pStyle w:val="TableTextNormal"/>
              <w:tabs>
                <w:tab w:val="left" w:pos="1440"/>
              </w:tabs>
              <w:jc w:val="right"/>
            </w:pPr>
            <w:r>
              <w:rPr>
                <w:rStyle w:val="TableFieldLabel"/>
              </w:rPr>
              <w:t>[ Is static True. Containment is Not Specified. ]</w:t>
            </w:r>
          </w:p>
          <w:p w14:paraId="2A0EE19E" w14:textId="77777777" w:rsidR="00562F87" w:rsidRDefault="00562F87">
            <w:pPr>
              <w:pStyle w:val="TableTextNormal"/>
              <w:tabs>
                <w:tab w:val="left" w:pos="720"/>
              </w:tabs>
            </w:pPr>
          </w:p>
        </w:tc>
      </w:tr>
      <w:tr w:rsidR="00562F87" w14:paraId="0C19EAA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EC5AFA" w14:textId="77777777" w:rsidR="00562F87" w:rsidRDefault="00562F87">
            <w:pPr>
              <w:pStyle w:val="TableTextNormal"/>
            </w:pPr>
          </w:p>
          <w:p w14:paraId="696AFB50" w14:textId="77777777" w:rsidR="00562F87" w:rsidRDefault="00A42A00">
            <w:pPr>
              <w:pStyle w:val="TableTextNormal"/>
            </w:pPr>
            <w:r>
              <w:rPr>
                <w:noProof/>
                <w:sz w:val="0"/>
                <w:szCs w:val="0"/>
              </w:rPr>
              <w:drawing>
                <wp:inline distT="0" distB="0" distL="0" distR="0" wp14:anchorId="6B3675F8" wp14:editId="2358A8D3">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closure :   Public  = 2</w:t>
            </w:r>
          </w:p>
          <w:p w14:paraId="48382BBD" w14:textId="77777777" w:rsidR="00562F87" w:rsidRDefault="00562F87">
            <w:pPr>
              <w:pStyle w:val="TableTextNormal"/>
              <w:tabs>
                <w:tab w:val="left" w:pos="540"/>
              </w:tabs>
            </w:pPr>
          </w:p>
          <w:p w14:paraId="2DF2DF48" w14:textId="77777777" w:rsidR="00562F87" w:rsidRDefault="00A42A00">
            <w:pPr>
              <w:pStyle w:val="TableTextNormal"/>
            </w:pPr>
            <w:r>
              <w:t>The service, office, or area is closed.</w:t>
            </w:r>
          </w:p>
          <w:p w14:paraId="596C9D07" w14:textId="77777777" w:rsidR="00562F87" w:rsidRDefault="00A42A00">
            <w:pPr>
              <w:pStyle w:val="TableTextNormal"/>
              <w:tabs>
                <w:tab w:val="left" w:pos="1440"/>
              </w:tabs>
              <w:jc w:val="right"/>
            </w:pPr>
            <w:r>
              <w:rPr>
                <w:rStyle w:val="TableFieldLabel"/>
              </w:rPr>
              <w:t>[ Is static True. Containment is Not Specified. ]</w:t>
            </w:r>
          </w:p>
          <w:p w14:paraId="36D10783" w14:textId="77777777" w:rsidR="00562F87" w:rsidRDefault="00562F87">
            <w:pPr>
              <w:pStyle w:val="TableTextNormal"/>
              <w:tabs>
                <w:tab w:val="left" w:pos="720"/>
              </w:tabs>
            </w:pPr>
          </w:p>
        </w:tc>
      </w:tr>
      <w:tr w:rsidR="00562F87" w14:paraId="6D570BF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4B0B9D" w14:textId="77777777" w:rsidR="00562F87" w:rsidRDefault="00562F87">
            <w:pPr>
              <w:pStyle w:val="TableTextNormal"/>
            </w:pPr>
          </w:p>
          <w:p w14:paraId="2F0959CE" w14:textId="77777777" w:rsidR="00562F87" w:rsidRDefault="00A42A00">
            <w:pPr>
              <w:pStyle w:val="TableTextNormal"/>
            </w:pPr>
            <w:r>
              <w:rPr>
                <w:noProof/>
                <w:sz w:val="0"/>
                <w:szCs w:val="0"/>
              </w:rPr>
              <w:drawing>
                <wp:inline distT="0" distB="0" distL="0" distR="0" wp14:anchorId="1B5178B4" wp14:editId="1F9040E6">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unmanned operation :   Public  = 3</w:t>
            </w:r>
          </w:p>
          <w:p w14:paraId="14C71086" w14:textId="77777777" w:rsidR="00562F87" w:rsidRDefault="00562F87">
            <w:pPr>
              <w:pStyle w:val="TableTextNormal"/>
              <w:tabs>
                <w:tab w:val="left" w:pos="540"/>
              </w:tabs>
            </w:pPr>
          </w:p>
          <w:p w14:paraId="33D1B29B" w14:textId="77777777" w:rsidR="00562F87" w:rsidRDefault="00A42A00">
            <w:pPr>
              <w:pStyle w:val="TableTextNormal"/>
            </w:pPr>
            <w:r>
              <w:t>The service is available but not manned.</w:t>
            </w:r>
          </w:p>
          <w:p w14:paraId="0EBDBA8E" w14:textId="77777777" w:rsidR="00562F87" w:rsidRDefault="00A42A00">
            <w:pPr>
              <w:pStyle w:val="TableTextNormal"/>
              <w:tabs>
                <w:tab w:val="left" w:pos="1440"/>
              </w:tabs>
              <w:jc w:val="right"/>
            </w:pPr>
            <w:r>
              <w:rPr>
                <w:rStyle w:val="TableFieldLabel"/>
              </w:rPr>
              <w:t>[ Is static True. Containment is Not Specified. ]</w:t>
            </w:r>
          </w:p>
          <w:p w14:paraId="1FAA8FB0" w14:textId="77777777" w:rsidR="00562F87" w:rsidRDefault="00562F87">
            <w:pPr>
              <w:pStyle w:val="TableTextNormal"/>
              <w:tabs>
                <w:tab w:val="left" w:pos="720"/>
              </w:tabs>
            </w:pPr>
          </w:p>
        </w:tc>
      </w:tr>
    </w:tbl>
    <w:p w14:paraId="3F72989C" w14:textId="77777777" w:rsidR="00562F87" w:rsidRDefault="00562F87">
      <w:pPr>
        <w:pStyle w:val="Notes"/>
      </w:pPr>
    </w:p>
    <w:p w14:paraId="2A557403" w14:textId="77777777" w:rsidR="00562F87" w:rsidRDefault="00A42A00">
      <w:pPr>
        <w:pStyle w:val="Notes"/>
      </w:pPr>
      <w:r>
        <w:t xml:space="preserve">  </w:t>
      </w:r>
      <w:bookmarkEnd w:id="189"/>
    </w:p>
    <w:p w14:paraId="2B505AAD" w14:textId="77777777" w:rsidR="00562F87" w:rsidRDefault="00562F87">
      <w:pPr>
        <w:pStyle w:val="Notes"/>
      </w:pPr>
    </w:p>
    <w:p w14:paraId="44B3728B" w14:textId="77777777" w:rsidR="00562F87" w:rsidRDefault="00A42A00">
      <w:pPr>
        <w:pStyle w:val="Heading3"/>
      </w:pPr>
      <w:bookmarkStart w:id="191" w:name="BKM_80CFB5BD_0391_4D4C_8C64_C5DD37EE8783"/>
      <w:bookmarkStart w:id="192" w:name="_Toc25000158"/>
      <w:proofErr w:type="spellStart"/>
      <w:r>
        <w:t>categoryOfVessel</w:t>
      </w:r>
      <w:bookmarkEnd w:id="192"/>
      <w:proofErr w:type="spellEnd"/>
    </w:p>
    <w:p w14:paraId="333E1437" w14:textId="77777777" w:rsidR="00562F87" w:rsidRDefault="00A42A00">
      <w:pPr>
        <w:pStyle w:val="Notes"/>
      </w:pPr>
      <w:r>
        <w:rPr>
          <w:rStyle w:val="Italics"/>
        </w:rPr>
        <w:t>Class «S100_Codelist» in package 'S-127 Domain Model'</w:t>
      </w:r>
    </w:p>
    <w:p w14:paraId="6F9A5406" w14:textId="77777777" w:rsidR="00562F87" w:rsidRDefault="00562F87">
      <w:pPr>
        <w:pStyle w:val="Notes"/>
        <w:tabs>
          <w:tab w:val="left" w:pos="720"/>
        </w:tabs>
      </w:pPr>
    </w:p>
    <w:p w14:paraId="0E96666A" w14:textId="77777777" w:rsidR="00562F87" w:rsidRDefault="00A42A00">
      <w:pPr>
        <w:pStyle w:val="Notes"/>
      </w:pPr>
      <w:r>
        <w:t>Classification of vessels by function or use.</w:t>
      </w:r>
    </w:p>
    <w:p w14:paraId="3AE3AA47" w14:textId="77777777" w:rsidR="00562F87" w:rsidRDefault="00562F87">
      <w:pPr>
        <w:pStyle w:val="Notes"/>
      </w:pPr>
    </w:p>
    <w:p w14:paraId="4B08415B" w14:textId="77777777" w:rsidR="00562F87" w:rsidRDefault="00A42A00">
      <w:pPr>
        <w:pStyle w:val="Properties"/>
      </w:pPr>
      <w:proofErr w:type="spellStart"/>
      <w:r>
        <w:t>categoryOfVessel</w:t>
      </w:r>
      <w:proofErr w:type="spellEnd"/>
      <w:r>
        <w:t xml:space="preserve"> </w:t>
      </w:r>
    </w:p>
    <w:p w14:paraId="16C0188D" w14:textId="77777777" w:rsidR="00562F87" w:rsidRDefault="00A42A00">
      <w:pPr>
        <w:pStyle w:val="Properties"/>
      </w:pPr>
      <w:r>
        <w:t>Version 1.0  Phase 1.0  Proposed</w:t>
      </w:r>
    </w:p>
    <w:p w14:paraId="627AA08D" w14:textId="77777777" w:rsidR="00562F87" w:rsidRDefault="00A42A00">
      <w:pPr>
        <w:pStyle w:val="Properties"/>
      </w:pPr>
      <w:proofErr w:type="spellStart"/>
      <w:r>
        <w:t>raphaelm</w:t>
      </w:r>
      <w:proofErr w:type="spellEnd"/>
      <w:r>
        <w:t xml:space="preserve"> created on 01-Jan-2018.  Last modified 20-Aug-2018</w:t>
      </w:r>
    </w:p>
    <w:p w14:paraId="156E3E6E" w14:textId="77777777" w:rsidR="00562F87" w:rsidRDefault="00A42A00">
      <w:pPr>
        <w:pStyle w:val="Properties"/>
      </w:pPr>
      <w:r>
        <w:t>Alias CATVSL</w:t>
      </w:r>
    </w:p>
    <w:p w14:paraId="415DC97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95C229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05D8D4" w14:textId="77777777" w:rsidR="00562F87" w:rsidRDefault="00A42A00">
            <w:pPr>
              <w:pStyle w:val="TableHeadingLight"/>
            </w:pPr>
            <w:r>
              <w:t>ATTRIBUTES</w:t>
            </w:r>
          </w:p>
        </w:tc>
      </w:tr>
      <w:tr w:rsidR="00562F87" w14:paraId="4904627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A8ECEE" w14:textId="77777777" w:rsidR="00562F87" w:rsidRDefault="00562F87">
            <w:pPr>
              <w:pStyle w:val="TableTextNormal"/>
            </w:pPr>
          </w:p>
          <w:p w14:paraId="01961EA9" w14:textId="77777777" w:rsidR="00562F87" w:rsidRDefault="00A42A00">
            <w:pPr>
              <w:pStyle w:val="TableTextNormal"/>
            </w:pPr>
            <w:r>
              <w:rPr>
                <w:noProof/>
                <w:sz w:val="0"/>
                <w:szCs w:val="0"/>
              </w:rPr>
              <w:drawing>
                <wp:inline distT="0" distB="0" distL="0" distR="0" wp14:anchorId="7C16712C" wp14:editId="040098FA">
                  <wp:extent cx="114300" cy="114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 cargo vessel :   Public  = 1</w:t>
            </w:r>
          </w:p>
          <w:p w14:paraId="7722F5B5" w14:textId="77777777" w:rsidR="00562F87" w:rsidRDefault="00562F87">
            <w:pPr>
              <w:pStyle w:val="TableTextNormal"/>
              <w:tabs>
                <w:tab w:val="left" w:pos="540"/>
              </w:tabs>
            </w:pPr>
          </w:p>
          <w:p w14:paraId="1339296D" w14:textId="77777777" w:rsidR="00562F87" w:rsidRDefault="00A42A00">
            <w:pPr>
              <w:pStyle w:val="TableTextNormal"/>
            </w:pPr>
            <w:r>
              <w:t>a vessel designed to carry general cargo</w:t>
            </w:r>
          </w:p>
          <w:p w14:paraId="12F7059B" w14:textId="77777777" w:rsidR="00562F87" w:rsidRDefault="00A42A00">
            <w:pPr>
              <w:pStyle w:val="TableTextNormal"/>
              <w:tabs>
                <w:tab w:val="left" w:pos="1440"/>
              </w:tabs>
              <w:jc w:val="right"/>
            </w:pPr>
            <w:r>
              <w:rPr>
                <w:rStyle w:val="TableFieldLabel"/>
              </w:rPr>
              <w:t>[ Is static True. Containment is Not Specified. ]</w:t>
            </w:r>
          </w:p>
          <w:p w14:paraId="299EB7F8" w14:textId="77777777" w:rsidR="00562F87" w:rsidRDefault="00562F87">
            <w:pPr>
              <w:pStyle w:val="TableTextNormal"/>
              <w:tabs>
                <w:tab w:val="left" w:pos="720"/>
              </w:tabs>
            </w:pPr>
          </w:p>
        </w:tc>
      </w:tr>
      <w:tr w:rsidR="00562F87" w14:paraId="0DBB68F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4219A4" w14:textId="77777777" w:rsidR="00562F87" w:rsidRDefault="00562F87">
            <w:pPr>
              <w:pStyle w:val="TableTextNormal"/>
            </w:pPr>
          </w:p>
          <w:p w14:paraId="2ADE7B13" w14:textId="77777777" w:rsidR="00562F87" w:rsidRDefault="00A42A00">
            <w:pPr>
              <w:pStyle w:val="TableTextNormal"/>
            </w:pPr>
            <w:r>
              <w:rPr>
                <w:noProof/>
                <w:sz w:val="0"/>
                <w:szCs w:val="0"/>
              </w:rPr>
              <w:drawing>
                <wp:inline distT="0" distB="0" distL="0" distR="0" wp14:anchorId="25F96931" wp14:editId="6C454361">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container carrier :   Public  = 2</w:t>
            </w:r>
          </w:p>
          <w:p w14:paraId="34246138" w14:textId="77777777" w:rsidR="00562F87" w:rsidRDefault="00562F87">
            <w:pPr>
              <w:pStyle w:val="TableTextNormal"/>
              <w:tabs>
                <w:tab w:val="left" w:pos="540"/>
              </w:tabs>
            </w:pPr>
          </w:p>
          <w:p w14:paraId="72B26899" w14:textId="77777777" w:rsidR="00562F87" w:rsidRDefault="00A42A00">
            <w:pPr>
              <w:pStyle w:val="TableTextNormal"/>
            </w:pPr>
            <w:r>
              <w:t>a vessel designed to carry ISO containers</w:t>
            </w:r>
          </w:p>
          <w:p w14:paraId="4163ABD2" w14:textId="77777777" w:rsidR="00562F87" w:rsidRDefault="00A42A00">
            <w:pPr>
              <w:pStyle w:val="TableTextNormal"/>
              <w:tabs>
                <w:tab w:val="left" w:pos="1440"/>
              </w:tabs>
              <w:jc w:val="right"/>
            </w:pPr>
            <w:r>
              <w:rPr>
                <w:rStyle w:val="TableFieldLabel"/>
              </w:rPr>
              <w:lastRenderedPageBreak/>
              <w:t>[ Is static True. Containment is Not Specified. ]</w:t>
            </w:r>
          </w:p>
          <w:p w14:paraId="27C3630B" w14:textId="77777777" w:rsidR="00562F87" w:rsidRDefault="00562F87">
            <w:pPr>
              <w:pStyle w:val="TableTextNormal"/>
              <w:tabs>
                <w:tab w:val="left" w:pos="720"/>
              </w:tabs>
            </w:pPr>
          </w:p>
        </w:tc>
      </w:tr>
      <w:tr w:rsidR="00562F87" w14:paraId="46A9003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B6F956" w14:textId="77777777" w:rsidR="00562F87" w:rsidRDefault="00562F87">
            <w:pPr>
              <w:pStyle w:val="TableTextNormal"/>
            </w:pPr>
          </w:p>
          <w:p w14:paraId="2B885320" w14:textId="77777777" w:rsidR="00562F87" w:rsidRDefault="00A42A00">
            <w:pPr>
              <w:pStyle w:val="TableTextNormal"/>
            </w:pPr>
            <w:r>
              <w:rPr>
                <w:noProof/>
                <w:sz w:val="0"/>
                <w:szCs w:val="0"/>
              </w:rPr>
              <w:drawing>
                <wp:inline distT="0" distB="0" distL="0" distR="0" wp14:anchorId="3836E47D" wp14:editId="2CE859D1">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tanker :   Public  = 3</w:t>
            </w:r>
          </w:p>
          <w:p w14:paraId="27E9C845" w14:textId="77777777" w:rsidR="00562F87" w:rsidRDefault="00562F87">
            <w:pPr>
              <w:pStyle w:val="TableTextNormal"/>
              <w:tabs>
                <w:tab w:val="left" w:pos="540"/>
              </w:tabs>
            </w:pPr>
          </w:p>
          <w:p w14:paraId="4EB4CA25" w14:textId="77777777" w:rsidR="00562F87" w:rsidRDefault="00A42A00">
            <w:pPr>
              <w:pStyle w:val="TableTextNormal"/>
            </w:pPr>
            <w:r>
              <w:t>a vessel designed to carry bulk liquid or gas, including LPG and LNG</w:t>
            </w:r>
          </w:p>
          <w:p w14:paraId="08BBC76F" w14:textId="77777777" w:rsidR="00562F87" w:rsidRDefault="00A42A00">
            <w:pPr>
              <w:pStyle w:val="TableTextNormal"/>
              <w:tabs>
                <w:tab w:val="left" w:pos="1440"/>
              </w:tabs>
              <w:jc w:val="right"/>
            </w:pPr>
            <w:r>
              <w:rPr>
                <w:rStyle w:val="TableFieldLabel"/>
              </w:rPr>
              <w:t>[ Is static True. Containment is Not Specified. ]</w:t>
            </w:r>
          </w:p>
          <w:p w14:paraId="26DEA692" w14:textId="77777777" w:rsidR="00562F87" w:rsidRDefault="00562F87">
            <w:pPr>
              <w:pStyle w:val="TableTextNormal"/>
              <w:tabs>
                <w:tab w:val="left" w:pos="720"/>
              </w:tabs>
            </w:pPr>
          </w:p>
        </w:tc>
      </w:tr>
      <w:tr w:rsidR="00562F87" w14:paraId="45F6BB8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C790069" w14:textId="77777777" w:rsidR="00562F87" w:rsidRDefault="00562F87">
            <w:pPr>
              <w:pStyle w:val="TableTextNormal"/>
            </w:pPr>
          </w:p>
          <w:p w14:paraId="2911A738" w14:textId="77777777" w:rsidR="00562F87" w:rsidRDefault="00A42A00">
            <w:pPr>
              <w:pStyle w:val="TableTextNormal"/>
            </w:pPr>
            <w:r>
              <w:rPr>
                <w:noProof/>
                <w:sz w:val="0"/>
                <w:szCs w:val="0"/>
              </w:rPr>
              <w:drawing>
                <wp:inline distT="0" distB="0" distL="0" distR="0" wp14:anchorId="68CA6890" wp14:editId="381A3AA6">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bulk carrier :   Public  = 4</w:t>
            </w:r>
          </w:p>
          <w:p w14:paraId="2548D87A" w14:textId="77777777" w:rsidR="00562F87" w:rsidRDefault="00562F87">
            <w:pPr>
              <w:pStyle w:val="TableTextNormal"/>
              <w:tabs>
                <w:tab w:val="left" w:pos="540"/>
              </w:tabs>
            </w:pPr>
          </w:p>
          <w:p w14:paraId="76A57E95" w14:textId="77777777" w:rsidR="00562F87" w:rsidRDefault="00A42A00">
            <w:pPr>
              <w:pStyle w:val="TableTextNormal"/>
            </w:pPr>
            <w:r>
              <w:t>a vessel designed to carry bulk solid material</w:t>
            </w:r>
          </w:p>
          <w:p w14:paraId="45F61829" w14:textId="77777777" w:rsidR="00562F87" w:rsidRDefault="00A42A00">
            <w:pPr>
              <w:pStyle w:val="TableTextNormal"/>
              <w:tabs>
                <w:tab w:val="left" w:pos="1440"/>
              </w:tabs>
              <w:jc w:val="right"/>
            </w:pPr>
            <w:r>
              <w:rPr>
                <w:rStyle w:val="TableFieldLabel"/>
              </w:rPr>
              <w:t>[ Is static True. Containment is Not Specified. ]</w:t>
            </w:r>
          </w:p>
          <w:p w14:paraId="0D09A474" w14:textId="77777777" w:rsidR="00562F87" w:rsidRDefault="00562F87">
            <w:pPr>
              <w:pStyle w:val="TableTextNormal"/>
              <w:tabs>
                <w:tab w:val="left" w:pos="720"/>
              </w:tabs>
            </w:pPr>
          </w:p>
        </w:tc>
      </w:tr>
      <w:tr w:rsidR="00562F87" w14:paraId="697859E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84E52A" w14:textId="77777777" w:rsidR="00562F87" w:rsidRDefault="00562F87">
            <w:pPr>
              <w:pStyle w:val="TableTextNormal"/>
            </w:pPr>
          </w:p>
          <w:p w14:paraId="76583BCB" w14:textId="77777777" w:rsidR="00562F87" w:rsidRDefault="00A42A00">
            <w:pPr>
              <w:pStyle w:val="TableTextNormal"/>
            </w:pPr>
            <w:r>
              <w:rPr>
                <w:noProof/>
                <w:sz w:val="0"/>
                <w:szCs w:val="0"/>
              </w:rPr>
              <w:drawing>
                <wp:inline distT="0" distB="0" distL="0" distR="0" wp14:anchorId="6148C014" wp14:editId="3EFDADEF">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passenger vessel :   Public  = 5</w:t>
            </w:r>
          </w:p>
          <w:p w14:paraId="31FADC26" w14:textId="77777777" w:rsidR="00562F87" w:rsidRDefault="00562F87">
            <w:pPr>
              <w:pStyle w:val="TableTextNormal"/>
              <w:tabs>
                <w:tab w:val="left" w:pos="540"/>
              </w:tabs>
            </w:pPr>
          </w:p>
          <w:p w14:paraId="7FDC6BF4" w14:textId="77777777" w:rsidR="00562F87" w:rsidRDefault="00A42A00">
            <w:pPr>
              <w:pStyle w:val="TableTextNormal"/>
            </w:pPr>
            <w:r>
              <w:t>a vessel designed to carry passengers; often a cruise ship</w:t>
            </w:r>
          </w:p>
          <w:p w14:paraId="46265ACA" w14:textId="77777777" w:rsidR="00562F87" w:rsidRDefault="00A42A00">
            <w:pPr>
              <w:pStyle w:val="TableTextNormal"/>
              <w:tabs>
                <w:tab w:val="left" w:pos="1440"/>
              </w:tabs>
              <w:jc w:val="right"/>
            </w:pPr>
            <w:r>
              <w:rPr>
                <w:rStyle w:val="TableFieldLabel"/>
              </w:rPr>
              <w:t>[ Is static True. Containment is Not Specified. ]</w:t>
            </w:r>
          </w:p>
          <w:p w14:paraId="4875C7A1" w14:textId="77777777" w:rsidR="00562F87" w:rsidRDefault="00562F87">
            <w:pPr>
              <w:pStyle w:val="TableTextNormal"/>
              <w:tabs>
                <w:tab w:val="left" w:pos="720"/>
              </w:tabs>
            </w:pPr>
          </w:p>
        </w:tc>
      </w:tr>
      <w:tr w:rsidR="00562F87" w14:paraId="3A993E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1EF59F" w14:textId="77777777" w:rsidR="00562F87" w:rsidRDefault="00562F87">
            <w:pPr>
              <w:pStyle w:val="TableTextNormal"/>
            </w:pPr>
          </w:p>
          <w:p w14:paraId="43C1BFC2" w14:textId="77777777" w:rsidR="00562F87" w:rsidRDefault="00A42A00">
            <w:pPr>
              <w:pStyle w:val="TableTextNormal"/>
            </w:pPr>
            <w:r>
              <w:rPr>
                <w:noProof/>
                <w:sz w:val="0"/>
                <w:szCs w:val="0"/>
              </w:rPr>
              <w:drawing>
                <wp:inline distT="0" distB="0" distL="0" distR="0" wp14:anchorId="25068E88" wp14:editId="0796AFAE">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roll-on roll-off :   Public  = 6</w:t>
            </w:r>
          </w:p>
          <w:p w14:paraId="7AE65E00" w14:textId="77777777" w:rsidR="00562F87" w:rsidRDefault="00562F87">
            <w:pPr>
              <w:pStyle w:val="TableTextNormal"/>
              <w:tabs>
                <w:tab w:val="left" w:pos="540"/>
              </w:tabs>
            </w:pPr>
          </w:p>
          <w:p w14:paraId="72B10EBF" w14:textId="77777777" w:rsidR="00562F87" w:rsidRDefault="00A42A00">
            <w:pPr>
              <w:pStyle w:val="TableTextNormal"/>
            </w:pPr>
            <w:r>
              <w:t>a vessel designed to allow road vehicles to be driven on and off; often a ferry</w:t>
            </w:r>
          </w:p>
          <w:p w14:paraId="0D8FB332" w14:textId="77777777" w:rsidR="00562F87" w:rsidRDefault="00A42A00">
            <w:pPr>
              <w:pStyle w:val="TableTextNormal"/>
              <w:tabs>
                <w:tab w:val="left" w:pos="1440"/>
              </w:tabs>
              <w:jc w:val="right"/>
            </w:pPr>
            <w:r>
              <w:rPr>
                <w:rStyle w:val="TableFieldLabel"/>
              </w:rPr>
              <w:t>[ Is static True. Containment is Not Specified. ]</w:t>
            </w:r>
          </w:p>
          <w:p w14:paraId="5CDA37BD" w14:textId="77777777" w:rsidR="00562F87" w:rsidRDefault="00562F87">
            <w:pPr>
              <w:pStyle w:val="TableTextNormal"/>
              <w:tabs>
                <w:tab w:val="left" w:pos="720"/>
              </w:tabs>
            </w:pPr>
          </w:p>
        </w:tc>
      </w:tr>
      <w:tr w:rsidR="00562F87" w14:paraId="5BBBFDF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0B22F4" w14:textId="77777777" w:rsidR="00562F87" w:rsidRDefault="00562F87">
            <w:pPr>
              <w:pStyle w:val="TableTextNormal"/>
            </w:pPr>
          </w:p>
          <w:p w14:paraId="5A48B45E" w14:textId="77777777" w:rsidR="00562F87" w:rsidRDefault="00A42A00">
            <w:pPr>
              <w:pStyle w:val="TableTextNormal"/>
            </w:pPr>
            <w:r>
              <w:rPr>
                <w:noProof/>
                <w:sz w:val="0"/>
                <w:szCs w:val="0"/>
              </w:rPr>
              <w:drawing>
                <wp:inline distT="0" distB="0" distL="0" distR="0" wp14:anchorId="3ADE697F" wp14:editId="01820B53">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refrigerated cargo vessel :   Public  = 7</w:t>
            </w:r>
          </w:p>
          <w:p w14:paraId="323C7029" w14:textId="77777777" w:rsidR="00562F87" w:rsidRDefault="00562F87">
            <w:pPr>
              <w:pStyle w:val="TableTextNormal"/>
              <w:tabs>
                <w:tab w:val="left" w:pos="540"/>
              </w:tabs>
            </w:pPr>
          </w:p>
          <w:p w14:paraId="53A7B1F4" w14:textId="77777777" w:rsidR="00562F87" w:rsidRDefault="00A42A00">
            <w:pPr>
              <w:pStyle w:val="TableTextNormal"/>
            </w:pPr>
            <w:r>
              <w:t>a vessel designed to carry refrigerated cargo</w:t>
            </w:r>
          </w:p>
          <w:p w14:paraId="6362CE68" w14:textId="77777777" w:rsidR="00562F87" w:rsidRDefault="00A42A00">
            <w:pPr>
              <w:pStyle w:val="TableTextNormal"/>
              <w:tabs>
                <w:tab w:val="left" w:pos="1440"/>
              </w:tabs>
              <w:jc w:val="right"/>
            </w:pPr>
            <w:r>
              <w:rPr>
                <w:rStyle w:val="TableFieldLabel"/>
              </w:rPr>
              <w:t>[ Is static True. Containment is Not Specified. ]</w:t>
            </w:r>
          </w:p>
          <w:p w14:paraId="609553C8" w14:textId="77777777" w:rsidR="00562F87" w:rsidRDefault="00562F87">
            <w:pPr>
              <w:pStyle w:val="TableTextNormal"/>
              <w:tabs>
                <w:tab w:val="left" w:pos="720"/>
              </w:tabs>
            </w:pPr>
          </w:p>
        </w:tc>
      </w:tr>
      <w:tr w:rsidR="00562F87" w14:paraId="10865D3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0BC70C" w14:textId="77777777" w:rsidR="00562F87" w:rsidRDefault="00562F87">
            <w:pPr>
              <w:pStyle w:val="TableTextNormal"/>
            </w:pPr>
          </w:p>
          <w:p w14:paraId="1CE00608" w14:textId="77777777" w:rsidR="00562F87" w:rsidRDefault="00A42A00">
            <w:pPr>
              <w:pStyle w:val="TableTextNormal"/>
            </w:pPr>
            <w:r>
              <w:rPr>
                <w:noProof/>
                <w:sz w:val="0"/>
                <w:szCs w:val="0"/>
              </w:rPr>
              <w:drawing>
                <wp:inline distT="0" distB="0" distL="0" distR="0" wp14:anchorId="74F92EFD" wp14:editId="168C96D3">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fishing vessel :   Public  = 8</w:t>
            </w:r>
          </w:p>
          <w:p w14:paraId="59541F3F" w14:textId="77777777" w:rsidR="00562F87" w:rsidRDefault="00562F87">
            <w:pPr>
              <w:pStyle w:val="TableTextNormal"/>
              <w:tabs>
                <w:tab w:val="left" w:pos="540"/>
              </w:tabs>
            </w:pPr>
          </w:p>
          <w:p w14:paraId="0B3F9286" w14:textId="77777777" w:rsidR="00562F87" w:rsidRDefault="00A42A00">
            <w:pPr>
              <w:pStyle w:val="TableTextNormal"/>
            </w:pPr>
            <w:r>
              <w:t>a vessel designed to catch or hunt fish</w:t>
            </w:r>
          </w:p>
          <w:p w14:paraId="20E4E1F8" w14:textId="77777777" w:rsidR="00562F87" w:rsidRDefault="00A42A00">
            <w:pPr>
              <w:pStyle w:val="TableTextNormal"/>
              <w:tabs>
                <w:tab w:val="left" w:pos="1440"/>
              </w:tabs>
              <w:jc w:val="right"/>
            </w:pPr>
            <w:r>
              <w:rPr>
                <w:rStyle w:val="TableFieldLabel"/>
              </w:rPr>
              <w:t>[ Is static True. Containment is Not Specified. ]</w:t>
            </w:r>
          </w:p>
          <w:p w14:paraId="07BD9EEB" w14:textId="77777777" w:rsidR="00562F87" w:rsidRDefault="00562F87">
            <w:pPr>
              <w:pStyle w:val="TableTextNormal"/>
              <w:tabs>
                <w:tab w:val="left" w:pos="720"/>
              </w:tabs>
            </w:pPr>
          </w:p>
        </w:tc>
      </w:tr>
      <w:tr w:rsidR="00562F87" w14:paraId="36823A8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B2B12B" w14:textId="77777777" w:rsidR="00562F87" w:rsidRDefault="00562F87">
            <w:pPr>
              <w:pStyle w:val="TableTextNormal"/>
            </w:pPr>
          </w:p>
          <w:p w14:paraId="1B437C37" w14:textId="77777777" w:rsidR="00562F87" w:rsidRDefault="00A42A00">
            <w:pPr>
              <w:pStyle w:val="TableTextNormal"/>
            </w:pPr>
            <w:r>
              <w:rPr>
                <w:noProof/>
                <w:sz w:val="0"/>
                <w:szCs w:val="0"/>
              </w:rPr>
              <w:drawing>
                <wp:inline distT="0" distB="0" distL="0" distR="0" wp14:anchorId="2A82E5DC" wp14:editId="7AB8EE27">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service :   Public  = 9</w:t>
            </w:r>
          </w:p>
          <w:p w14:paraId="0701094C" w14:textId="77777777" w:rsidR="00562F87" w:rsidRDefault="00562F87">
            <w:pPr>
              <w:pStyle w:val="TableTextNormal"/>
              <w:tabs>
                <w:tab w:val="left" w:pos="540"/>
              </w:tabs>
            </w:pPr>
          </w:p>
          <w:p w14:paraId="4DCE6EBE" w14:textId="77777777" w:rsidR="00562F87" w:rsidRDefault="00A42A00">
            <w:pPr>
              <w:pStyle w:val="TableTextNormal"/>
            </w:pPr>
            <w:r>
              <w:t>a vessel which provides a service such as a tug, anchor handler, survey or supply vessel</w:t>
            </w:r>
          </w:p>
          <w:p w14:paraId="037B4977" w14:textId="77777777" w:rsidR="00562F87" w:rsidRDefault="00A42A00">
            <w:pPr>
              <w:pStyle w:val="TableTextNormal"/>
              <w:tabs>
                <w:tab w:val="left" w:pos="1440"/>
              </w:tabs>
              <w:jc w:val="right"/>
            </w:pPr>
            <w:r>
              <w:rPr>
                <w:rStyle w:val="TableFieldLabel"/>
              </w:rPr>
              <w:t>[ Is static True. Containment is Not Specified. ]</w:t>
            </w:r>
          </w:p>
          <w:p w14:paraId="2BBE16ED" w14:textId="77777777" w:rsidR="00562F87" w:rsidRDefault="00562F87">
            <w:pPr>
              <w:pStyle w:val="TableTextNormal"/>
              <w:tabs>
                <w:tab w:val="left" w:pos="720"/>
              </w:tabs>
            </w:pPr>
          </w:p>
        </w:tc>
      </w:tr>
      <w:tr w:rsidR="00562F87" w14:paraId="2FB184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0BD18A" w14:textId="77777777" w:rsidR="00562F87" w:rsidRDefault="00562F87">
            <w:pPr>
              <w:pStyle w:val="TableTextNormal"/>
            </w:pPr>
          </w:p>
          <w:p w14:paraId="09727114" w14:textId="77777777" w:rsidR="00562F87" w:rsidRDefault="00A42A00">
            <w:pPr>
              <w:pStyle w:val="TableTextNormal"/>
            </w:pPr>
            <w:r>
              <w:rPr>
                <w:noProof/>
                <w:sz w:val="0"/>
                <w:szCs w:val="0"/>
              </w:rPr>
              <w:drawing>
                <wp:inline distT="0" distB="0" distL="0" distR="0" wp14:anchorId="23954814" wp14:editId="30FAEF20">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warship :   Public  = 10</w:t>
            </w:r>
          </w:p>
          <w:p w14:paraId="0668CCDC" w14:textId="77777777" w:rsidR="00562F87" w:rsidRDefault="00562F87">
            <w:pPr>
              <w:pStyle w:val="TableTextNormal"/>
              <w:tabs>
                <w:tab w:val="left" w:pos="540"/>
              </w:tabs>
            </w:pPr>
          </w:p>
          <w:p w14:paraId="7D87B70F" w14:textId="77777777" w:rsidR="00562F87" w:rsidRDefault="00A42A00">
            <w:pPr>
              <w:pStyle w:val="TableTextNormal"/>
            </w:pPr>
            <w:r>
              <w:t>a vessel designed for the conduct of military operations</w:t>
            </w:r>
          </w:p>
          <w:p w14:paraId="5A86C1EB" w14:textId="77777777" w:rsidR="00562F87" w:rsidRDefault="00A42A00">
            <w:pPr>
              <w:pStyle w:val="TableTextNormal"/>
              <w:tabs>
                <w:tab w:val="left" w:pos="1440"/>
              </w:tabs>
              <w:jc w:val="right"/>
            </w:pPr>
            <w:r>
              <w:rPr>
                <w:rStyle w:val="TableFieldLabel"/>
              </w:rPr>
              <w:t>[ Is static True. Containment is Not Specified. ]</w:t>
            </w:r>
          </w:p>
          <w:p w14:paraId="7ECA3DCB" w14:textId="77777777" w:rsidR="00562F87" w:rsidRDefault="00562F87">
            <w:pPr>
              <w:pStyle w:val="TableTextNormal"/>
              <w:tabs>
                <w:tab w:val="left" w:pos="720"/>
              </w:tabs>
            </w:pPr>
          </w:p>
        </w:tc>
      </w:tr>
      <w:tr w:rsidR="00562F87" w14:paraId="1E999AC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30BCAE" w14:textId="77777777" w:rsidR="00562F87" w:rsidRDefault="00562F87">
            <w:pPr>
              <w:pStyle w:val="TableTextNormal"/>
            </w:pPr>
          </w:p>
          <w:p w14:paraId="10C33C93" w14:textId="77777777" w:rsidR="00562F87" w:rsidRDefault="00A42A00">
            <w:pPr>
              <w:pStyle w:val="TableTextNormal"/>
            </w:pPr>
            <w:r>
              <w:rPr>
                <w:noProof/>
                <w:sz w:val="0"/>
                <w:szCs w:val="0"/>
              </w:rPr>
              <w:drawing>
                <wp:inline distT="0" distB="0" distL="0" distR="0" wp14:anchorId="25B45985" wp14:editId="12DB1451">
                  <wp:extent cx="114300" cy="1143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towed or pushed composite unit :   Public  = 11</w:t>
            </w:r>
          </w:p>
          <w:p w14:paraId="2CF79351" w14:textId="77777777" w:rsidR="00562F87" w:rsidRDefault="00562F87">
            <w:pPr>
              <w:pStyle w:val="TableTextNormal"/>
              <w:tabs>
                <w:tab w:val="left" w:pos="540"/>
              </w:tabs>
            </w:pPr>
          </w:p>
          <w:p w14:paraId="30DB61F1" w14:textId="77777777" w:rsidR="00562F87" w:rsidRDefault="00A42A00">
            <w:pPr>
              <w:pStyle w:val="TableTextNormal"/>
            </w:pPr>
            <w:r>
              <w:t>either a tug and tow, or any combination of a tug providing propulsion to barges or vessels secured ahead or alongside</w:t>
            </w:r>
          </w:p>
          <w:p w14:paraId="6B493A62" w14:textId="77777777" w:rsidR="00562F87" w:rsidRDefault="00A42A00">
            <w:pPr>
              <w:pStyle w:val="TableTextNormal"/>
              <w:tabs>
                <w:tab w:val="left" w:pos="1440"/>
              </w:tabs>
              <w:jc w:val="right"/>
            </w:pPr>
            <w:r>
              <w:rPr>
                <w:rStyle w:val="TableFieldLabel"/>
              </w:rPr>
              <w:t>[ Is static True. Containment is Not Specified. ]</w:t>
            </w:r>
          </w:p>
          <w:p w14:paraId="7351A7A7" w14:textId="77777777" w:rsidR="00562F87" w:rsidRDefault="00562F87">
            <w:pPr>
              <w:pStyle w:val="TableTextNormal"/>
              <w:tabs>
                <w:tab w:val="left" w:pos="720"/>
              </w:tabs>
            </w:pPr>
          </w:p>
        </w:tc>
      </w:tr>
      <w:tr w:rsidR="00562F87" w14:paraId="1D28498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D43198" w14:textId="77777777" w:rsidR="00562F87" w:rsidRDefault="00562F87">
            <w:pPr>
              <w:pStyle w:val="TableTextNormal"/>
            </w:pPr>
          </w:p>
          <w:p w14:paraId="387F5183" w14:textId="77777777" w:rsidR="00562F87" w:rsidRDefault="00A42A00">
            <w:pPr>
              <w:pStyle w:val="TableTextNormal"/>
            </w:pPr>
            <w:r>
              <w:rPr>
                <w:noProof/>
                <w:sz w:val="0"/>
                <w:szCs w:val="0"/>
              </w:rPr>
              <w:drawing>
                <wp:inline distT="0" distB="0" distL="0" distR="0" wp14:anchorId="79A72876" wp14:editId="1CC82A2F">
                  <wp:extent cx="114300" cy="1143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tug and tow :   Public  = 12</w:t>
            </w:r>
          </w:p>
          <w:p w14:paraId="0766D866" w14:textId="77777777" w:rsidR="00562F87" w:rsidRDefault="00562F87">
            <w:pPr>
              <w:pStyle w:val="TableTextNormal"/>
              <w:tabs>
                <w:tab w:val="left" w:pos="540"/>
              </w:tabs>
            </w:pPr>
          </w:p>
          <w:p w14:paraId="0F887150" w14:textId="77777777" w:rsidR="00562F87" w:rsidRDefault="00A42A00">
            <w:pPr>
              <w:pStyle w:val="TableTextNormal"/>
            </w:pPr>
            <w:r>
              <w:t>a combination of tug(s) and non-powered tow(s)</w:t>
            </w:r>
          </w:p>
          <w:p w14:paraId="006FBCA5" w14:textId="77777777" w:rsidR="00562F87" w:rsidRDefault="00A42A00">
            <w:pPr>
              <w:pStyle w:val="TableTextNormal"/>
              <w:tabs>
                <w:tab w:val="left" w:pos="1440"/>
              </w:tabs>
              <w:jc w:val="right"/>
            </w:pPr>
            <w:r>
              <w:rPr>
                <w:rStyle w:val="TableFieldLabel"/>
              </w:rPr>
              <w:t>[ Is static True. Containment is Not Specified. ]</w:t>
            </w:r>
          </w:p>
          <w:p w14:paraId="59A4AA5B" w14:textId="77777777" w:rsidR="00562F87" w:rsidRDefault="00562F87">
            <w:pPr>
              <w:pStyle w:val="TableTextNormal"/>
              <w:tabs>
                <w:tab w:val="left" w:pos="720"/>
              </w:tabs>
            </w:pPr>
          </w:p>
        </w:tc>
      </w:tr>
      <w:tr w:rsidR="00562F87" w14:paraId="24BF12F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9A0854" w14:textId="77777777" w:rsidR="00562F87" w:rsidRDefault="00562F87">
            <w:pPr>
              <w:pStyle w:val="TableTextNormal"/>
            </w:pPr>
          </w:p>
          <w:p w14:paraId="093E4627" w14:textId="77777777" w:rsidR="00562F87" w:rsidRDefault="00A42A00">
            <w:pPr>
              <w:pStyle w:val="TableTextNormal"/>
            </w:pPr>
            <w:r>
              <w:rPr>
                <w:noProof/>
                <w:sz w:val="0"/>
                <w:szCs w:val="0"/>
              </w:rPr>
              <w:drawing>
                <wp:inline distT="0" distB="0" distL="0" distR="0" wp14:anchorId="46071588" wp14:editId="18D1CEB0">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light recreational :   Public  = 13</w:t>
            </w:r>
          </w:p>
          <w:p w14:paraId="3515EC28" w14:textId="77777777" w:rsidR="00562F87" w:rsidRDefault="00562F87">
            <w:pPr>
              <w:pStyle w:val="TableTextNormal"/>
              <w:tabs>
                <w:tab w:val="left" w:pos="540"/>
              </w:tabs>
            </w:pPr>
          </w:p>
          <w:p w14:paraId="251197E5" w14:textId="77777777" w:rsidR="00562F87" w:rsidRDefault="00A42A00">
            <w:pPr>
              <w:pStyle w:val="TableTextNormal"/>
            </w:pPr>
            <w:r>
              <w:t>A pleasure boat or watercraft, or an excursion vessel used for short cruises such as whale watching</w:t>
            </w:r>
          </w:p>
          <w:p w14:paraId="2EFCEC1B" w14:textId="77777777" w:rsidR="00562F87" w:rsidRDefault="00A42A00">
            <w:pPr>
              <w:pStyle w:val="TableTextNormal"/>
              <w:tabs>
                <w:tab w:val="left" w:pos="1440"/>
              </w:tabs>
              <w:jc w:val="right"/>
            </w:pPr>
            <w:r>
              <w:rPr>
                <w:rStyle w:val="TableFieldLabel"/>
              </w:rPr>
              <w:t>[ Is static True. Containment is Not Specified. ]</w:t>
            </w:r>
          </w:p>
          <w:p w14:paraId="37FA9F53" w14:textId="77777777" w:rsidR="00562F87" w:rsidRDefault="00562F87">
            <w:pPr>
              <w:pStyle w:val="TableTextNormal"/>
              <w:tabs>
                <w:tab w:val="left" w:pos="720"/>
              </w:tabs>
            </w:pPr>
          </w:p>
        </w:tc>
      </w:tr>
      <w:tr w:rsidR="00562F87" w14:paraId="62CDF3D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483399" w14:textId="77777777" w:rsidR="00562F87" w:rsidRDefault="00562F87">
            <w:pPr>
              <w:pStyle w:val="TableTextNormal"/>
            </w:pPr>
          </w:p>
          <w:p w14:paraId="59F05D8E" w14:textId="77777777" w:rsidR="00562F87" w:rsidRDefault="00A42A00">
            <w:pPr>
              <w:pStyle w:val="TableTextNormal"/>
            </w:pPr>
            <w:r>
              <w:rPr>
                <w:noProof/>
                <w:sz w:val="0"/>
                <w:szCs w:val="0"/>
              </w:rPr>
              <w:drawing>
                <wp:inline distT="0" distB="0" distL="0" distR="0" wp14:anchorId="43F2E5F7" wp14:editId="586D1F21">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semi-submersible offshore installation :   Public  = 14</w:t>
            </w:r>
          </w:p>
          <w:p w14:paraId="7541FCC8" w14:textId="77777777" w:rsidR="00562F87" w:rsidRDefault="00562F87">
            <w:pPr>
              <w:pStyle w:val="TableTextNormal"/>
              <w:tabs>
                <w:tab w:val="left" w:pos="540"/>
              </w:tabs>
            </w:pPr>
          </w:p>
          <w:p w14:paraId="7F8B6995" w14:textId="77777777" w:rsidR="00562F87" w:rsidRDefault="00A42A00">
            <w:pPr>
              <w:pStyle w:val="TableTextNormal"/>
            </w:pPr>
            <w:r>
              <w:t>An installation which is designed to float at all times and which is normally anchored in position when deployed in the offshore gas and oil industry.</w:t>
            </w:r>
          </w:p>
          <w:p w14:paraId="225E6CBF" w14:textId="77777777" w:rsidR="00562F87" w:rsidRDefault="00A42A00">
            <w:pPr>
              <w:pStyle w:val="TableTextNormal"/>
              <w:tabs>
                <w:tab w:val="left" w:pos="1440"/>
              </w:tabs>
              <w:jc w:val="right"/>
            </w:pPr>
            <w:r>
              <w:rPr>
                <w:rStyle w:val="TableFieldLabel"/>
              </w:rPr>
              <w:t>[ Is static True. Containment is Not Specified. ]</w:t>
            </w:r>
          </w:p>
          <w:p w14:paraId="1B7E995B" w14:textId="77777777" w:rsidR="00562F87" w:rsidRDefault="00562F87">
            <w:pPr>
              <w:pStyle w:val="TableTextNormal"/>
              <w:tabs>
                <w:tab w:val="left" w:pos="720"/>
              </w:tabs>
            </w:pPr>
          </w:p>
        </w:tc>
      </w:tr>
      <w:tr w:rsidR="00562F87" w14:paraId="41CFC11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10CA17" w14:textId="77777777" w:rsidR="00562F87" w:rsidRDefault="00562F87">
            <w:pPr>
              <w:pStyle w:val="TableTextNormal"/>
            </w:pPr>
          </w:p>
          <w:p w14:paraId="29258A4E" w14:textId="77777777" w:rsidR="00562F87" w:rsidRDefault="00A42A00">
            <w:pPr>
              <w:pStyle w:val="TableTextNormal"/>
            </w:pPr>
            <w:r>
              <w:rPr>
                <w:noProof/>
                <w:sz w:val="0"/>
                <w:szCs w:val="0"/>
              </w:rPr>
              <w:drawing>
                <wp:inline distT="0" distB="0" distL="0" distR="0" wp14:anchorId="6D500C21" wp14:editId="32EE3158">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jackup</w:t>
            </w:r>
            <w:proofErr w:type="spellEnd"/>
            <w:r>
              <w:t xml:space="preserve"> exploration or project installation :   Public  = 15</w:t>
            </w:r>
          </w:p>
          <w:p w14:paraId="2037A3C9" w14:textId="77777777" w:rsidR="00562F87" w:rsidRDefault="00562F87">
            <w:pPr>
              <w:pStyle w:val="TableTextNormal"/>
              <w:tabs>
                <w:tab w:val="left" w:pos="540"/>
              </w:tabs>
            </w:pPr>
          </w:p>
          <w:p w14:paraId="11931A82" w14:textId="77777777" w:rsidR="00562F87" w:rsidRDefault="00A42A00">
            <w:pPr>
              <w:pStyle w:val="TableTextNormal"/>
            </w:pPr>
            <w:r>
              <w:t>An exploration or project installation with legs which can be raised and lowered. The legs are raised when the installation is repositioned. When stationary the legs are lowered to the sea floor and the working platform is raised clear of the sea surface</w:t>
            </w:r>
          </w:p>
          <w:p w14:paraId="536CA173" w14:textId="77777777" w:rsidR="00562F87" w:rsidRDefault="00A42A00">
            <w:pPr>
              <w:pStyle w:val="TableTextNormal"/>
              <w:tabs>
                <w:tab w:val="left" w:pos="1440"/>
              </w:tabs>
              <w:jc w:val="right"/>
            </w:pPr>
            <w:r>
              <w:rPr>
                <w:rStyle w:val="TableFieldLabel"/>
              </w:rPr>
              <w:t>[ Is static True. Containment is Not Specified. ]</w:t>
            </w:r>
          </w:p>
          <w:p w14:paraId="097AA9C6" w14:textId="77777777" w:rsidR="00562F87" w:rsidRDefault="00562F87">
            <w:pPr>
              <w:pStyle w:val="TableTextNormal"/>
              <w:tabs>
                <w:tab w:val="left" w:pos="720"/>
              </w:tabs>
            </w:pPr>
          </w:p>
        </w:tc>
      </w:tr>
      <w:tr w:rsidR="00562F87" w14:paraId="52E5A95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302124" w14:textId="77777777" w:rsidR="00562F87" w:rsidRDefault="00562F87">
            <w:pPr>
              <w:pStyle w:val="TableTextNormal"/>
            </w:pPr>
          </w:p>
          <w:p w14:paraId="03745758" w14:textId="77777777" w:rsidR="00562F87" w:rsidRDefault="00A42A00">
            <w:pPr>
              <w:pStyle w:val="TableTextNormal"/>
            </w:pPr>
            <w:r>
              <w:rPr>
                <w:noProof/>
                <w:sz w:val="0"/>
                <w:szCs w:val="0"/>
              </w:rPr>
              <w:drawing>
                <wp:inline distT="0" distB="0" distL="0" distR="0" wp14:anchorId="76E7D169" wp14:editId="36599E2F">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livestock carrier :   Public  = 16</w:t>
            </w:r>
          </w:p>
          <w:p w14:paraId="214788B6" w14:textId="77777777" w:rsidR="00562F87" w:rsidRDefault="00562F87">
            <w:pPr>
              <w:pStyle w:val="TableTextNormal"/>
              <w:tabs>
                <w:tab w:val="left" w:pos="540"/>
              </w:tabs>
            </w:pPr>
          </w:p>
          <w:p w14:paraId="50547B5E" w14:textId="77777777" w:rsidR="00562F87" w:rsidRDefault="00A42A00">
            <w:pPr>
              <w:pStyle w:val="TableTextNormal"/>
            </w:pPr>
            <w:r>
              <w:t>A vessel designed to carry large quantities of live animals.</w:t>
            </w:r>
          </w:p>
          <w:p w14:paraId="540DA967" w14:textId="77777777" w:rsidR="00562F87" w:rsidRDefault="00A42A00">
            <w:pPr>
              <w:pStyle w:val="TableTextNormal"/>
              <w:tabs>
                <w:tab w:val="left" w:pos="1440"/>
              </w:tabs>
              <w:jc w:val="right"/>
            </w:pPr>
            <w:r>
              <w:rPr>
                <w:rStyle w:val="TableFieldLabel"/>
              </w:rPr>
              <w:t>[ Is static True. Containment is Not Specified. ]</w:t>
            </w:r>
          </w:p>
          <w:p w14:paraId="2B28AF9B" w14:textId="77777777" w:rsidR="00562F87" w:rsidRDefault="00562F87">
            <w:pPr>
              <w:pStyle w:val="TableTextNormal"/>
              <w:tabs>
                <w:tab w:val="left" w:pos="720"/>
              </w:tabs>
            </w:pPr>
          </w:p>
        </w:tc>
      </w:tr>
      <w:tr w:rsidR="00562F87" w14:paraId="2F25142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9D8ABA" w14:textId="77777777" w:rsidR="00562F87" w:rsidRDefault="00562F87">
            <w:pPr>
              <w:pStyle w:val="TableTextNormal"/>
            </w:pPr>
          </w:p>
          <w:p w14:paraId="69DFD689" w14:textId="77777777" w:rsidR="00562F87" w:rsidRDefault="00A42A00">
            <w:pPr>
              <w:pStyle w:val="TableTextNormal"/>
            </w:pPr>
            <w:r>
              <w:rPr>
                <w:noProof/>
                <w:sz w:val="0"/>
                <w:szCs w:val="0"/>
              </w:rPr>
              <w:drawing>
                <wp:inline distT="0" distB="0" distL="0" distR="0" wp14:anchorId="2716406D" wp14:editId="1BB256CA">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sport fishing :   Public  = 17</w:t>
            </w:r>
          </w:p>
          <w:p w14:paraId="4B364539" w14:textId="77777777" w:rsidR="00562F87" w:rsidRDefault="00562F87">
            <w:pPr>
              <w:pStyle w:val="TableTextNormal"/>
              <w:tabs>
                <w:tab w:val="left" w:pos="540"/>
              </w:tabs>
            </w:pPr>
          </w:p>
          <w:p w14:paraId="7C0A746B" w14:textId="77777777" w:rsidR="00562F87" w:rsidRDefault="00A42A00">
            <w:pPr>
              <w:pStyle w:val="TableTextNormal"/>
            </w:pPr>
            <w:r>
              <w:t>A vessel used in fishing for pleasure or competition.</w:t>
            </w:r>
          </w:p>
          <w:p w14:paraId="38212F79" w14:textId="77777777" w:rsidR="00562F87" w:rsidRDefault="00A42A00">
            <w:pPr>
              <w:pStyle w:val="TableTextNormal"/>
              <w:tabs>
                <w:tab w:val="left" w:pos="1440"/>
              </w:tabs>
              <w:jc w:val="right"/>
            </w:pPr>
            <w:r>
              <w:rPr>
                <w:rStyle w:val="TableFieldLabel"/>
              </w:rPr>
              <w:t>[ Is static True. Containment is Not Specified. ]</w:t>
            </w:r>
          </w:p>
          <w:p w14:paraId="6C26FF82" w14:textId="77777777" w:rsidR="00562F87" w:rsidRDefault="00562F87">
            <w:pPr>
              <w:pStyle w:val="TableTextNormal"/>
              <w:tabs>
                <w:tab w:val="left" w:pos="720"/>
              </w:tabs>
            </w:pPr>
          </w:p>
        </w:tc>
      </w:tr>
    </w:tbl>
    <w:p w14:paraId="3C836580" w14:textId="77777777" w:rsidR="00562F87" w:rsidRDefault="00562F87">
      <w:pPr>
        <w:pStyle w:val="Notes"/>
      </w:pPr>
    </w:p>
    <w:p w14:paraId="17D9BBF7" w14:textId="77777777" w:rsidR="00562F87" w:rsidRDefault="00A42A00">
      <w:pPr>
        <w:pStyle w:val="Notes"/>
      </w:pPr>
      <w:r>
        <w:t xml:space="preserve">  </w:t>
      </w:r>
      <w:bookmarkEnd w:id="191"/>
    </w:p>
    <w:p w14:paraId="170CABC1" w14:textId="77777777" w:rsidR="00562F87" w:rsidRDefault="00562F87">
      <w:pPr>
        <w:pStyle w:val="Notes"/>
      </w:pPr>
    </w:p>
    <w:p w14:paraId="5C25C75B" w14:textId="77777777" w:rsidR="00562F87" w:rsidRDefault="00A42A00">
      <w:pPr>
        <w:pStyle w:val="Heading3"/>
      </w:pPr>
      <w:bookmarkStart w:id="193" w:name="BKM_E9733C87_BD62_43AE_91D8_66116C1999B6"/>
      <w:bookmarkStart w:id="194" w:name="_Toc25000159"/>
      <w:proofErr w:type="spellStart"/>
      <w:r>
        <w:t>onlineFunction</w:t>
      </w:r>
      <w:bookmarkEnd w:id="194"/>
      <w:proofErr w:type="spellEnd"/>
    </w:p>
    <w:p w14:paraId="305DC966" w14:textId="77777777" w:rsidR="00562F87" w:rsidRDefault="00A42A00">
      <w:pPr>
        <w:pStyle w:val="Notes"/>
      </w:pPr>
      <w:r>
        <w:rPr>
          <w:rStyle w:val="Italics"/>
        </w:rPr>
        <w:t>Class «S100_Codelist» in package 'S-127 Domain Model'</w:t>
      </w:r>
    </w:p>
    <w:p w14:paraId="190411A5" w14:textId="77777777" w:rsidR="00562F87" w:rsidRDefault="00562F87">
      <w:pPr>
        <w:pStyle w:val="Notes"/>
        <w:tabs>
          <w:tab w:val="left" w:pos="720"/>
        </w:tabs>
      </w:pPr>
    </w:p>
    <w:p w14:paraId="4C259446" w14:textId="77777777" w:rsidR="00562F87" w:rsidRDefault="00A42A00">
      <w:pPr>
        <w:pStyle w:val="Notes"/>
      </w:pPr>
      <w:r>
        <w:t>code for function performed by the online resource (ISO 19115)</w:t>
      </w:r>
    </w:p>
    <w:p w14:paraId="58B61725" w14:textId="77777777" w:rsidR="00562F87" w:rsidRDefault="00562F87">
      <w:pPr>
        <w:pStyle w:val="Notes"/>
      </w:pPr>
    </w:p>
    <w:p w14:paraId="5CA2DEDA" w14:textId="77777777" w:rsidR="00562F87" w:rsidRDefault="00A42A00">
      <w:pPr>
        <w:pStyle w:val="Properties"/>
      </w:pPr>
      <w:proofErr w:type="spellStart"/>
      <w:r>
        <w:t>onlineFunction</w:t>
      </w:r>
      <w:proofErr w:type="spellEnd"/>
      <w:r>
        <w:t xml:space="preserve"> </w:t>
      </w:r>
    </w:p>
    <w:p w14:paraId="6F4C2710" w14:textId="77777777" w:rsidR="00562F87" w:rsidRDefault="00A42A00">
      <w:pPr>
        <w:pStyle w:val="Properties"/>
      </w:pPr>
      <w:r>
        <w:t>Version 1.0  Phase 1.0  Proposed</w:t>
      </w:r>
    </w:p>
    <w:p w14:paraId="578370CB" w14:textId="77777777" w:rsidR="00562F87" w:rsidRDefault="00A42A00">
      <w:pPr>
        <w:pStyle w:val="Properties"/>
      </w:pPr>
      <w:proofErr w:type="spellStart"/>
      <w:r>
        <w:t>raphaelm</w:t>
      </w:r>
      <w:proofErr w:type="spellEnd"/>
      <w:r>
        <w:t xml:space="preserve"> created on 01-Jan-2018.  Last modified 20-Aug-2018</w:t>
      </w:r>
    </w:p>
    <w:p w14:paraId="688B0FCF" w14:textId="77777777" w:rsidR="00562F87" w:rsidRDefault="00A42A00">
      <w:pPr>
        <w:pStyle w:val="Properties"/>
      </w:pPr>
      <w:r>
        <w:t>Alias ONLFUN</w:t>
      </w:r>
    </w:p>
    <w:p w14:paraId="39EA5FE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5B8DE7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F6DE360" w14:textId="77777777" w:rsidR="00562F87" w:rsidRDefault="00A42A00">
            <w:pPr>
              <w:pStyle w:val="TableHeadingLight"/>
            </w:pPr>
            <w:r>
              <w:t>ATTRIBUTES</w:t>
            </w:r>
          </w:p>
        </w:tc>
      </w:tr>
      <w:tr w:rsidR="00562F87" w14:paraId="3768BEC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3C9B76" w14:textId="77777777" w:rsidR="00562F87" w:rsidRDefault="00562F87">
            <w:pPr>
              <w:pStyle w:val="TableTextNormal"/>
            </w:pPr>
          </w:p>
          <w:p w14:paraId="3024B1DE" w14:textId="77777777" w:rsidR="00562F87" w:rsidRDefault="00A42A00">
            <w:pPr>
              <w:pStyle w:val="TableTextNormal"/>
            </w:pPr>
            <w:r>
              <w:rPr>
                <w:noProof/>
                <w:sz w:val="0"/>
                <w:szCs w:val="0"/>
              </w:rPr>
              <w:drawing>
                <wp:inline distT="0" distB="0" distL="0" distR="0" wp14:anchorId="23B837E9" wp14:editId="6D45A5C8">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download :   Public  = 1</w:t>
            </w:r>
          </w:p>
          <w:p w14:paraId="0AC86DBE" w14:textId="77777777" w:rsidR="00562F87" w:rsidRDefault="00562F87">
            <w:pPr>
              <w:pStyle w:val="TableTextNormal"/>
              <w:tabs>
                <w:tab w:val="left" w:pos="540"/>
              </w:tabs>
            </w:pPr>
          </w:p>
          <w:p w14:paraId="4626B697" w14:textId="77777777" w:rsidR="00562F87" w:rsidRDefault="00A42A00">
            <w:pPr>
              <w:pStyle w:val="TableTextNormal"/>
            </w:pPr>
            <w:r>
              <w:t>online instructions for transferring data from one storage device or system to another. (ISO 19115:2014)</w:t>
            </w:r>
          </w:p>
          <w:p w14:paraId="56378AE8" w14:textId="77777777" w:rsidR="00562F87" w:rsidRDefault="00A42A00">
            <w:pPr>
              <w:pStyle w:val="TableTextNormal"/>
              <w:tabs>
                <w:tab w:val="left" w:pos="1440"/>
              </w:tabs>
              <w:jc w:val="right"/>
            </w:pPr>
            <w:r>
              <w:rPr>
                <w:rStyle w:val="TableFieldLabel"/>
              </w:rPr>
              <w:t>[ Is static True. Containment is Not Specified. ]</w:t>
            </w:r>
          </w:p>
          <w:p w14:paraId="2BD8CE22" w14:textId="77777777" w:rsidR="00562F87" w:rsidRDefault="00562F87">
            <w:pPr>
              <w:pStyle w:val="TableTextNormal"/>
              <w:tabs>
                <w:tab w:val="left" w:pos="720"/>
              </w:tabs>
            </w:pPr>
          </w:p>
        </w:tc>
      </w:tr>
      <w:tr w:rsidR="00562F87" w14:paraId="2961E5F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6AA1C4" w14:textId="77777777" w:rsidR="00562F87" w:rsidRDefault="00562F87">
            <w:pPr>
              <w:pStyle w:val="TableTextNormal"/>
            </w:pPr>
          </w:p>
          <w:p w14:paraId="3DCCCA20" w14:textId="77777777" w:rsidR="00562F87" w:rsidRDefault="00A42A00">
            <w:pPr>
              <w:pStyle w:val="TableTextNormal"/>
            </w:pPr>
            <w:r>
              <w:rPr>
                <w:noProof/>
                <w:sz w:val="0"/>
                <w:szCs w:val="0"/>
              </w:rPr>
              <w:drawing>
                <wp:inline distT="0" distB="0" distL="0" distR="0" wp14:anchorId="23F5D614" wp14:editId="292290D0">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Public  = 2</w:t>
            </w:r>
          </w:p>
          <w:p w14:paraId="7472F301" w14:textId="77777777" w:rsidR="00562F87" w:rsidRDefault="00562F87">
            <w:pPr>
              <w:pStyle w:val="TableTextNormal"/>
              <w:tabs>
                <w:tab w:val="left" w:pos="540"/>
              </w:tabs>
            </w:pPr>
          </w:p>
          <w:p w14:paraId="78E17535" w14:textId="77777777" w:rsidR="00562F87" w:rsidRDefault="00A42A00">
            <w:pPr>
              <w:pStyle w:val="TableTextNormal"/>
            </w:pPr>
            <w:r>
              <w:t>online information about the resource (ISO 19115:2014)</w:t>
            </w:r>
          </w:p>
          <w:p w14:paraId="7C5A583A" w14:textId="77777777" w:rsidR="00562F87" w:rsidRDefault="00A42A00">
            <w:pPr>
              <w:pStyle w:val="TableTextNormal"/>
              <w:tabs>
                <w:tab w:val="left" w:pos="1440"/>
              </w:tabs>
              <w:jc w:val="right"/>
            </w:pPr>
            <w:r>
              <w:rPr>
                <w:rStyle w:val="TableFieldLabel"/>
              </w:rPr>
              <w:t>[ Is static True. Containment is Not Specified. ]</w:t>
            </w:r>
          </w:p>
          <w:p w14:paraId="30F7B184" w14:textId="77777777" w:rsidR="00562F87" w:rsidRDefault="00562F87">
            <w:pPr>
              <w:pStyle w:val="TableTextNormal"/>
              <w:tabs>
                <w:tab w:val="left" w:pos="720"/>
              </w:tabs>
            </w:pPr>
          </w:p>
        </w:tc>
      </w:tr>
      <w:tr w:rsidR="00562F87" w14:paraId="3BCEBE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BF82AE" w14:textId="77777777" w:rsidR="00562F87" w:rsidRDefault="00562F87">
            <w:pPr>
              <w:pStyle w:val="TableTextNormal"/>
            </w:pPr>
          </w:p>
          <w:p w14:paraId="6D051A29" w14:textId="77777777" w:rsidR="00562F87" w:rsidRDefault="00A42A00">
            <w:pPr>
              <w:pStyle w:val="TableTextNormal"/>
            </w:pPr>
            <w:r>
              <w:rPr>
                <w:noProof/>
                <w:sz w:val="0"/>
                <w:szCs w:val="0"/>
              </w:rPr>
              <w:drawing>
                <wp:inline distT="0" distB="0" distL="0" distR="0" wp14:anchorId="2E1A4358" wp14:editId="40966142">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offlineAccess</w:t>
            </w:r>
            <w:proofErr w:type="spellEnd"/>
            <w:r>
              <w:t xml:space="preserve"> :   Public  = 3</w:t>
            </w:r>
          </w:p>
          <w:p w14:paraId="77C985A3" w14:textId="77777777" w:rsidR="00562F87" w:rsidRDefault="00562F87">
            <w:pPr>
              <w:pStyle w:val="TableTextNormal"/>
              <w:tabs>
                <w:tab w:val="left" w:pos="540"/>
              </w:tabs>
            </w:pPr>
          </w:p>
          <w:p w14:paraId="0918AA0A" w14:textId="77777777" w:rsidR="00562F87" w:rsidRDefault="00A42A00">
            <w:pPr>
              <w:pStyle w:val="TableTextNormal"/>
            </w:pPr>
            <w:r>
              <w:t>online instructions for requesting the resource from the provider (ISO 19115:2014)</w:t>
            </w:r>
          </w:p>
          <w:p w14:paraId="124003CC" w14:textId="77777777" w:rsidR="00562F87" w:rsidRDefault="00A42A00">
            <w:pPr>
              <w:pStyle w:val="TableTextNormal"/>
              <w:tabs>
                <w:tab w:val="left" w:pos="1440"/>
              </w:tabs>
              <w:jc w:val="right"/>
            </w:pPr>
            <w:r>
              <w:rPr>
                <w:rStyle w:val="TableFieldLabel"/>
              </w:rPr>
              <w:t>[ Is static True. Containment is Not Specified. ]</w:t>
            </w:r>
          </w:p>
          <w:p w14:paraId="3CDE6B7F" w14:textId="77777777" w:rsidR="00562F87" w:rsidRDefault="00562F87">
            <w:pPr>
              <w:pStyle w:val="TableTextNormal"/>
              <w:tabs>
                <w:tab w:val="left" w:pos="720"/>
              </w:tabs>
            </w:pPr>
          </w:p>
        </w:tc>
      </w:tr>
      <w:tr w:rsidR="00562F87" w14:paraId="1E5E30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6C4CE5" w14:textId="77777777" w:rsidR="00562F87" w:rsidRDefault="00562F87">
            <w:pPr>
              <w:pStyle w:val="TableTextNormal"/>
            </w:pPr>
          </w:p>
          <w:p w14:paraId="26CE92E2" w14:textId="77777777" w:rsidR="00562F87" w:rsidRDefault="00A42A00">
            <w:pPr>
              <w:pStyle w:val="TableTextNormal"/>
            </w:pPr>
            <w:r>
              <w:rPr>
                <w:noProof/>
                <w:sz w:val="0"/>
                <w:szCs w:val="0"/>
              </w:rPr>
              <w:drawing>
                <wp:inline distT="0" distB="0" distL="0" distR="0" wp14:anchorId="641DF618" wp14:editId="6C76DDBE">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order :   Public  = 4</w:t>
            </w:r>
          </w:p>
          <w:p w14:paraId="5DE5A996" w14:textId="77777777" w:rsidR="00562F87" w:rsidRDefault="00562F87">
            <w:pPr>
              <w:pStyle w:val="TableTextNormal"/>
              <w:tabs>
                <w:tab w:val="left" w:pos="540"/>
              </w:tabs>
            </w:pPr>
          </w:p>
          <w:p w14:paraId="4EA7D641" w14:textId="77777777" w:rsidR="00562F87" w:rsidRDefault="00A42A00">
            <w:pPr>
              <w:pStyle w:val="TableTextNormal"/>
            </w:pPr>
            <w:r>
              <w:t>online order process for obtaining the resource (ISO 19115:2014).</w:t>
            </w:r>
          </w:p>
          <w:p w14:paraId="17D351A2" w14:textId="77777777" w:rsidR="00562F87" w:rsidRDefault="00A42A00">
            <w:pPr>
              <w:pStyle w:val="TableTextNormal"/>
              <w:tabs>
                <w:tab w:val="left" w:pos="1440"/>
              </w:tabs>
              <w:jc w:val="right"/>
            </w:pPr>
            <w:r>
              <w:rPr>
                <w:rStyle w:val="TableFieldLabel"/>
              </w:rPr>
              <w:t>[ Is static True. Containment is Not Specified. ]</w:t>
            </w:r>
          </w:p>
          <w:p w14:paraId="20EF7B69" w14:textId="77777777" w:rsidR="00562F87" w:rsidRDefault="00562F87">
            <w:pPr>
              <w:pStyle w:val="TableTextNormal"/>
              <w:tabs>
                <w:tab w:val="left" w:pos="720"/>
              </w:tabs>
            </w:pPr>
          </w:p>
        </w:tc>
      </w:tr>
      <w:tr w:rsidR="00562F87" w14:paraId="3D3E321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788C87" w14:textId="77777777" w:rsidR="00562F87" w:rsidRDefault="00562F87">
            <w:pPr>
              <w:pStyle w:val="TableTextNormal"/>
            </w:pPr>
          </w:p>
          <w:p w14:paraId="11B3D696" w14:textId="77777777" w:rsidR="00562F87" w:rsidRDefault="00A42A00">
            <w:pPr>
              <w:pStyle w:val="TableTextNormal"/>
            </w:pPr>
            <w:r>
              <w:rPr>
                <w:noProof/>
                <w:sz w:val="0"/>
                <w:szCs w:val="0"/>
              </w:rPr>
              <w:lastRenderedPageBreak/>
              <w:drawing>
                <wp:inline distT="0" distB="0" distL="0" distR="0" wp14:anchorId="2725B8DD" wp14:editId="6D31AD0E">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search :   Public  = 5</w:t>
            </w:r>
          </w:p>
          <w:p w14:paraId="3B3BED2B" w14:textId="77777777" w:rsidR="00562F87" w:rsidRDefault="00562F87">
            <w:pPr>
              <w:pStyle w:val="TableTextNormal"/>
              <w:tabs>
                <w:tab w:val="left" w:pos="540"/>
              </w:tabs>
            </w:pPr>
          </w:p>
          <w:p w14:paraId="050658B3" w14:textId="77777777" w:rsidR="00562F87" w:rsidRDefault="00A42A00">
            <w:pPr>
              <w:pStyle w:val="TableTextNormal"/>
            </w:pPr>
            <w:r>
              <w:t>online search interface for seeking out information about the resource (ISO 19115:2014).</w:t>
            </w:r>
          </w:p>
          <w:p w14:paraId="5F8588D7" w14:textId="77777777" w:rsidR="00562F87" w:rsidRDefault="00A42A00">
            <w:pPr>
              <w:pStyle w:val="TableTextNormal"/>
              <w:tabs>
                <w:tab w:val="left" w:pos="1440"/>
              </w:tabs>
              <w:jc w:val="right"/>
            </w:pPr>
            <w:r>
              <w:rPr>
                <w:rStyle w:val="TableFieldLabel"/>
              </w:rPr>
              <w:t>[ Is static True. Containment is Not Specified. ]</w:t>
            </w:r>
          </w:p>
          <w:p w14:paraId="20DF9AB1" w14:textId="77777777" w:rsidR="00562F87" w:rsidRDefault="00562F87">
            <w:pPr>
              <w:pStyle w:val="TableTextNormal"/>
              <w:tabs>
                <w:tab w:val="left" w:pos="720"/>
              </w:tabs>
            </w:pPr>
          </w:p>
        </w:tc>
      </w:tr>
      <w:tr w:rsidR="00562F87" w14:paraId="7330EB4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613B81B" w14:textId="77777777" w:rsidR="00562F87" w:rsidRDefault="00562F87">
            <w:pPr>
              <w:pStyle w:val="TableTextNormal"/>
            </w:pPr>
          </w:p>
          <w:p w14:paraId="0D8A95F0" w14:textId="77777777" w:rsidR="00562F87" w:rsidRDefault="00A42A00">
            <w:pPr>
              <w:pStyle w:val="TableTextNormal"/>
            </w:pPr>
            <w:r>
              <w:rPr>
                <w:noProof/>
                <w:sz w:val="0"/>
                <w:szCs w:val="0"/>
              </w:rPr>
              <w:drawing>
                <wp:inline distT="0" distB="0" distL="0" distR="0" wp14:anchorId="25C8E9D3" wp14:editId="27BF0152">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completeMetadata</w:t>
            </w:r>
            <w:proofErr w:type="spellEnd"/>
            <w:r>
              <w:t xml:space="preserve"> :   Public  = 6</w:t>
            </w:r>
          </w:p>
          <w:p w14:paraId="18A6DF86" w14:textId="77777777" w:rsidR="00562F87" w:rsidRDefault="00562F87">
            <w:pPr>
              <w:pStyle w:val="TableTextNormal"/>
              <w:tabs>
                <w:tab w:val="left" w:pos="540"/>
              </w:tabs>
            </w:pPr>
          </w:p>
          <w:p w14:paraId="54D9C828" w14:textId="77777777" w:rsidR="00562F87" w:rsidRDefault="00A42A00">
            <w:pPr>
              <w:pStyle w:val="TableTextNormal"/>
            </w:pPr>
            <w:r>
              <w:t>complete metadata provided (ISO 19115:2014).</w:t>
            </w:r>
          </w:p>
          <w:p w14:paraId="41E09460" w14:textId="77777777" w:rsidR="00562F87" w:rsidRDefault="00A42A00">
            <w:pPr>
              <w:pStyle w:val="TableTextNormal"/>
              <w:tabs>
                <w:tab w:val="left" w:pos="1440"/>
              </w:tabs>
              <w:jc w:val="right"/>
            </w:pPr>
            <w:r>
              <w:rPr>
                <w:rStyle w:val="TableFieldLabel"/>
              </w:rPr>
              <w:t>[ Is static True. Containment is Not Specified. ]</w:t>
            </w:r>
          </w:p>
          <w:p w14:paraId="5FA90BA7" w14:textId="77777777" w:rsidR="00562F87" w:rsidRDefault="00562F87">
            <w:pPr>
              <w:pStyle w:val="TableTextNormal"/>
              <w:tabs>
                <w:tab w:val="left" w:pos="720"/>
              </w:tabs>
            </w:pPr>
          </w:p>
        </w:tc>
      </w:tr>
      <w:tr w:rsidR="00562F87" w14:paraId="45EEF0E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BE9B98" w14:textId="77777777" w:rsidR="00562F87" w:rsidRDefault="00562F87">
            <w:pPr>
              <w:pStyle w:val="TableTextNormal"/>
            </w:pPr>
          </w:p>
          <w:p w14:paraId="4963F4DA" w14:textId="77777777" w:rsidR="00562F87" w:rsidRDefault="00A42A00">
            <w:pPr>
              <w:pStyle w:val="TableTextNormal"/>
            </w:pPr>
            <w:r>
              <w:rPr>
                <w:noProof/>
                <w:sz w:val="0"/>
                <w:szCs w:val="0"/>
              </w:rPr>
              <w:drawing>
                <wp:inline distT="0" distB="0" distL="0" distR="0" wp14:anchorId="65A26D12" wp14:editId="233F33EB">
                  <wp:extent cx="11430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browseGraphic</w:t>
            </w:r>
            <w:proofErr w:type="spellEnd"/>
            <w:r>
              <w:t xml:space="preserve"> :   Public  = 7</w:t>
            </w:r>
          </w:p>
          <w:p w14:paraId="1AB538D9" w14:textId="77777777" w:rsidR="00562F87" w:rsidRDefault="00562F87">
            <w:pPr>
              <w:pStyle w:val="TableTextNormal"/>
              <w:tabs>
                <w:tab w:val="left" w:pos="540"/>
              </w:tabs>
            </w:pPr>
          </w:p>
          <w:p w14:paraId="355294A8" w14:textId="77777777" w:rsidR="00562F87" w:rsidRDefault="00A42A00">
            <w:pPr>
              <w:pStyle w:val="TableTextNormal"/>
            </w:pPr>
            <w:r>
              <w:t>browse graphic provided (ISO 19115:2014).</w:t>
            </w:r>
          </w:p>
          <w:p w14:paraId="3C1DB0DF" w14:textId="77777777" w:rsidR="00562F87" w:rsidRDefault="00A42A00">
            <w:pPr>
              <w:pStyle w:val="TableTextNormal"/>
              <w:tabs>
                <w:tab w:val="left" w:pos="1440"/>
              </w:tabs>
              <w:jc w:val="right"/>
            </w:pPr>
            <w:r>
              <w:rPr>
                <w:rStyle w:val="TableFieldLabel"/>
              </w:rPr>
              <w:t>[ Is static True. Containment is Not Specified. ]</w:t>
            </w:r>
          </w:p>
          <w:p w14:paraId="5A172B8F" w14:textId="77777777" w:rsidR="00562F87" w:rsidRDefault="00562F87">
            <w:pPr>
              <w:pStyle w:val="TableTextNormal"/>
              <w:tabs>
                <w:tab w:val="left" w:pos="720"/>
              </w:tabs>
            </w:pPr>
          </w:p>
        </w:tc>
      </w:tr>
      <w:tr w:rsidR="00562F87" w14:paraId="2405A29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9CB398" w14:textId="77777777" w:rsidR="00562F87" w:rsidRDefault="00562F87">
            <w:pPr>
              <w:pStyle w:val="TableTextNormal"/>
            </w:pPr>
          </w:p>
          <w:p w14:paraId="68A2BAB6" w14:textId="77777777" w:rsidR="00562F87" w:rsidRDefault="00A42A00">
            <w:pPr>
              <w:pStyle w:val="TableTextNormal"/>
            </w:pPr>
            <w:r>
              <w:rPr>
                <w:noProof/>
                <w:sz w:val="0"/>
                <w:szCs w:val="0"/>
              </w:rPr>
              <w:drawing>
                <wp:inline distT="0" distB="0" distL="0" distR="0" wp14:anchorId="4AB772D2" wp14:editId="7ABCC1D2">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upload :   Public  = 8</w:t>
            </w:r>
          </w:p>
          <w:p w14:paraId="45E1D8EB" w14:textId="77777777" w:rsidR="00562F87" w:rsidRDefault="00562F87">
            <w:pPr>
              <w:pStyle w:val="TableTextNormal"/>
              <w:tabs>
                <w:tab w:val="left" w:pos="540"/>
              </w:tabs>
            </w:pPr>
          </w:p>
          <w:p w14:paraId="044B926E" w14:textId="77777777" w:rsidR="00562F87" w:rsidRDefault="00A42A00">
            <w:pPr>
              <w:pStyle w:val="TableTextNormal"/>
            </w:pPr>
            <w:r>
              <w:t>online resource upload capability provided (ISO 19115:2014).</w:t>
            </w:r>
          </w:p>
          <w:p w14:paraId="623D3E61" w14:textId="77777777" w:rsidR="00562F87" w:rsidRDefault="00A42A00">
            <w:pPr>
              <w:pStyle w:val="TableTextNormal"/>
              <w:tabs>
                <w:tab w:val="left" w:pos="1440"/>
              </w:tabs>
              <w:jc w:val="right"/>
            </w:pPr>
            <w:r>
              <w:rPr>
                <w:rStyle w:val="TableFieldLabel"/>
              </w:rPr>
              <w:t>[ Is static True. Containment is Not Specified. ]</w:t>
            </w:r>
          </w:p>
          <w:p w14:paraId="628F06D2" w14:textId="77777777" w:rsidR="00562F87" w:rsidRDefault="00562F87">
            <w:pPr>
              <w:pStyle w:val="TableTextNormal"/>
              <w:tabs>
                <w:tab w:val="left" w:pos="720"/>
              </w:tabs>
            </w:pPr>
          </w:p>
        </w:tc>
      </w:tr>
      <w:tr w:rsidR="00562F87" w14:paraId="3A9897B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3B882D" w14:textId="77777777" w:rsidR="00562F87" w:rsidRDefault="00562F87">
            <w:pPr>
              <w:pStyle w:val="TableTextNormal"/>
            </w:pPr>
          </w:p>
          <w:p w14:paraId="11E3C97E" w14:textId="77777777" w:rsidR="00562F87" w:rsidRDefault="00A42A00">
            <w:pPr>
              <w:pStyle w:val="TableTextNormal"/>
            </w:pPr>
            <w:r>
              <w:rPr>
                <w:noProof/>
                <w:sz w:val="0"/>
                <w:szCs w:val="0"/>
              </w:rPr>
              <w:drawing>
                <wp:inline distT="0" distB="0" distL="0" distR="0" wp14:anchorId="366485D5" wp14:editId="496F0FA0">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emailService</w:t>
            </w:r>
            <w:proofErr w:type="spellEnd"/>
            <w:r>
              <w:t xml:space="preserve"> :   Public  = 9</w:t>
            </w:r>
          </w:p>
          <w:p w14:paraId="6AB5A184" w14:textId="77777777" w:rsidR="00562F87" w:rsidRDefault="00562F87">
            <w:pPr>
              <w:pStyle w:val="TableTextNormal"/>
              <w:tabs>
                <w:tab w:val="left" w:pos="540"/>
              </w:tabs>
            </w:pPr>
          </w:p>
          <w:p w14:paraId="55022E60" w14:textId="77777777" w:rsidR="00562F87" w:rsidRDefault="00A42A00">
            <w:pPr>
              <w:pStyle w:val="TableTextNormal"/>
            </w:pPr>
            <w:r>
              <w:t>online email service provided (ISO 19115:2014)</w:t>
            </w:r>
          </w:p>
          <w:p w14:paraId="4FBA0884" w14:textId="77777777" w:rsidR="00562F87" w:rsidRDefault="00A42A00">
            <w:pPr>
              <w:pStyle w:val="TableTextNormal"/>
              <w:tabs>
                <w:tab w:val="left" w:pos="1440"/>
              </w:tabs>
              <w:jc w:val="right"/>
            </w:pPr>
            <w:r>
              <w:rPr>
                <w:rStyle w:val="TableFieldLabel"/>
              </w:rPr>
              <w:t>[ Is static True. Containment is Not Specified. ]</w:t>
            </w:r>
          </w:p>
          <w:p w14:paraId="2EE5A285" w14:textId="77777777" w:rsidR="00562F87" w:rsidRDefault="00562F87">
            <w:pPr>
              <w:pStyle w:val="TableTextNormal"/>
              <w:tabs>
                <w:tab w:val="left" w:pos="720"/>
              </w:tabs>
            </w:pPr>
          </w:p>
        </w:tc>
      </w:tr>
      <w:tr w:rsidR="00562F87" w14:paraId="6E8FA87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021C2F" w14:textId="77777777" w:rsidR="00562F87" w:rsidRDefault="00562F87">
            <w:pPr>
              <w:pStyle w:val="TableTextNormal"/>
            </w:pPr>
          </w:p>
          <w:p w14:paraId="6AFFE77A" w14:textId="77777777" w:rsidR="00562F87" w:rsidRDefault="00A42A00">
            <w:pPr>
              <w:pStyle w:val="TableTextNormal"/>
            </w:pPr>
            <w:r>
              <w:rPr>
                <w:noProof/>
                <w:sz w:val="0"/>
                <w:szCs w:val="0"/>
              </w:rPr>
              <w:drawing>
                <wp:inline distT="0" distB="0" distL="0" distR="0" wp14:anchorId="44B73F65" wp14:editId="4507F077">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browsing :   Public  = 10</w:t>
            </w:r>
          </w:p>
          <w:p w14:paraId="76601A32" w14:textId="77777777" w:rsidR="00562F87" w:rsidRDefault="00562F87">
            <w:pPr>
              <w:pStyle w:val="TableTextNormal"/>
              <w:tabs>
                <w:tab w:val="left" w:pos="540"/>
              </w:tabs>
            </w:pPr>
          </w:p>
          <w:p w14:paraId="5FD9D923" w14:textId="77777777" w:rsidR="00562F87" w:rsidRDefault="00A42A00">
            <w:pPr>
              <w:pStyle w:val="TableTextNormal"/>
            </w:pPr>
            <w:r>
              <w:t>online browsing provided (ISO 19115:2014)</w:t>
            </w:r>
          </w:p>
          <w:p w14:paraId="436BFFFD" w14:textId="77777777" w:rsidR="00562F87" w:rsidRDefault="00A42A00">
            <w:pPr>
              <w:pStyle w:val="TableTextNormal"/>
              <w:tabs>
                <w:tab w:val="left" w:pos="1440"/>
              </w:tabs>
              <w:jc w:val="right"/>
            </w:pPr>
            <w:r>
              <w:rPr>
                <w:rStyle w:val="TableFieldLabel"/>
              </w:rPr>
              <w:t>[ Is static True. Containment is Not Specified. ]</w:t>
            </w:r>
          </w:p>
          <w:p w14:paraId="21485272" w14:textId="77777777" w:rsidR="00562F87" w:rsidRDefault="00562F87">
            <w:pPr>
              <w:pStyle w:val="TableTextNormal"/>
              <w:tabs>
                <w:tab w:val="left" w:pos="720"/>
              </w:tabs>
            </w:pPr>
          </w:p>
        </w:tc>
      </w:tr>
      <w:tr w:rsidR="00562F87" w14:paraId="327AA5C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3EE142" w14:textId="77777777" w:rsidR="00562F87" w:rsidRDefault="00562F87">
            <w:pPr>
              <w:pStyle w:val="TableTextNormal"/>
            </w:pPr>
          </w:p>
          <w:p w14:paraId="3F54568D" w14:textId="77777777" w:rsidR="00562F87" w:rsidRDefault="00A42A00">
            <w:pPr>
              <w:pStyle w:val="TableTextNormal"/>
            </w:pPr>
            <w:r>
              <w:rPr>
                <w:noProof/>
                <w:sz w:val="0"/>
                <w:szCs w:val="0"/>
              </w:rPr>
              <w:drawing>
                <wp:inline distT="0" distB="0" distL="0" distR="0" wp14:anchorId="5CA0D8D9" wp14:editId="21ABF1F2">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fileAccess</w:t>
            </w:r>
            <w:proofErr w:type="spellEnd"/>
            <w:r>
              <w:t xml:space="preserve"> :   Public  = 11</w:t>
            </w:r>
          </w:p>
          <w:p w14:paraId="21893432" w14:textId="77777777" w:rsidR="00562F87" w:rsidRDefault="00562F87">
            <w:pPr>
              <w:pStyle w:val="TableTextNormal"/>
              <w:tabs>
                <w:tab w:val="left" w:pos="540"/>
              </w:tabs>
            </w:pPr>
          </w:p>
          <w:p w14:paraId="27A414E4" w14:textId="77777777" w:rsidR="00562F87" w:rsidRDefault="00A42A00">
            <w:pPr>
              <w:pStyle w:val="TableTextNormal"/>
            </w:pPr>
            <w:r>
              <w:t>online file access provided (ISO 19115:2014).</w:t>
            </w:r>
          </w:p>
          <w:p w14:paraId="5CC2478B" w14:textId="77777777" w:rsidR="00562F87" w:rsidRDefault="00A42A00">
            <w:pPr>
              <w:pStyle w:val="TableTextNormal"/>
              <w:tabs>
                <w:tab w:val="left" w:pos="1440"/>
              </w:tabs>
              <w:jc w:val="right"/>
            </w:pPr>
            <w:r>
              <w:rPr>
                <w:rStyle w:val="TableFieldLabel"/>
              </w:rPr>
              <w:t>[ Is static True. Containment is Not Specified. ]</w:t>
            </w:r>
          </w:p>
          <w:p w14:paraId="243F7BBC" w14:textId="77777777" w:rsidR="00562F87" w:rsidRDefault="00562F87">
            <w:pPr>
              <w:pStyle w:val="TableTextNormal"/>
              <w:tabs>
                <w:tab w:val="left" w:pos="720"/>
              </w:tabs>
            </w:pPr>
          </w:p>
        </w:tc>
      </w:tr>
    </w:tbl>
    <w:p w14:paraId="26368BE6" w14:textId="77777777" w:rsidR="00562F87" w:rsidRDefault="00562F87">
      <w:pPr>
        <w:pStyle w:val="Notes"/>
      </w:pPr>
    </w:p>
    <w:p w14:paraId="15A1D0C5" w14:textId="77777777" w:rsidR="00562F87" w:rsidRDefault="00A42A00">
      <w:pPr>
        <w:pStyle w:val="Notes"/>
      </w:pPr>
      <w:r>
        <w:t xml:space="preserve">  </w:t>
      </w:r>
      <w:bookmarkEnd w:id="193"/>
    </w:p>
    <w:p w14:paraId="7BD2E3B7" w14:textId="77777777" w:rsidR="00562F87" w:rsidRDefault="00562F87">
      <w:pPr>
        <w:pStyle w:val="Notes"/>
      </w:pPr>
    </w:p>
    <w:p w14:paraId="6476CEA0" w14:textId="77777777" w:rsidR="00562F87" w:rsidRDefault="00A42A00">
      <w:pPr>
        <w:pStyle w:val="Heading3"/>
      </w:pPr>
      <w:bookmarkStart w:id="195" w:name="BKM_4269883F_D394_4433_9AC1_C37466096912"/>
      <w:bookmarkStart w:id="196" w:name="_Toc25000160"/>
      <w:proofErr w:type="spellStart"/>
      <w:r>
        <w:t>telecommunicationService</w:t>
      </w:r>
      <w:bookmarkEnd w:id="196"/>
      <w:proofErr w:type="spellEnd"/>
    </w:p>
    <w:p w14:paraId="3CE1C6BD" w14:textId="77777777" w:rsidR="00562F87" w:rsidRDefault="00A42A00">
      <w:pPr>
        <w:pStyle w:val="Notes"/>
      </w:pPr>
      <w:r>
        <w:rPr>
          <w:rStyle w:val="Italics"/>
        </w:rPr>
        <w:t>Class «S100_Codelist» in package 'S-127 Domain Model'</w:t>
      </w:r>
    </w:p>
    <w:p w14:paraId="3C9208BE" w14:textId="77777777" w:rsidR="00562F87" w:rsidRDefault="00562F87">
      <w:pPr>
        <w:pStyle w:val="Notes"/>
        <w:tabs>
          <w:tab w:val="left" w:pos="720"/>
        </w:tabs>
      </w:pPr>
    </w:p>
    <w:p w14:paraId="496630D2" w14:textId="77777777" w:rsidR="00562F87" w:rsidRDefault="00A42A00">
      <w:pPr>
        <w:pStyle w:val="Notes"/>
      </w:pPr>
      <w:r>
        <w:t>Classification of methods of communication over a distance by electrical or electromagnetic means.</w:t>
      </w:r>
    </w:p>
    <w:p w14:paraId="706BD349" w14:textId="77777777" w:rsidR="00562F87" w:rsidRDefault="00562F87">
      <w:pPr>
        <w:pStyle w:val="Notes"/>
      </w:pPr>
    </w:p>
    <w:p w14:paraId="7395800B" w14:textId="77777777" w:rsidR="00562F87" w:rsidRDefault="00562F87">
      <w:pPr>
        <w:pStyle w:val="Notes"/>
      </w:pPr>
    </w:p>
    <w:p w14:paraId="495E0ED2" w14:textId="77777777" w:rsidR="00562F87" w:rsidRDefault="00A42A00">
      <w:pPr>
        <w:pStyle w:val="Properties"/>
      </w:pPr>
      <w:proofErr w:type="spellStart"/>
      <w:r>
        <w:t>telecommunicationService</w:t>
      </w:r>
      <w:proofErr w:type="spellEnd"/>
      <w:r>
        <w:t xml:space="preserve"> </w:t>
      </w:r>
    </w:p>
    <w:p w14:paraId="386B6CA0" w14:textId="77777777" w:rsidR="00562F87" w:rsidRDefault="00A42A00">
      <w:pPr>
        <w:pStyle w:val="Properties"/>
      </w:pPr>
      <w:r>
        <w:t>Version 1.0  Phase 1.0  Proposed</w:t>
      </w:r>
    </w:p>
    <w:p w14:paraId="0C3303E7" w14:textId="77777777" w:rsidR="00562F87" w:rsidRDefault="00A42A00">
      <w:pPr>
        <w:pStyle w:val="Properties"/>
      </w:pPr>
      <w:proofErr w:type="spellStart"/>
      <w:r>
        <w:t>raphaelm</w:t>
      </w:r>
      <w:proofErr w:type="spellEnd"/>
      <w:r>
        <w:t xml:space="preserve"> created on 01-Jan-2018.  Last modified 20-Aug-2018</w:t>
      </w:r>
    </w:p>
    <w:p w14:paraId="1C297D3A" w14:textId="77777777" w:rsidR="00562F87" w:rsidRDefault="00A42A00">
      <w:pPr>
        <w:pStyle w:val="Properties"/>
      </w:pPr>
      <w:r>
        <w:t>Alias TELSRV</w:t>
      </w:r>
    </w:p>
    <w:p w14:paraId="7EB5D86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8A9460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13C12C8" w14:textId="77777777" w:rsidR="00562F87" w:rsidRDefault="00A42A00">
            <w:pPr>
              <w:pStyle w:val="TableHeadingLight"/>
            </w:pPr>
            <w:r>
              <w:t>ATTRIBUTES</w:t>
            </w:r>
          </w:p>
        </w:tc>
      </w:tr>
      <w:tr w:rsidR="00562F87" w14:paraId="31C7B9C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EFEC9C" w14:textId="77777777" w:rsidR="00562F87" w:rsidRDefault="00562F87">
            <w:pPr>
              <w:pStyle w:val="TableTextNormal"/>
            </w:pPr>
          </w:p>
          <w:p w14:paraId="7F54D863" w14:textId="77777777" w:rsidR="00562F87" w:rsidRDefault="00A42A00">
            <w:pPr>
              <w:pStyle w:val="TableTextNormal"/>
            </w:pPr>
            <w:r>
              <w:rPr>
                <w:noProof/>
                <w:sz w:val="0"/>
                <w:szCs w:val="0"/>
              </w:rPr>
              <w:drawing>
                <wp:inline distT="0" distB="0" distL="0" distR="0" wp14:anchorId="5C6DA715" wp14:editId="75AFA61E">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voice :   Public  = 1</w:t>
            </w:r>
          </w:p>
          <w:p w14:paraId="74FE453F" w14:textId="77777777" w:rsidR="00562F87" w:rsidRDefault="00562F87">
            <w:pPr>
              <w:pStyle w:val="TableTextNormal"/>
              <w:tabs>
                <w:tab w:val="left" w:pos="540"/>
              </w:tabs>
            </w:pPr>
          </w:p>
          <w:p w14:paraId="59B388AE" w14:textId="77777777" w:rsidR="00562F87" w:rsidRDefault="00A42A00">
            <w:pPr>
              <w:pStyle w:val="TableTextNormal"/>
            </w:pPr>
            <w:r>
              <w:t>The transfer or exchange of information by using sounds that are being made by mouth and throat when speaking</w:t>
            </w:r>
          </w:p>
          <w:p w14:paraId="578F72B8" w14:textId="77777777" w:rsidR="00562F87" w:rsidRDefault="00A42A00">
            <w:pPr>
              <w:pStyle w:val="TableTextNormal"/>
              <w:tabs>
                <w:tab w:val="left" w:pos="1440"/>
              </w:tabs>
              <w:jc w:val="right"/>
            </w:pPr>
            <w:r>
              <w:rPr>
                <w:rStyle w:val="TableFieldLabel"/>
              </w:rPr>
              <w:t>[ Is static True. Containment is Not Specified. ]</w:t>
            </w:r>
          </w:p>
          <w:p w14:paraId="3530F22F" w14:textId="77777777" w:rsidR="00562F87" w:rsidRDefault="00562F87">
            <w:pPr>
              <w:pStyle w:val="TableTextNormal"/>
              <w:tabs>
                <w:tab w:val="left" w:pos="720"/>
              </w:tabs>
            </w:pPr>
          </w:p>
        </w:tc>
      </w:tr>
      <w:tr w:rsidR="00562F87" w14:paraId="57E9E05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2F1D26" w14:textId="77777777" w:rsidR="00562F87" w:rsidRDefault="00562F87">
            <w:pPr>
              <w:pStyle w:val="TableTextNormal"/>
            </w:pPr>
          </w:p>
          <w:p w14:paraId="687E1F6E" w14:textId="77777777" w:rsidR="00562F87" w:rsidRDefault="00A42A00">
            <w:pPr>
              <w:pStyle w:val="TableTextNormal"/>
            </w:pPr>
            <w:r>
              <w:rPr>
                <w:noProof/>
                <w:sz w:val="0"/>
                <w:szCs w:val="0"/>
              </w:rPr>
              <w:drawing>
                <wp:inline distT="0" distB="0" distL="0" distR="0" wp14:anchorId="6E84D6C4" wp14:editId="792FFF6E">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facsimile :   Public  = 2</w:t>
            </w:r>
          </w:p>
          <w:p w14:paraId="4988BCFD" w14:textId="77777777" w:rsidR="00562F87" w:rsidRDefault="00562F87">
            <w:pPr>
              <w:pStyle w:val="TableTextNormal"/>
              <w:tabs>
                <w:tab w:val="left" w:pos="540"/>
              </w:tabs>
            </w:pPr>
          </w:p>
          <w:p w14:paraId="1DC723AF" w14:textId="77777777" w:rsidR="00562F87" w:rsidRDefault="00A42A00">
            <w:pPr>
              <w:pStyle w:val="TableTextNormal"/>
            </w:pPr>
            <w:r>
              <w:t>a system of transmitting and reproducing graphic matter (as printing or still pictures) by means of signals sent over telephone lines</w:t>
            </w:r>
          </w:p>
          <w:p w14:paraId="7BB0A805" w14:textId="77777777" w:rsidR="00562F87" w:rsidRDefault="00A42A00">
            <w:pPr>
              <w:pStyle w:val="TableTextNormal"/>
              <w:tabs>
                <w:tab w:val="left" w:pos="1440"/>
              </w:tabs>
              <w:jc w:val="right"/>
            </w:pPr>
            <w:r>
              <w:rPr>
                <w:rStyle w:val="TableFieldLabel"/>
              </w:rPr>
              <w:t>[ Is static True. Containment is Not Specified. ]</w:t>
            </w:r>
          </w:p>
          <w:p w14:paraId="432AB18A" w14:textId="77777777" w:rsidR="00562F87" w:rsidRDefault="00562F87">
            <w:pPr>
              <w:pStyle w:val="TableTextNormal"/>
              <w:tabs>
                <w:tab w:val="left" w:pos="720"/>
              </w:tabs>
            </w:pPr>
          </w:p>
        </w:tc>
      </w:tr>
      <w:tr w:rsidR="00562F87" w14:paraId="27A6293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511279" w14:textId="77777777" w:rsidR="00562F87" w:rsidRDefault="00562F87">
            <w:pPr>
              <w:pStyle w:val="TableTextNormal"/>
            </w:pPr>
          </w:p>
          <w:p w14:paraId="3B3E78C2" w14:textId="77777777" w:rsidR="00562F87" w:rsidRDefault="00A42A00">
            <w:pPr>
              <w:pStyle w:val="TableTextNormal"/>
            </w:pPr>
            <w:r>
              <w:rPr>
                <w:noProof/>
                <w:sz w:val="0"/>
                <w:szCs w:val="0"/>
              </w:rPr>
              <w:drawing>
                <wp:inline distT="0" distB="0" distL="0" distR="0" wp14:anchorId="41672442" wp14:editId="2CE6D736">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sms</w:t>
            </w:r>
            <w:proofErr w:type="spellEnd"/>
            <w:r>
              <w:t xml:space="preserve"> :   Public  = 3</w:t>
            </w:r>
          </w:p>
          <w:p w14:paraId="66AB8B48" w14:textId="77777777" w:rsidR="00562F87" w:rsidRDefault="00562F87">
            <w:pPr>
              <w:pStyle w:val="TableTextNormal"/>
              <w:tabs>
                <w:tab w:val="left" w:pos="540"/>
              </w:tabs>
            </w:pPr>
          </w:p>
          <w:p w14:paraId="5E0B3D12" w14:textId="77777777" w:rsidR="00562F87" w:rsidRDefault="00A42A00">
            <w:pPr>
              <w:pStyle w:val="TableTextNormal"/>
            </w:pPr>
            <w:r>
              <w:t>Short Message Service, a form of text messaging communication on phones and mobile phones</w:t>
            </w:r>
          </w:p>
          <w:p w14:paraId="7032B54D" w14:textId="77777777" w:rsidR="00562F87" w:rsidRDefault="00A42A00">
            <w:pPr>
              <w:pStyle w:val="TableTextNormal"/>
              <w:tabs>
                <w:tab w:val="left" w:pos="1440"/>
              </w:tabs>
              <w:jc w:val="right"/>
            </w:pPr>
            <w:r>
              <w:rPr>
                <w:rStyle w:val="TableFieldLabel"/>
              </w:rPr>
              <w:t>[ Is static True. Containment is Not Specified. ]</w:t>
            </w:r>
          </w:p>
          <w:p w14:paraId="64623C0A" w14:textId="77777777" w:rsidR="00562F87" w:rsidRDefault="00562F87">
            <w:pPr>
              <w:pStyle w:val="TableTextNormal"/>
              <w:tabs>
                <w:tab w:val="left" w:pos="720"/>
              </w:tabs>
            </w:pPr>
          </w:p>
        </w:tc>
      </w:tr>
      <w:tr w:rsidR="00562F87" w14:paraId="2D49FDF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881E2A" w14:textId="77777777" w:rsidR="00562F87" w:rsidRDefault="00562F87">
            <w:pPr>
              <w:pStyle w:val="TableTextNormal"/>
            </w:pPr>
          </w:p>
          <w:p w14:paraId="7CF9FC68" w14:textId="77777777" w:rsidR="00562F87" w:rsidRDefault="00A42A00">
            <w:pPr>
              <w:pStyle w:val="TableTextNormal"/>
            </w:pPr>
            <w:r>
              <w:rPr>
                <w:noProof/>
                <w:sz w:val="0"/>
                <w:szCs w:val="0"/>
              </w:rPr>
              <w:drawing>
                <wp:inline distT="0" distB="0" distL="0" distR="0" wp14:anchorId="2EDB074A" wp14:editId="23B35F1A">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data :   Public  = 4</w:t>
            </w:r>
          </w:p>
          <w:p w14:paraId="1D55291B" w14:textId="77777777" w:rsidR="00562F87" w:rsidRDefault="00562F87">
            <w:pPr>
              <w:pStyle w:val="TableTextNormal"/>
              <w:tabs>
                <w:tab w:val="left" w:pos="540"/>
              </w:tabs>
            </w:pPr>
          </w:p>
          <w:p w14:paraId="6716A615" w14:textId="77777777" w:rsidR="00562F87" w:rsidRDefault="00A42A00">
            <w:pPr>
              <w:pStyle w:val="TableTextNormal"/>
            </w:pPr>
            <w:r>
              <w:t>facts or information used usually to calculate, analyze, or plan something</w:t>
            </w:r>
          </w:p>
          <w:p w14:paraId="6AEE5316" w14:textId="77777777" w:rsidR="00562F87" w:rsidRDefault="00A42A00">
            <w:pPr>
              <w:pStyle w:val="TableTextNormal"/>
              <w:tabs>
                <w:tab w:val="left" w:pos="1440"/>
              </w:tabs>
              <w:jc w:val="right"/>
            </w:pPr>
            <w:r>
              <w:rPr>
                <w:rStyle w:val="TableFieldLabel"/>
              </w:rPr>
              <w:t>[ Is static True. Containment is Not Specified. ]</w:t>
            </w:r>
          </w:p>
          <w:p w14:paraId="53F65C91" w14:textId="77777777" w:rsidR="00562F87" w:rsidRDefault="00562F87">
            <w:pPr>
              <w:pStyle w:val="TableTextNormal"/>
              <w:tabs>
                <w:tab w:val="left" w:pos="720"/>
              </w:tabs>
            </w:pPr>
          </w:p>
        </w:tc>
      </w:tr>
      <w:tr w:rsidR="00562F87" w14:paraId="5515FCD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A0DE07" w14:textId="77777777" w:rsidR="00562F87" w:rsidRDefault="00562F87">
            <w:pPr>
              <w:pStyle w:val="TableTextNormal"/>
            </w:pPr>
          </w:p>
          <w:p w14:paraId="5872583B" w14:textId="77777777" w:rsidR="00562F87" w:rsidRDefault="00A42A00">
            <w:pPr>
              <w:pStyle w:val="TableTextNormal"/>
            </w:pPr>
            <w:r>
              <w:rPr>
                <w:noProof/>
                <w:sz w:val="0"/>
                <w:szCs w:val="0"/>
              </w:rPr>
              <w:drawing>
                <wp:inline distT="0" distB="0" distL="0" distR="0" wp14:anchorId="33542B48" wp14:editId="3F0D43E5">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streamedData</w:t>
            </w:r>
            <w:proofErr w:type="spellEnd"/>
            <w:r>
              <w:t xml:space="preserve"> :   Public  = 5</w:t>
            </w:r>
          </w:p>
          <w:p w14:paraId="35AFB749" w14:textId="77777777" w:rsidR="00562F87" w:rsidRDefault="00562F87">
            <w:pPr>
              <w:pStyle w:val="TableTextNormal"/>
              <w:tabs>
                <w:tab w:val="left" w:pos="540"/>
              </w:tabs>
            </w:pPr>
          </w:p>
          <w:p w14:paraId="31173BEB" w14:textId="77777777" w:rsidR="00562F87" w:rsidRDefault="00A42A00">
            <w:pPr>
              <w:pStyle w:val="TableTextNormal"/>
            </w:pPr>
            <w:r>
              <w:t>Data that is constantly received by and presented to an end-user while being delivered by a provider.</w:t>
            </w:r>
          </w:p>
          <w:p w14:paraId="63627C63" w14:textId="77777777" w:rsidR="00562F87" w:rsidRDefault="00A42A00">
            <w:pPr>
              <w:pStyle w:val="TableTextNormal"/>
              <w:tabs>
                <w:tab w:val="left" w:pos="1440"/>
              </w:tabs>
              <w:jc w:val="right"/>
            </w:pPr>
            <w:r>
              <w:rPr>
                <w:rStyle w:val="TableFieldLabel"/>
              </w:rPr>
              <w:t>[ Is static True. Containment is Not Specified. ]</w:t>
            </w:r>
          </w:p>
          <w:p w14:paraId="544ACFE2" w14:textId="77777777" w:rsidR="00562F87" w:rsidRDefault="00562F87">
            <w:pPr>
              <w:pStyle w:val="TableTextNormal"/>
              <w:tabs>
                <w:tab w:val="left" w:pos="720"/>
              </w:tabs>
            </w:pPr>
          </w:p>
        </w:tc>
      </w:tr>
      <w:tr w:rsidR="00562F87" w14:paraId="3D5F42C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91F250" w14:textId="77777777" w:rsidR="00562F87" w:rsidRDefault="00562F87">
            <w:pPr>
              <w:pStyle w:val="TableTextNormal"/>
            </w:pPr>
          </w:p>
          <w:p w14:paraId="4509CCF7" w14:textId="77777777" w:rsidR="00562F87" w:rsidRDefault="00A42A00">
            <w:pPr>
              <w:pStyle w:val="TableTextNormal"/>
            </w:pPr>
            <w:r>
              <w:rPr>
                <w:noProof/>
                <w:sz w:val="0"/>
                <w:szCs w:val="0"/>
              </w:rPr>
              <w:drawing>
                <wp:inline distT="0" distB="0" distL="0" distR="0" wp14:anchorId="7AF280C1" wp14:editId="444260C7">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telex :   Public  = 6</w:t>
            </w:r>
          </w:p>
          <w:p w14:paraId="2408FAC5" w14:textId="77777777" w:rsidR="00562F87" w:rsidRDefault="00562F87">
            <w:pPr>
              <w:pStyle w:val="TableTextNormal"/>
              <w:tabs>
                <w:tab w:val="left" w:pos="540"/>
              </w:tabs>
            </w:pPr>
          </w:p>
          <w:p w14:paraId="078925A5" w14:textId="77777777" w:rsidR="00562F87" w:rsidRDefault="00A42A00">
            <w:pPr>
              <w:pStyle w:val="TableTextNormal"/>
            </w:pPr>
            <w:r>
              <w:t>a system of communication in which messages are sent over long distances by using a telephone system and are printed by using a special machine (called a teletypewriter)</w:t>
            </w:r>
          </w:p>
          <w:p w14:paraId="3375E8C2" w14:textId="77777777" w:rsidR="00562F87" w:rsidRDefault="00A42A00">
            <w:pPr>
              <w:pStyle w:val="TableTextNormal"/>
              <w:tabs>
                <w:tab w:val="left" w:pos="1440"/>
              </w:tabs>
              <w:jc w:val="right"/>
            </w:pPr>
            <w:r>
              <w:rPr>
                <w:rStyle w:val="TableFieldLabel"/>
              </w:rPr>
              <w:t>[ Is static True. Containment is Not Specified. ]</w:t>
            </w:r>
          </w:p>
          <w:p w14:paraId="4D6F2EB2" w14:textId="77777777" w:rsidR="00562F87" w:rsidRDefault="00562F87">
            <w:pPr>
              <w:pStyle w:val="TableTextNormal"/>
              <w:tabs>
                <w:tab w:val="left" w:pos="720"/>
              </w:tabs>
            </w:pPr>
          </w:p>
        </w:tc>
      </w:tr>
      <w:tr w:rsidR="00562F87" w14:paraId="3F571A6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9267AD" w14:textId="77777777" w:rsidR="00562F87" w:rsidRDefault="00562F87">
            <w:pPr>
              <w:pStyle w:val="TableTextNormal"/>
            </w:pPr>
          </w:p>
          <w:p w14:paraId="2DA009FA" w14:textId="77777777" w:rsidR="00562F87" w:rsidRDefault="00A42A00">
            <w:pPr>
              <w:pStyle w:val="TableTextNormal"/>
            </w:pPr>
            <w:r>
              <w:rPr>
                <w:noProof/>
                <w:sz w:val="0"/>
                <w:szCs w:val="0"/>
              </w:rPr>
              <w:drawing>
                <wp:inline distT="0" distB="0" distL="0" distR="0" wp14:anchorId="41878517" wp14:editId="0709922F">
                  <wp:extent cx="1143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telegraph :   Public  = 7</w:t>
            </w:r>
          </w:p>
          <w:p w14:paraId="6FAB8326" w14:textId="77777777" w:rsidR="00562F87" w:rsidRDefault="00562F87">
            <w:pPr>
              <w:pStyle w:val="TableTextNormal"/>
              <w:tabs>
                <w:tab w:val="left" w:pos="540"/>
              </w:tabs>
            </w:pPr>
          </w:p>
          <w:p w14:paraId="21D34603" w14:textId="77777777" w:rsidR="00562F87" w:rsidRDefault="00A42A00">
            <w:pPr>
              <w:pStyle w:val="TableTextNormal"/>
            </w:pPr>
            <w:r>
              <w:t>an apparatus, system, or process for communication at a distance by electric transmission over wire</w:t>
            </w:r>
          </w:p>
          <w:p w14:paraId="4131A8A6" w14:textId="77777777" w:rsidR="00562F87" w:rsidRDefault="00A42A00">
            <w:pPr>
              <w:pStyle w:val="TableTextNormal"/>
              <w:tabs>
                <w:tab w:val="left" w:pos="1440"/>
              </w:tabs>
              <w:jc w:val="right"/>
            </w:pPr>
            <w:r>
              <w:rPr>
                <w:rStyle w:val="TableFieldLabel"/>
              </w:rPr>
              <w:t>[ Is static True. Containment is Not Specified. ]</w:t>
            </w:r>
          </w:p>
          <w:p w14:paraId="291FADB1" w14:textId="77777777" w:rsidR="00562F87" w:rsidRDefault="00562F87">
            <w:pPr>
              <w:pStyle w:val="TableTextNormal"/>
              <w:tabs>
                <w:tab w:val="left" w:pos="720"/>
              </w:tabs>
            </w:pPr>
          </w:p>
        </w:tc>
      </w:tr>
      <w:tr w:rsidR="00562F87" w14:paraId="159F06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9D60C7" w14:textId="77777777" w:rsidR="00562F87" w:rsidRDefault="00562F87">
            <w:pPr>
              <w:pStyle w:val="TableTextNormal"/>
            </w:pPr>
          </w:p>
          <w:p w14:paraId="2F9666F8" w14:textId="77777777" w:rsidR="00562F87" w:rsidRDefault="00A42A00">
            <w:pPr>
              <w:pStyle w:val="TableTextNormal"/>
            </w:pPr>
            <w:r>
              <w:rPr>
                <w:noProof/>
                <w:sz w:val="0"/>
                <w:szCs w:val="0"/>
              </w:rPr>
              <w:drawing>
                <wp:inline distT="0" distB="0" distL="0" distR="0" wp14:anchorId="1539CBDA" wp14:editId="654E1534">
                  <wp:extent cx="11430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email :   Public  = 8</w:t>
            </w:r>
          </w:p>
          <w:p w14:paraId="37F9062B" w14:textId="77777777" w:rsidR="00562F87" w:rsidRDefault="00562F87">
            <w:pPr>
              <w:pStyle w:val="TableTextNormal"/>
              <w:tabs>
                <w:tab w:val="left" w:pos="540"/>
              </w:tabs>
            </w:pPr>
          </w:p>
          <w:p w14:paraId="676E83CC" w14:textId="77777777" w:rsidR="00562F87" w:rsidRDefault="00A42A00">
            <w:pPr>
              <w:pStyle w:val="TableTextNormal"/>
            </w:pPr>
            <w:r>
              <w:t>Messages and other data exchanged between individuals using computers in a network.</w:t>
            </w:r>
          </w:p>
          <w:p w14:paraId="15C323B2" w14:textId="77777777" w:rsidR="00562F87" w:rsidRDefault="00A42A00">
            <w:pPr>
              <w:pStyle w:val="TableTextNormal"/>
              <w:tabs>
                <w:tab w:val="left" w:pos="1440"/>
              </w:tabs>
              <w:jc w:val="right"/>
            </w:pPr>
            <w:r>
              <w:rPr>
                <w:rStyle w:val="TableFieldLabel"/>
              </w:rPr>
              <w:t>[ Is static True. Containment is Not Specified. ]</w:t>
            </w:r>
          </w:p>
          <w:p w14:paraId="7A3D1D6E" w14:textId="77777777" w:rsidR="00562F87" w:rsidRDefault="00562F87">
            <w:pPr>
              <w:pStyle w:val="TableTextNormal"/>
              <w:tabs>
                <w:tab w:val="left" w:pos="720"/>
              </w:tabs>
            </w:pPr>
          </w:p>
        </w:tc>
      </w:tr>
    </w:tbl>
    <w:p w14:paraId="10D80B1C" w14:textId="77777777" w:rsidR="00562F87" w:rsidRDefault="00562F87">
      <w:pPr>
        <w:pStyle w:val="Notes"/>
      </w:pPr>
    </w:p>
    <w:p w14:paraId="4B2EE014" w14:textId="77777777" w:rsidR="00562F87" w:rsidRDefault="00A42A00">
      <w:pPr>
        <w:pStyle w:val="Notes"/>
      </w:pPr>
      <w:r>
        <w:t xml:space="preserve">  </w:t>
      </w:r>
      <w:bookmarkEnd w:id="195"/>
    </w:p>
    <w:p w14:paraId="60572DDD" w14:textId="77777777" w:rsidR="00562F87" w:rsidRDefault="00562F87">
      <w:pPr>
        <w:pStyle w:val="Notes"/>
      </w:pPr>
    </w:p>
    <w:p w14:paraId="0B8765E2" w14:textId="77777777" w:rsidR="00562F87" w:rsidRDefault="00A42A00">
      <w:pPr>
        <w:pStyle w:val="Heading3"/>
      </w:pPr>
      <w:bookmarkStart w:id="197" w:name="BKM_B52A9DFD_2165_4933_B69A_1DC5F5B21226"/>
      <w:bookmarkStart w:id="198" w:name="_Toc25000161"/>
      <w:proofErr w:type="spellStart"/>
      <w:r>
        <w:t>cardinalDirection</w:t>
      </w:r>
      <w:bookmarkEnd w:id="198"/>
      <w:proofErr w:type="spellEnd"/>
    </w:p>
    <w:p w14:paraId="645C4679" w14:textId="77777777" w:rsidR="00562F87" w:rsidRDefault="00A42A00">
      <w:pPr>
        <w:pStyle w:val="Notes"/>
      </w:pPr>
      <w:r>
        <w:rPr>
          <w:rStyle w:val="Italics"/>
        </w:rPr>
        <w:t>Enumeration in package 'S-127 Domain Model'</w:t>
      </w:r>
    </w:p>
    <w:p w14:paraId="430872B6" w14:textId="77777777" w:rsidR="00562F87" w:rsidRDefault="00562F87">
      <w:pPr>
        <w:pStyle w:val="Notes"/>
        <w:tabs>
          <w:tab w:val="left" w:pos="720"/>
        </w:tabs>
      </w:pPr>
    </w:p>
    <w:p w14:paraId="36259964" w14:textId="77777777" w:rsidR="00562F87" w:rsidRDefault="00A42A00">
      <w:pPr>
        <w:pStyle w:val="Notes"/>
      </w:pPr>
      <w:r>
        <w:t>Principal and intermediate compass points.</w:t>
      </w:r>
    </w:p>
    <w:p w14:paraId="5B7A7309" w14:textId="77777777" w:rsidR="00562F87" w:rsidRDefault="00562F87">
      <w:pPr>
        <w:pStyle w:val="Notes"/>
      </w:pPr>
    </w:p>
    <w:p w14:paraId="039BF4B8" w14:textId="77777777" w:rsidR="00562F87" w:rsidRDefault="00A42A00">
      <w:pPr>
        <w:pStyle w:val="Properties"/>
      </w:pPr>
      <w:proofErr w:type="spellStart"/>
      <w:r>
        <w:t>cardinalDirection</w:t>
      </w:r>
      <w:proofErr w:type="spellEnd"/>
      <w:r>
        <w:t xml:space="preserve"> </w:t>
      </w:r>
    </w:p>
    <w:p w14:paraId="1107DF29" w14:textId="77777777" w:rsidR="00562F87" w:rsidRDefault="00A42A00">
      <w:pPr>
        <w:pStyle w:val="Properties"/>
      </w:pPr>
      <w:r>
        <w:t>Version 1.0  Phase 1.0  Proposed</w:t>
      </w:r>
    </w:p>
    <w:p w14:paraId="7608D0BA" w14:textId="77777777" w:rsidR="00562F87" w:rsidRDefault="00A42A00">
      <w:pPr>
        <w:pStyle w:val="Properties"/>
      </w:pPr>
      <w:proofErr w:type="spellStart"/>
      <w:r>
        <w:t>raphaelm</w:t>
      </w:r>
      <w:proofErr w:type="spellEnd"/>
      <w:r>
        <w:t xml:space="preserve"> created on 01-Jan-2018.  Last modified 20-Aug-2018</w:t>
      </w:r>
    </w:p>
    <w:p w14:paraId="4B3C6F8C" w14:textId="77777777" w:rsidR="00562F87" w:rsidRDefault="00A42A00">
      <w:pPr>
        <w:pStyle w:val="Properties"/>
      </w:pPr>
      <w:r>
        <w:t>Alias CARDIR</w:t>
      </w:r>
    </w:p>
    <w:p w14:paraId="689030FD"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3FB29D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EB43FA9" w14:textId="77777777" w:rsidR="00562F87" w:rsidRDefault="00A42A00">
            <w:pPr>
              <w:pStyle w:val="TableHeadingLight"/>
            </w:pPr>
            <w:r>
              <w:t>ATTRIBUTES</w:t>
            </w:r>
          </w:p>
        </w:tc>
      </w:tr>
      <w:tr w:rsidR="00562F87" w14:paraId="601D9DF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81B351" w14:textId="77777777" w:rsidR="00562F87" w:rsidRDefault="00562F87">
            <w:pPr>
              <w:pStyle w:val="TableTextNormal"/>
            </w:pPr>
          </w:p>
          <w:p w14:paraId="4BC8EE76" w14:textId="77777777" w:rsidR="00562F87" w:rsidRDefault="00A42A00">
            <w:pPr>
              <w:pStyle w:val="TableTextNormal"/>
            </w:pPr>
            <w:r>
              <w:rPr>
                <w:noProof/>
                <w:sz w:val="0"/>
                <w:szCs w:val="0"/>
              </w:rPr>
              <w:drawing>
                <wp:inline distT="0" distB="0" distL="0" distR="0" wp14:anchorId="7F904FC4" wp14:editId="5E511746">
                  <wp:extent cx="11430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 :   Public  = 1</w:t>
            </w:r>
          </w:p>
          <w:p w14:paraId="7670FC01" w14:textId="77777777" w:rsidR="00562F87" w:rsidRDefault="00562F87">
            <w:pPr>
              <w:pStyle w:val="TableTextNormal"/>
              <w:tabs>
                <w:tab w:val="left" w:pos="540"/>
              </w:tabs>
            </w:pPr>
          </w:p>
          <w:p w14:paraId="6780BC14" w14:textId="77777777" w:rsidR="00562F87" w:rsidRDefault="00A42A00">
            <w:pPr>
              <w:pStyle w:val="TableTextNormal"/>
            </w:pPr>
            <w:r>
              <w:t>North</w:t>
            </w:r>
          </w:p>
          <w:p w14:paraId="50BC4613" w14:textId="77777777" w:rsidR="00562F87" w:rsidRDefault="00A42A00">
            <w:pPr>
              <w:pStyle w:val="TableTextNormal"/>
              <w:tabs>
                <w:tab w:val="left" w:pos="1440"/>
              </w:tabs>
              <w:jc w:val="right"/>
            </w:pPr>
            <w:r>
              <w:rPr>
                <w:rStyle w:val="TableFieldLabel"/>
              </w:rPr>
              <w:t>[ Is static True. Containment is Not Specified. ]</w:t>
            </w:r>
          </w:p>
          <w:p w14:paraId="61D91593" w14:textId="77777777" w:rsidR="00562F87" w:rsidRDefault="00562F87">
            <w:pPr>
              <w:pStyle w:val="TableTextNormal"/>
              <w:tabs>
                <w:tab w:val="left" w:pos="720"/>
              </w:tabs>
            </w:pPr>
          </w:p>
        </w:tc>
      </w:tr>
      <w:tr w:rsidR="00562F87" w14:paraId="67D5C36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41E658" w14:textId="77777777" w:rsidR="00562F87" w:rsidRDefault="00562F87">
            <w:pPr>
              <w:pStyle w:val="TableTextNormal"/>
            </w:pPr>
          </w:p>
          <w:p w14:paraId="5A2EA119" w14:textId="77777777" w:rsidR="00562F87" w:rsidRDefault="00A42A00">
            <w:pPr>
              <w:pStyle w:val="TableTextNormal"/>
            </w:pPr>
            <w:r>
              <w:rPr>
                <w:noProof/>
                <w:sz w:val="0"/>
                <w:szCs w:val="0"/>
              </w:rPr>
              <w:drawing>
                <wp:inline distT="0" distB="0" distL="0" distR="0" wp14:anchorId="67F6C90B" wp14:editId="018BAB6D">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NNE :   Public  = 2</w:t>
            </w:r>
          </w:p>
          <w:p w14:paraId="49E721E9" w14:textId="77777777" w:rsidR="00562F87" w:rsidRDefault="00562F87">
            <w:pPr>
              <w:pStyle w:val="TableTextNormal"/>
              <w:tabs>
                <w:tab w:val="left" w:pos="540"/>
              </w:tabs>
            </w:pPr>
          </w:p>
          <w:p w14:paraId="430CBBB7" w14:textId="77777777" w:rsidR="00562F87" w:rsidRDefault="00A42A00">
            <w:pPr>
              <w:pStyle w:val="TableTextNormal"/>
            </w:pPr>
            <w:r>
              <w:lastRenderedPageBreak/>
              <w:t xml:space="preserve"> </w:t>
            </w:r>
            <w:proofErr w:type="spellStart"/>
            <w:r>
              <w:t>Northnortheast</w:t>
            </w:r>
            <w:proofErr w:type="spellEnd"/>
          </w:p>
          <w:p w14:paraId="5A8A2DAD" w14:textId="77777777" w:rsidR="00562F87" w:rsidRDefault="00A42A00">
            <w:pPr>
              <w:pStyle w:val="TableTextNormal"/>
              <w:tabs>
                <w:tab w:val="left" w:pos="1440"/>
              </w:tabs>
              <w:jc w:val="right"/>
            </w:pPr>
            <w:r>
              <w:rPr>
                <w:rStyle w:val="TableFieldLabel"/>
              </w:rPr>
              <w:t>[ Is static True. Containment is Not Specified. ]</w:t>
            </w:r>
          </w:p>
          <w:p w14:paraId="020729A8" w14:textId="77777777" w:rsidR="00562F87" w:rsidRDefault="00562F87">
            <w:pPr>
              <w:pStyle w:val="TableTextNormal"/>
              <w:tabs>
                <w:tab w:val="left" w:pos="720"/>
              </w:tabs>
            </w:pPr>
          </w:p>
        </w:tc>
      </w:tr>
      <w:tr w:rsidR="00562F87" w14:paraId="0657D18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B66186" w14:textId="77777777" w:rsidR="00562F87" w:rsidRDefault="00562F87">
            <w:pPr>
              <w:pStyle w:val="TableTextNormal"/>
            </w:pPr>
          </w:p>
          <w:p w14:paraId="05C81C03" w14:textId="77777777" w:rsidR="00562F87" w:rsidRDefault="00A42A00">
            <w:pPr>
              <w:pStyle w:val="TableTextNormal"/>
            </w:pPr>
            <w:r>
              <w:rPr>
                <w:noProof/>
                <w:sz w:val="0"/>
                <w:szCs w:val="0"/>
              </w:rPr>
              <w:drawing>
                <wp:inline distT="0" distB="0" distL="0" distR="0" wp14:anchorId="663C34CF" wp14:editId="2EC2DC97">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NE :   Public  = 3</w:t>
            </w:r>
          </w:p>
          <w:p w14:paraId="68E759C2" w14:textId="77777777" w:rsidR="00562F87" w:rsidRDefault="00562F87">
            <w:pPr>
              <w:pStyle w:val="TableTextNormal"/>
              <w:tabs>
                <w:tab w:val="left" w:pos="540"/>
              </w:tabs>
            </w:pPr>
          </w:p>
          <w:p w14:paraId="0E6B49F0" w14:textId="77777777" w:rsidR="00562F87" w:rsidRDefault="00A42A00">
            <w:pPr>
              <w:pStyle w:val="TableTextNormal"/>
            </w:pPr>
            <w:r>
              <w:t>Northeast</w:t>
            </w:r>
          </w:p>
          <w:p w14:paraId="4500233A" w14:textId="77777777" w:rsidR="00562F87" w:rsidRDefault="00A42A00">
            <w:pPr>
              <w:pStyle w:val="TableTextNormal"/>
              <w:tabs>
                <w:tab w:val="left" w:pos="1440"/>
              </w:tabs>
              <w:jc w:val="right"/>
            </w:pPr>
            <w:r>
              <w:rPr>
                <w:rStyle w:val="TableFieldLabel"/>
              </w:rPr>
              <w:t>[ Is static True. Containment is Not Specified. ]</w:t>
            </w:r>
          </w:p>
          <w:p w14:paraId="315433E6" w14:textId="77777777" w:rsidR="00562F87" w:rsidRDefault="00562F87">
            <w:pPr>
              <w:pStyle w:val="TableTextNormal"/>
              <w:tabs>
                <w:tab w:val="left" w:pos="720"/>
              </w:tabs>
            </w:pPr>
          </w:p>
        </w:tc>
      </w:tr>
      <w:tr w:rsidR="00562F87" w14:paraId="5900651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0CF842" w14:textId="77777777" w:rsidR="00562F87" w:rsidRDefault="00562F87">
            <w:pPr>
              <w:pStyle w:val="TableTextNormal"/>
            </w:pPr>
          </w:p>
          <w:p w14:paraId="769CF73B" w14:textId="77777777" w:rsidR="00562F87" w:rsidRDefault="00A42A00">
            <w:pPr>
              <w:pStyle w:val="TableTextNormal"/>
            </w:pPr>
            <w:r>
              <w:rPr>
                <w:noProof/>
                <w:sz w:val="0"/>
                <w:szCs w:val="0"/>
              </w:rPr>
              <w:drawing>
                <wp:inline distT="0" distB="0" distL="0" distR="0" wp14:anchorId="049567AC" wp14:editId="72B6EAA7">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ENE :   Public  = 4</w:t>
            </w:r>
          </w:p>
          <w:p w14:paraId="7EC58AFD" w14:textId="77777777" w:rsidR="00562F87" w:rsidRDefault="00562F87">
            <w:pPr>
              <w:pStyle w:val="TableTextNormal"/>
              <w:tabs>
                <w:tab w:val="left" w:pos="540"/>
              </w:tabs>
            </w:pPr>
          </w:p>
          <w:p w14:paraId="7B721626" w14:textId="77777777" w:rsidR="00562F87" w:rsidRDefault="00A42A00">
            <w:pPr>
              <w:pStyle w:val="TableTextNormal"/>
            </w:pPr>
            <w:proofErr w:type="spellStart"/>
            <w:r>
              <w:t>Eastnortheast</w:t>
            </w:r>
            <w:proofErr w:type="spellEnd"/>
          </w:p>
          <w:p w14:paraId="62C8B4F3" w14:textId="77777777" w:rsidR="00562F87" w:rsidRDefault="00A42A00">
            <w:pPr>
              <w:pStyle w:val="TableTextNormal"/>
              <w:tabs>
                <w:tab w:val="left" w:pos="1440"/>
              </w:tabs>
              <w:jc w:val="right"/>
            </w:pPr>
            <w:r>
              <w:rPr>
                <w:rStyle w:val="TableFieldLabel"/>
              </w:rPr>
              <w:t>[ Is static True. Containment is Not Specified. ]</w:t>
            </w:r>
          </w:p>
          <w:p w14:paraId="48D2C5F0" w14:textId="77777777" w:rsidR="00562F87" w:rsidRDefault="00562F87">
            <w:pPr>
              <w:pStyle w:val="TableTextNormal"/>
              <w:tabs>
                <w:tab w:val="left" w:pos="720"/>
              </w:tabs>
            </w:pPr>
          </w:p>
        </w:tc>
      </w:tr>
      <w:tr w:rsidR="00562F87" w14:paraId="7DCED18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3352E9" w14:textId="77777777" w:rsidR="00562F87" w:rsidRDefault="00562F87">
            <w:pPr>
              <w:pStyle w:val="TableTextNormal"/>
            </w:pPr>
          </w:p>
          <w:p w14:paraId="6F00A4E2" w14:textId="77777777" w:rsidR="00562F87" w:rsidRDefault="00A42A00">
            <w:pPr>
              <w:pStyle w:val="TableTextNormal"/>
            </w:pPr>
            <w:r>
              <w:rPr>
                <w:noProof/>
                <w:sz w:val="0"/>
                <w:szCs w:val="0"/>
              </w:rPr>
              <w:drawing>
                <wp:inline distT="0" distB="0" distL="0" distR="0" wp14:anchorId="6E54F935" wp14:editId="4CE95FDD">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 :   Public  = 5</w:t>
            </w:r>
          </w:p>
          <w:p w14:paraId="06C27634" w14:textId="77777777" w:rsidR="00562F87" w:rsidRDefault="00562F87">
            <w:pPr>
              <w:pStyle w:val="TableTextNormal"/>
              <w:tabs>
                <w:tab w:val="left" w:pos="540"/>
              </w:tabs>
            </w:pPr>
          </w:p>
          <w:p w14:paraId="6D3D655B" w14:textId="77777777" w:rsidR="00562F87" w:rsidRDefault="00A42A00">
            <w:pPr>
              <w:pStyle w:val="TableTextNormal"/>
            </w:pPr>
            <w:r>
              <w:t>East</w:t>
            </w:r>
          </w:p>
          <w:p w14:paraId="6766444D" w14:textId="77777777" w:rsidR="00562F87" w:rsidRDefault="00A42A00">
            <w:pPr>
              <w:pStyle w:val="TableTextNormal"/>
              <w:tabs>
                <w:tab w:val="left" w:pos="1440"/>
              </w:tabs>
              <w:jc w:val="right"/>
            </w:pPr>
            <w:r>
              <w:rPr>
                <w:rStyle w:val="TableFieldLabel"/>
              </w:rPr>
              <w:t>[ Is static True. Containment is Not Specified. ]</w:t>
            </w:r>
          </w:p>
          <w:p w14:paraId="59571BB5" w14:textId="77777777" w:rsidR="00562F87" w:rsidRDefault="00562F87">
            <w:pPr>
              <w:pStyle w:val="TableTextNormal"/>
              <w:tabs>
                <w:tab w:val="left" w:pos="720"/>
              </w:tabs>
            </w:pPr>
          </w:p>
        </w:tc>
      </w:tr>
      <w:tr w:rsidR="00562F87" w14:paraId="41015CE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2485181" w14:textId="77777777" w:rsidR="00562F87" w:rsidRDefault="00562F87">
            <w:pPr>
              <w:pStyle w:val="TableTextNormal"/>
            </w:pPr>
          </w:p>
          <w:p w14:paraId="2B6B7D48" w14:textId="77777777" w:rsidR="00562F87" w:rsidRDefault="00A42A00">
            <w:pPr>
              <w:pStyle w:val="TableTextNormal"/>
            </w:pPr>
            <w:r>
              <w:rPr>
                <w:noProof/>
                <w:sz w:val="0"/>
                <w:szCs w:val="0"/>
              </w:rPr>
              <w:drawing>
                <wp:inline distT="0" distB="0" distL="0" distR="0" wp14:anchorId="300F73A2" wp14:editId="5BD3D93A">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ESE :   Public  = 6</w:t>
            </w:r>
          </w:p>
          <w:p w14:paraId="55B20E92" w14:textId="77777777" w:rsidR="00562F87" w:rsidRDefault="00562F87">
            <w:pPr>
              <w:pStyle w:val="TableTextNormal"/>
              <w:tabs>
                <w:tab w:val="left" w:pos="540"/>
              </w:tabs>
            </w:pPr>
          </w:p>
          <w:p w14:paraId="2AE5D899" w14:textId="77777777" w:rsidR="00562F87" w:rsidRDefault="00A42A00">
            <w:pPr>
              <w:pStyle w:val="TableTextNormal"/>
            </w:pPr>
            <w:proofErr w:type="spellStart"/>
            <w:r>
              <w:t>Eastsoutheast</w:t>
            </w:r>
            <w:proofErr w:type="spellEnd"/>
          </w:p>
          <w:p w14:paraId="4EB32C17" w14:textId="77777777" w:rsidR="00562F87" w:rsidRDefault="00A42A00">
            <w:pPr>
              <w:pStyle w:val="TableTextNormal"/>
              <w:tabs>
                <w:tab w:val="left" w:pos="1440"/>
              </w:tabs>
              <w:jc w:val="right"/>
            </w:pPr>
            <w:r>
              <w:rPr>
                <w:rStyle w:val="TableFieldLabel"/>
              </w:rPr>
              <w:t>[ Is static True. Containment is Not Specified. ]</w:t>
            </w:r>
          </w:p>
          <w:p w14:paraId="4AAF4546" w14:textId="77777777" w:rsidR="00562F87" w:rsidRDefault="00562F87">
            <w:pPr>
              <w:pStyle w:val="TableTextNormal"/>
              <w:tabs>
                <w:tab w:val="left" w:pos="720"/>
              </w:tabs>
            </w:pPr>
          </w:p>
        </w:tc>
      </w:tr>
      <w:tr w:rsidR="00562F87" w14:paraId="431010F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550465" w14:textId="77777777" w:rsidR="00562F87" w:rsidRDefault="00562F87">
            <w:pPr>
              <w:pStyle w:val="TableTextNormal"/>
            </w:pPr>
          </w:p>
          <w:p w14:paraId="14967CAC" w14:textId="77777777" w:rsidR="00562F87" w:rsidRDefault="00A42A00">
            <w:pPr>
              <w:pStyle w:val="TableTextNormal"/>
            </w:pPr>
            <w:r>
              <w:rPr>
                <w:noProof/>
                <w:sz w:val="0"/>
                <w:szCs w:val="0"/>
              </w:rPr>
              <w:drawing>
                <wp:inline distT="0" distB="0" distL="0" distR="0" wp14:anchorId="69417BEE" wp14:editId="103C4EF4">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 :   Public  = 7</w:t>
            </w:r>
          </w:p>
          <w:p w14:paraId="6C398E33" w14:textId="77777777" w:rsidR="00562F87" w:rsidRDefault="00562F87">
            <w:pPr>
              <w:pStyle w:val="TableTextNormal"/>
              <w:tabs>
                <w:tab w:val="left" w:pos="540"/>
              </w:tabs>
            </w:pPr>
          </w:p>
          <w:p w14:paraId="771131CF" w14:textId="77777777" w:rsidR="00562F87" w:rsidRDefault="00A42A00">
            <w:pPr>
              <w:pStyle w:val="TableTextNormal"/>
            </w:pPr>
            <w:r>
              <w:t>Southeast</w:t>
            </w:r>
          </w:p>
          <w:p w14:paraId="69B0D8FE" w14:textId="77777777" w:rsidR="00562F87" w:rsidRDefault="00A42A00">
            <w:pPr>
              <w:pStyle w:val="TableTextNormal"/>
              <w:tabs>
                <w:tab w:val="left" w:pos="1440"/>
              </w:tabs>
              <w:jc w:val="right"/>
            </w:pPr>
            <w:r>
              <w:rPr>
                <w:rStyle w:val="TableFieldLabel"/>
              </w:rPr>
              <w:t>[ Is static True. Containment is Not Specified. ]</w:t>
            </w:r>
          </w:p>
          <w:p w14:paraId="40817FC9" w14:textId="77777777" w:rsidR="00562F87" w:rsidRDefault="00562F87">
            <w:pPr>
              <w:pStyle w:val="TableTextNormal"/>
              <w:tabs>
                <w:tab w:val="left" w:pos="720"/>
              </w:tabs>
            </w:pPr>
          </w:p>
        </w:tc>
      </w:tr>
      <w:tr w:rsidR="00562F87" w14:paraId="1832E6D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68CB58" w14:textId="77777777" w:rsidR="00562F87" w:rsidRDefault="00562F87">
            <w:pPr>
              <w:pStyle w:val="TableTextNormal"/>
            </w:pPr>
          </w:p>
          <w:p w14:paraId="014DDE77" w14:textId="77777777" w:rsidR="00562F87" w:rsidRDefault="00A42A00">
            <w:pPr>
              <w:pStyle w:val="TableTextNormal"/>
            </w:pPr>
            <w:r>
              <w:rPr>
                <w:noProof/>
                <w:sz w:val="0"/>
                <w:szCs w:val="0"/>
              </w:rPr>
              <w:drawing>
                <wp:inline distT="0" distB="0" distL="0" distR="0" wp14:anchorId="74AD92EC" wp14:editId="41EA4EFC">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SSE :   Public  = 8</w:t>
            </w:r>
          </w:p>
          <w:p w14:paraId="235C397F" w14:textId="77777777" w:rsidR="00562F87" w:rsidRDefault="00562F87">
            <w:pPr>
              <w:pStyle w:val="TableTextNormal"/>
              <w:tabs>
                <w:tab w:val="left" w:pos="540"/>
              </w:tabs>
            </w:pPr>
          </w:p>
          <w:p w14:paraId="241694CE" w14:textId="77777777" w:rsidR="00562F87" w:rsidRDefault="00A42A00">
            <w:pPr>
              <w:pStyle w:val="TableTextNormal"/>
            </w:pPr>
            <w:proofErr w:type="spellStart"/>
            <w:r>
              <w:t>Southsoutheast</w:t>
            </w:r>
            <w:proofErr w:type="spellEnd"/>
          </w:p>
          <w:p w14:paraId="115775BF" w14:textId="77777777" w:rsidR="00562F87" w:rsidRDefault="00A42A00">
            <w:pPr>
              <w:pStyle w:val="TableTextNormal"/>
              <w:tabs>
                <w:tab w:val="left" w:pos="1440"/>
              </w:tabs>
              <w:jc w:val="right"/>
            </w:pPr>
            <w:r>
              <w:rPr>
                <w:rStyle w:val="TableFieldLabel"/>
              </w:rPr>
              <w:t>[ Is static True. Containment is Not Specified. ]</w:t>
            </w:r>
          </w:p>
          <w:p w14:paraId="634CE67B" w14:textId="77777777" w:rsidR="00562F87" w:rsidRDefault="00562F87">
            <w:pPr>
              <w:pStyle w:val="TableTextNormal"/>
              <w:tabs>
                <w:tab w:val="left" w:pos="720"/>
              </w:tabs>
            </w:pPr>
          </w:p>
        </w:tc>
      </w:tr>
      <w:tr w:rsidR="00562F87" w14:paraId="094BC29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CDD842" w14:textId="77777777" w:rsidR="00562F87" w:rsidRDefault="00562F87">
            <w:pPr>
              <w:pStyle w:val="TableTextNormal"/>
            </w:pPr>
          </w:p>
          <w:p w14:paraId="3AEE513D" w14:textId="77777777" w:rsidR="00562F87" w:rsidRDefault="00A42A00">
            <w:pPr>
              <w:pStyle w:val="TableTextNormal"/>
            </w:pPr>
            <w:r>
              <w:rPr>
                <w:noProof/>
                <w:sz w:val="0"/>
                <w:szCs w:val="0"/>
              </w:rPr>
              <w:drawing>
                <wp:inline distT="0" distB="0" distL="0" distR="0" wp14:anchorId="54E4FF13" wp14:editId="701A5A76">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 :   Public  = 9</w:t>
            </w:r>
          </w:p>
          <w:p w14:paraId="63AF7556" w14:textId="77777777" w:rsidR="00562F87" w:rsidRDefault="00562F87">
            <w:pPr>
              <w:pStyle w:val="TableTextNormal"/>
              <w:tabs>
                <w:tab w:val="left" w:pos="540"/>
              </w:tabs>
            </w:pPr>
          </w:p>
          <w:p w14:paraId="5D355ED3" w14:textId="77777777" w:rsidR="00562F87" w:rsidRDefault="00A42A00">
            <w:pPr>
              <w:pStyle w:val="TableTextNormal"/>
            </w:pPr>
            <w:r>
              <w:t>South</w:t>
            </w:r>
          </w:p>
          <w:p w14:paraId="6383A4C9" w14:textId="77777777" w:rsidR="00562F87" w:rsidRDefault="00A42A00">
            <w:pPr>
              <w:pStyle w:val="TableTextNormal"/>
              <w:tabs>
                <w:tab w:val="left" w:pos="1440"/>
              </w:tabs>
              <w:jc w:val="right"/>
            </w:pPr>
            <w:r>
              <w:rPr>
                <w:rStyle w:val="TableFieldLabel"/>
              </w:rPr>
              <w:t>[ Is static True. Containment is Not Specified. ]</w:t>
            </w:r>
          </w:p>
          <w:p w14:paraId="4C558E95" w14:textId="77777777" w:rsidR="00562F87" w:rsidRDefault="00562F87">
            <w:pPr>
              <w:pStyle w:val="TableTextNormal"/>
              <w:tabs>
                <w:tab w:val="left" w:pos="720"/>
              </w:tabs>
            </w:pPr>
          </w:p>
        </w:tc>
      </w:tr>
      <w:tr w:rsidR="00562F87" w14:paraId="6B86A02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761518" w14:textId="77777777" w:rsidR="00562F87" w:rsidRDefault="00562F87">
            <w:pPr>
              <w:pStyle w:val="TableTextNormal"/>
            </w:pPr>
          </w:p>
          <w:p w14:paraId="5F14108F" w14:textId="77777777" w:rsidR="00562F87" w:rsidRDefault="00A42A00">
            <w:pPr>
              <w:pStyle w:val="TableTextNormal"/>
            </w:pPr>
            <w:r>
              <w:rPr>
                <w:noProof/>
                <w:sz w:val="0"/>
                <w:szCs w:val="0"/>
              </w:rPr>
              <w:drawing>
                <wp:inline distT="0" distB="0" distL="0" distR="0" wp14:anchorId="3E0D438C" wp14:editId="1DE5343E">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SSW :   Public  = 10</w:t>
            </w:r>
          </w:p>
          <w:p w14:paraId="1FCC2BCC" w14:textId="77777777" w:rsidR="00562F87" w:rsidRDefault="00562F87">
            <w:pPr>
              <w:pStyle w:val="TableTextNormal"/>
              <w:tabs>
                <w:tab w:val="left" w:pos="540"/>
              </w:tabs>
            </w:pPr>
          </w:p>
          <w:p w14:paraId="76B8EF86" w14:textId="77777777" w:rsidR="00562F87" w:rsidRDefault="00A42A00">
            <w:pPr>
              <w:pStyle w:val="TableTextNormal"/>
            </w:pPr>
            <w:proofErr w:type="spellStart"/>
            <w:r>
              <w:t>Southsouthwest</w:t>
            </w:r>
            <w:proofErr w:type="spellEnd"/>
          </w:p>
          <w:p w14:paraId="2FC9CD49" w14:textId="77777777" w:rsidR="00562F87" w:rsidRDefault="00A42A00">
            <w:pPr>
              <w:pStyle w:val="TableTextNormal"/>
              <w:tabs>
                <w:tab w:val="left" w:pos="1440"/>
              </w:tabs>
              <w:jc w:val="right"/>
            </w:pPr>
            <w:r>
              <w:rPr>
                <w:rStyle w:val="TableFieldLabel"/>
              </w:rPr>
              <w:t>[ Is static True. Containment is Not Specified. ]</w:t>
            </w:r>
          </w:p>
          <w:p w14:paraId="6BD528AF" w14:textId="77777777" w:rsidR="00562F87" w:rsidRDefault="00562F87">
            <w:pPr>
              <w:pStyle w:val="TableTextNormal"/>
              <w:tabs>
                <w:tab w:val="left" w:pos="720"/>
              </w:tabs>
            </w:pPr>
          </w:p>
        </w:tc>
      </w:tr>
      <w:tr w:rsidR="00562F87" w14:paraId="1C5BF47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BA1B2F" w14:textId="77777777" w:rsidR="00562F87" w:rsidRDefault="00562F87">
            <w:pPr>
              <w:pStyle w:val="TableTextNormal"/>
            </w:pPr>
          </w:p>
          <w:p w14:paraId="4CB1A407" w14:textId="77777777" w:rsidR="00562F87" w:rsidRDefault="00A42A00">
            <w:pPr>
              <w:pStyle w:val="TableTextNormal"/>
            </w:pPr>
            <w:r>
              <w:rPr>
                <w:noProof/>
                <w:sz w:val="0"/>
                <w:szCs w:val="0"/>
              </w:rPr>
              <w:drawing>
                <wp:inline distT="0" distB="0" distL="0" distR="0" wp14:anchorId="7D11F4F4" wp14:editId="34EF2AF4">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SW :   Public  = 11</w:t>
            </w:r>
          </w:p>
          <w:p w14:paraId="55EE8519" w14:textId="77777777" w:rsidR="00562F87" w:rsidRDefault="00562F87">
            <w:pPr>
              <w:pStyle w:val="TableTextNormal"/>
              <w:tabs>
                <w:tab w:val="left" w:pos="540"/>
              </w:tabs>
            </w:pPr>
          </w:p>
          <w:p w14:paraId="3A74E0C8" w14:textId="77777777" w:rsidR="00562F87" w:rsidRDefault="00A42A00">
            <w:pPr>
              <w:pStyle w:val="TableTextNormal"/>
            </w:pPr>
            <w:r>
              <w:t>Southwest</w:t>
            </w:r>
          </w:p>
          <w:p w14:paraId="30E0242F" w14:textId="77777777" w:rsidR="00562F87" w:rsidRDefault="00A42A00">
            <w:pPr>
              <w:pStyle w:val="TableTextNormal"/>
              <w:tabs>
                <w:tab w:val="left" w:pos="1440"/>
              </w:tabs>
              <w:jc w:val="right"/>
            </w:pPr>
            <w:r>
              <w:rPr>
                <w:rStyle w:val="TableFieldLabel"/>
              </w:rPr>
              <w:t>[ Is static True. Containment is Not Specified. ]</w:t>
            </w:r>
          </w:p>
          <w:p w14:paraId="21D8FC83" w14:textId="77777777" w:rsidR="00562F87" w:rsidRDefault="00562F87">
            <w:pPr>
              <w:pStyle w:val="TableTextNormal"/>
              <w:tabs>
                <w:tab w:val="left" w:pos="720"/>
              </w:tabs>
            </w:pPr>
          </w:p>
        </w:tc>
      </w:tr>
      <w:tr w:rsidR="00562F87" w14:paraId="3A49D5E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BE995B" w14:textId="77777777" w:rsidR="00562F87" w:rsidRDefault="00562F87">
            <w:pPr>
              <w:pStyle w:val="TableTextNormal"/>
            </w:pPr>
          </w:p>
          <w:p w14:paraId="410DF1E7" w14:textId="77777777" w:rsidR="00562F87" w:rsidRDefault="00A42A00">
            <w:pPr>
              <w:pStyle w:val="TableTextNormal"/>
            </w:pPr>
            <w:r>
              <w:rPr>
                <w:noProof/>
                <w:sz w:val="0"/>
                <w:szCs w:val="0"/>
              </w:rPr>
              <w:drawing>
                <wp:inline distT="0" distB="0" distL="0" distR="0" wp14:anchorId="564FA549" wp14:editId="4884C8C5">
                  <wp:extent cx="11430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WSW :   Public  = 12</w:t>
            </w:r>
          </w:p>
          <w:p w14:paraId="4F060D73" w14:textId="77777777" w:rsidR="00562F87" w:rsidRDefault="00562F87">
            <w:pPr>
              <w:pStyle w:val="TableTextNormal"/>
              <w:tabs>
                <w:tab w:val="left" w:pos="540"/>
              </w:tabs>
            </w:pPr>
          </w:p>
          <w:p w14:paraId="363EC926" w14:textId="77777777" w:rsidR="00562F87" w:rsidRDefault="00A42A00">
            <w:pPr>
              <w:pStyle w:val="TableTextNormal"/>
            </w:pPr>
            <w:proofErr w:type="spellStart"/>
            <w:r>
              <w:t>Westsouthwest</w:t>
            </w:r>
            <w:proofErr w:type="spellEnd"/>
          </w:p>
          <w:p w14:paraId="21B77E83" w14:textId="77777777" w:rsidR="00562F87" w:rsidRDefault="00A42A00">
            <w:pPr>
              <w:pStyle w:val="TableTextNormal"/>
              <w:tabs>
                <w:tab w:val="left" w:pos="1440"/>
              </w:tabs>
              <w:jc w:val="right"/>
            </w:pPr>
            <w:r>
              <w:rPr>
                <w:rStyle w:val="TableFieldLabel"/>
              </w:rPr>
              <w:t>[ Is static True. Containment is Not Specified. ]</w:t>
            </w:r>
          </w:p>
          <w:p w14:paraId="177D3AEA" w14:textId="77777777" w:rsidR="00562F87" w:rsidRDefault="00562F87">
            <w:pPr>
              <w:pStyle w:val="TableTextNormal"/>
              <w:tabs>
                <w:tab w:val="left" w:pos="720"/>
              </w:tabs>
            </w:pPr>
          </w:p>
        </w:tc>
      </w:tr>
      <w:tr w:rsidR="00562F87" w14:paraId="2CB1A23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9F25C1" w14:textId="77777777" w:rsidR="00562F87" w:rsidRDefault="00562F87">
            <w:pPr>
              <w:pStyle w:val="TableTextNormal"/>
            </w:pPr>
          </w:p>
          <w:p w14:paraId="1D78311C" w14:textId="77777777" w:rsidR="00562F87" w:rsidRDefault="00A42A00">
            <w:pPr>
              <w:pStyle w:val="TableTextNormal"/>
            </w:pPr>
            <w:r>
              <w:rPr>
                <w:noProof/>
                <w:sz w:val="0"/>
                <w:szCs w:val="0"/>
              </w:rPr>
              <w:drawing>
                <wp:inline distT="0" distB="0" distL="0" distR="0" wp14:anchorId="291712F2" wp14:editId="753E9E89">
                  <wp:extent cx="11430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 :   Public  = 13</w:t>
            </w:r>
          </w:p>
          <w:p w14:paraId="2700CA67" w14:textId="77777777" w:rsidR="00562F87" w:rsidRDefault="00562F87">
            <w:pPr>
              <w:pStyle w:val="TableTextNormal"/>
              <w:tabs>
                <w:tab w:val="left" w:pos="540"/>
              </w:tabs>
            </w:pPr>
          </w:p>
          <w:p w14:paraId="646192FA" w14:textId="77777777" w:rsidR="00562F87" w:rsidRDefault="00A42A00">
            <w:pPr>
              <w:pStyle w:val="TableTextNormal"/>
            </w:pPr>
            <w:r>
              <w:t>West</w:t>
            </w:r>
          </w:p>
          <w:p w14:paraId="0E507E8E" w14:textId="77777777" w:rsidR="00562F87" w:rsidRDefault="00A42A00">
            <w:pPr>
              <w:pStyle w:val="TableTextNormal"/>
              <w:tabs>
                <w:tab w:val="left" w:pos="1440"/>
              </w:tabs>
              <w:jc w:val="right"/>
            </w:pPr>
            <w:r>
              <w:rPr>
                <w:rStyle w:val="TableFieldLabel"/>
              </w:rPr>
              <w:t>[ Is static True. Containment is Not Specified. ]</w:t>
            </w:r>
          </w:p>
          <w:p w14:paraId="4113B91F" w14:textId="77777777" w:rsidR="00562F87" w:rsidRDefault="00562F87">
            <w:pPr>
              <w:pStyle w:val="TableTextNormal"/>
              <w:tabs>
                <w:tab w:val="left" w:pos="720"/>
              </w:tabs>
            </w:pPr>
          </w:p>
        </w:tc>
      </w:tr>
      <w:tr w:rsidR="00562F87" w14:paraId="7E7868C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A81A07" w14:textId="77777777" w:rsidR="00562F87" w:rsidRDefault="00562F87">
            <w:pPr>
              <w:pStyle w:val="TableTextNormal"/>
            </w:pPr>
          </w:p>
          <w:p w14:paraId="0CFB4B6C" w14:textId="77777777" w:rsidR="00562F87" w:rsidRDefault="00A42A00">
            <w:pPr>
              <w:pStyle w:val="TableTextNormal"/>
            </w:pPr>
            <w:r>
              <w:rPr>
                <w:noProof/>
                <w:sz w:val="0"/>
                <w:szCs w:val="0"/>
              </w:rPr>
              <w:drawing>
                <wp:inline distT="0" distB="0" distL="0" distR="0" wp14:anchorId="7E54D8B0" wp14:editId="1809DFEF">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WNW :   Public  = 14</w:t>
            </w:r>
          </w:p>
          <w:p w14:paraId="1F892FA6" w14:textId="77777777" w:rsidR="00562F87" w:rsidRDefault="00562F87">
            <w:pPr>
              <w:pStyle w:val="TableTextNormal"/>
              <w:tabs>
                <w:tab w:val="left" w:pos="540"/>
              </w:tabs>
            </w:pPr>
          </w:p>
          <w:p w14:paraId="6CF5BCBB" w14:textId="77777777" w:rsidR="00562F87" w:rsidRDefault="00A42A00">
            <w:pPr>
              <w:pStyle w:val="TableTextNormal"/>
            </w:pPr>
            <w:proofErr w:type="spellStart"/>
            <w:r>
              <w:t>Westnorthwest</w:t>
            </w:r>
            <w:proofErr w:type="spellEnd"/>
          </w:p>
          <w:p w14:paraId="2A565270" w14:textId="77777777" w:rsidR="00562F87" w:rsidRDefault="00A42A00">
            <w:pPr>
              <w:pStyle w:val="TableTextNormal"/>
              <w:tabs>
                <w:tab w:val="left" w:pos="1440"/>
              </w:tabs>
              <w:jc w:val="right"/>
            </w:pPr>
            <w:r>
              <w:rPr>
                <w:rStyle w:val="TableFieldLabel"/>
              </w:rPr>
              <w:t>[ Is static True. Containment is Not Specified. ]</w:t>
            </w:r>
          </w:p>
          <w:p w14:paraId="4CA559F2" w14:textId="77777777" w:rsidR="00562F87" w:rsidRDefault="00562F87">
            <w:pPr>
              <w:pStyle w:val="TableTextNormal"/>
              <w:tabs>
                <w:tab w:val="left" w:pos="720"/>
              </w:tabs>
            </w:pPr>
          </w:p>
        </w:tc>
      </w:tr>
      <w:tr w:rsidR="00562F87" w14:paraId="7E9D69B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C58D8FC" w14:textId="77777777" w:rsidR="00562F87" w:rsidRDefault="00562F87">
            <w:pPr>
              <w:pStyle w:val="TableTextNormal"/>
            </w:pPr>
          </w:p>
          <w:p w14:paraId="27892007" w14:textId="77777777" w:rsidR="00562F87" w:rsidRDefault="00A42A00">
            <w:pPr>
              <w:pStyle w:val="TableTextNormal"/>
            </w:pPr>
            <w:r>
              <w:rPr>
                <w:noProof/>
                <w:sz w:val="0"/>
                <w:szCs w:val="0"/>
              </w:rPr>
              <w:drawing>
                <wp:inline distT="0" distB="0" distL="0" distR="0" wp14:anchorId="4DE0A160" wp14:editId="3D9BB9A4">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NW :   Public  = 15</w:t>
            </w:r>
          </w:p>
          <w:p w14:paraId="529E7659" w14:textId="77777777" w:rsidR="00562F87" w:rsidRDefault="00562F87">
            <w:pPr>
              <w:pStyle w:val="TableTextNormal"/>
              <w:tabs>
                <w:tab w:val="left" w:pos="540"/>
              </w:tabs>
            </w:pPr>
          </w:p>
          <w:p w14:paraId="242F0AF3" w14:textId="77777777" w:rsidR="00562F87" w:rsidRDefault="00A42A00">
            <w:pPr>
              <w:pStyle w:val="TableTextNormal"/>
            </w:pPr>
            <w:r>
              <w:t>Northwest</w:t>
            </w:r>
          </w:p>
          <w:p w14:paraId="3BC3E538" w14:textId="77777777" w:rsidR="00562F87" w:rsidRDefault="00A42A00">
            <w:pPr>
              <w:pStyle w:val="TableTextNormal"/>
              <w:tabs>
                <w:tab w:val="left" w:pos="1440"/>
              </w:tabs>
              <w:jc w:val="right"/>
            </w:pPr>
            <w:r>
              <w:rPr>
                <w:rStyle w:val="TableFieldLabel"/>
              </w:rPr>
              <w:t>[ Is static True. Containment is Not Specified. ]</w:t>
            </w:r>
          </w:p>
          <w:p w14:paraId="653D601F" w14:textId="77777777" w:rsidR="00562F87" w:rsidRDefault="00562F87">
            <w:pPr>
              <w:pStyle w:val="TableTextNormal"/>
              <w:tabs>
                <w:tab w:val="left" w:pos="720"/>
              </w:tabs>
            </w:pPr>
          </w:p>
        </w:tc>
      </w:tr>
      <w:tr w:rsidR="00562F87" w14:paraId="2D84C2F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EE67C0" w14:textId="77777777" w:rsidR="00562F87" w:rsidRDefault="00562F87">
            <w:pPr>
              <w:pStyle w:val="TableTextNormal"/>
            </w:pPr>
          </w:p>
          <w:p w14:paraId="100F26C4" w14:textId="77777777" w:rsidR="00562F87" w:rsidRDefault="00A42A00">
            <w:pPr>
              <w:pStyle w:val="TableTextNormal"/>
            </w:pPr>
            <w:r>
              <w:rPr>
                <w:noProof/>
                <w:sz w:val="0"/>
                <w:szCs w:val="0"/>
              </w:rPr>
              <w:drawing>
                <wp:inline distT="0" distB="0" distL="0" distR="0" wp14:anchorId="1A2D9349" wp14:editId="61780EAA">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NNW :   Public  = 16</w:t>
            </w:r>
          </w:p>
          <w:p w14:paraId="304EE3FA" w14:textId="77777777" w:rsidR="00562F87" w:rsidRDefault="00562F87">
            <w:pPr>
              <w:pStyle w:val="TableTextNormal"/>
              <w:tabs>
                <w:tab w:val="left" w:pos="540"/>
              </w:tabs>
            </w:pPr>
          </w:p>
          <w:p w14:paraId="5D8CBF31" w14:textId="77777777" w:rsidR="00562F87" w:rsidRDefault="00A42A00">
            <w:pPr>
              <w:pStyle w:val="TableTextNormal"/>
            </w:pPr>
            <w:proofErr w:type="spellStart"/>
            <w:r>
              <w:t>Northnorthwest</w:t>
            </w:r>
            <w:proofErr w:type="spellEnd"/>
          </w:p>
          <w:p w14:paraId="7B8F9EAD" w14:textId="77777777" w:rsidR="00562F87" w:rsidRDefault="00A42A00">
            <w:pPr>
              <w:pStyle w:val="TableTextNormal"/>
              <w:tabs>
                <w:tab w:val="left" w:pos="1440"/>
              </w:tabs>
              <w:jc w:val="right"/>
            </w:pPr>
            <w:r>
              <w:rPr>
                <w:rStyle w:val="TableFieldLabel"/>
              </w:rPr>
              <w:t>[ Is static True. Containment is Not Specified. ]</w:t>
            </w:r>
          </w:p>
          <w:p w14:paraId="4FC757EB" w14:textId="77777777" w:rsidR="00562F87" w:rsidRDefault="00562F87">
            <w:pPr>
              <w:pStyle w:val="TableTextNormal"/>
              <w:tabs>
                <w:tab w:val="left" w:pos="720"/>
              </w:tabs>
            </w:pPr>
          </w:p>
        </w:tc>
      </w:tr>
    </w:tbl>
    <w:p w14:paraId="59393DF9" w14:textId="77777777" w:rsidR="00562F87" w:rsidRDefault="00562F87">
      <w:pPr>
        <w:pStyle w:val="Notes"/>
      </w:pPr>
    </w:p>
    <w:p w14:paraId="040B600A" w14:textId="77777777" w:rsidR="00562F87" w:rsidRDefault="00A42A00">
      <w:pPr>
        <w:pStyle w:val="Notes"/>
      </w:pPr>
      <w:r>
        <w:t xml:space="preserve">  </w:t>
      </w:r>
      <w:bookmarkEnd w:id="197"/>
    </w:p>
    <w:p w14:paraId="4370064C" w14:textId="77777777" w:rsidR="00562F87" w:rsidRDefault="00562F87">
      <w:pPr>
        <w:pStyle w:val="Notes"/>
      </w:pPr>
    </w:p>
    <w:p w14:paraId="3BAE60F6" w14:textId="77777777" w:rsidR="00562F87" w:rsidRDefault="00A42A00">
      <w:pPr>
        <w:pStyle w:val="Heading3"/>
      </w:pPr>
      <w:bookmarkStart w:id="199" w:name="BKM_4FB22B71_689D_487C_9D0A_777DD39F61CB"/>
      <w:bookmarkStart w:id="200" w:name="_Toc25000162"/>
      <w:proofErr w:type="spellStart"/>
      <w:r>
        <w:t>categoryOfAuthority</w:t>
      </w:r>
      <w:bookmarkEnd w:id="200"/>
      <w:proofErr w:type="spellEnd"/>
    </w:p>
    <w:p w14:paraId="2BCA7E8E" w14:textId="77777777" w:rsidR="00562F87" w:rsidRDefault="00A42A00">
      <w:pPr>
        <w:pStyle w:val="Notes"/>
      </w:pPr>
      <w:r>
        <w:rPr>
          <w:rStyle w:val="Italics"/>
        </w:rPr>
        <w:t>Enumeration in package 'S-127 Domain Model'</w:t>
      </w:r>
    </w:p>
    <w:p w14:paraId="1265E87A" w14:textId="77777777" w:rsidR="00562F87" w:rsidRDefault="00562F87">
      <w:pPr>
        <w:pStyle w:val="Notes"/>
        <w:tabs>
          <w:tab w:val="left" w:pos="720"/>
        </w:tabs>
      </w:pPr>
    </w:p>
    <w:p w14:paraId="6A945075" w14:textId="77777777" w:rsidR="00562F87" w:rsidRDefault="00A42A00">
      <w:pPr>
        <w:pStyle w:val="Notes"/>
      </w:pPr>
      <w:r>
        <w:t xml:space="preserve">The type of person, government agency or </w:t>
      </w:r>
      <w:proofErr w:type="spellStart"/>
      <w:r>
        <w:t>organisation</w:t>
      </w:r>
      <w:proofErr w:type="spellEnd"/>
      <w:r>
        <w:t xml:space="preserve"> granted powers of managing or controlling access to and/or activity in an area.</w:t>
      </w:r>
    </w:p>
    <w:p w14:paraId="56DF84ED" w14:textId="77777777" w:rsidR="00562F87" w:rsidRDefault="00562F87">
      <w:pPr>
        <w:pStyle w:val="Notes"/>
      </w:pPr>
    </w:p>
    <w:p w14:paraId="57FB4B91" w14:textId="77777777" w:rsidR="00562F87" w:rsidRDefault="00A42A00">
      <w:pPr>
        <w:pStyle w:val="Properties"/>
      </w:pPr>
      <w:proofErr w:type="spellStart"/>
      <w:r>
        <w:t>categoryOfAuthority</w:t>
      </w:r>
      <w:proofErr w:type="spellEnd"/>
      <w:r>
        <w:t xml:space="preserve"> </w:t>
      </w:r>
    </w:p>
    <w:p w14:paraId="5E8EE0DA" w14:textId="77777777" w:rsidR="00562F87" w:rsidRDefault="00A42A00">
      <w:pPr>
        <w:pStyle w:val="Properties"/>
      </w:pPr>
      <w:r>
        <w:t>Version 1.0  Phase 1.0  Proposed</w:t>
      </w:r>
    </w:p>
    <w:p w14:paraId="2A54E99B" w14:textId="77777777" w:rsidR="00562F87" w:rsidRDefault="00A42A00">
      <w:pPr>
        <w:pStyle w:val="Properties"/>
      </w:pPr>
      <w:proofErr w:type="spellStart"/>
      <w:r>
        <w:t>raphaelm</w:t>
      </w:r>
      <w:proofErr w:type="spellEnd"/>
      <w:r>
        <w:t xml:space="preserve"> created on 01-Jan-2018.  Last modified 20-Aug-2018</w:t>
      </w:r>
    </w:p>
    <w:p w14:paraId="1692B40E" w14:textId="77777777" w:rsidR="00562F87" w:rsidRDefault="00A42A00">
      <w:pPr>
        <w:pStyle w:val="Properties"/>
      </w:pPr>
      <w:r>
        <w:t>Alias CATAUT</w:t>
      </w:r>
    </w:p>
    <w:p w14:paraId="1512414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9BD3B8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85ED924" w14:textId="77777777" w:rsidR="00562F87" w:rsidRDefault="00A42A00">
            <w:pPr>
              <w:pStyle w:val="TableHeadingLight"/>
            </w:pPr>
            <w:r>
              <w:t>ATTRIBUTES</w:t>
            </w:r>
          </w:p>
        </w:tc>
      </w:tr>
      <w:tr w:rsidR="00562F87" w14:paraId="137CA92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A28BA2" w14:textId="77777777" w:rsidR="00562F87" w:rsidRDefault="00562F87">
            <w:pPr>
              <w:pStyle w:val="TableTextNormal"/>
            </w:pPr>
          </w:p>
          <w:p w14:paraId="45D37F8C" w14:textId="77777777" w:rsidR="00562F87" w:rsidRDefault="00A42A00">
            <w:pPr>
              <w:pStyle w:val="TableTextNormal"/>
            </w:pPr>
            <w:r>
              <w:rPr>
                <w:noProof/>
                <w:sz w:val="0"/>
                <w:szCs w:val="0"/>
              </w:rPr>
              <w:drawing>
                <wp:inline distT="0" distB="0" distL="0" distR="0" wp14:anchorId="55D783F8" wp14:editId="47EEB6BB">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customs :   Public  = 1</w:t>
            </w:r>
          </w:p>
          <w:p w14:paraId="5DD0F274" w14:textId="77777777" w:rsidR="00562F87" w:rsidRDefault="00562F87">
            <w:pPr>
              <w:pStyle w:val="TableTextNormal"/>
              <w:tabs>
                <w:tab w:val="left" w:pos="540"/>
              </w:tabs>
            </w:pPr>
          </w:p>
          <w:p w14:paraId="33F228C1" w14:textId="77777777" w:rsidR="00562F87" w:rsidRDefault="00A42A00">
            <w:pPr>
              <w:pStyle w:val="TableTextNormal"/>
            </w:pPr>
            <w:r>
              <w:t>The agency or establishment for collecting duties, tolls. (Merriam-</w:t>
            </w:r>
            <w:proofErr w:type="spellStart"/>
            <w:r>
              <w:t>Websters</w:t>
            </w:r>
            <w:proofErr w:type="spellEnd"/>
            <w:r>
              <w:t xml:space="preserve"> online Dictionary 23rd February 2006, amended).</w:t>
            </w:r>
          </w:p>
          <w:p w14:paraId="6C123B11" w14:textId="77777777" w:rsidR="00562F87" w:rsidRDefault="00A42A00">
            <w:pPr>
              <w:pStyle w:val="TableTextNormal"/>
              <w:tabs>
                <w:tab w:val="left" w:pos="1440"/>
              </w:tabs>
              <w:jc w:val="right"/>
            </w:pPr>
            <w:r>
              <w:rPr>
                <w:rStyle w:val="TableFieldLabel"/>
              </w:rPr>
              <w:t>[ Is static True. Containment is Not Specified. ]</w:t>
            </w:r>
          </w:p>
          <w:p w14:paraId="1270FBE8" w14:textId="77777777" w:rsidR="00562F87" w:rsidRDefault="00562F87">
            <w:pPr>
              <w:pStyle w:val="TableTextNormal"/>
              <w:tabs>
                <w:tab w:val="left" w:pos="720"/>
              </w:tabs>
            </w:pPr>
          </w:p>
        </w:tc>
      </w:tr>
      <w:tr w:rsidR="00562F87" w14:paraId="3F9B169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722E03" w14:textId="77777777" w:rsidR="00562F87" w:rsidRDefault="00562F87">
            <w:pPr>
              <w:pStyle w:val="TableTextNormal"/>
            </w:pPr>
          </w:p>
          <w:p w14:paraId="275BF1B2" w14:textId="77777777" w:rsidR="00562F87" w:rsidRDefault="00A42A00">
            <w:pPr>
              <w:pStyle w:val="TableTextNormal"/>
            </w:pPr>
            <w:r>
              <w:rPr>
                <w:noProof/>
                <w:sz w:val="0"/>
                <w:szCs w:val="0"/>
              </w:rPr>
              <w:drawing>
                <wp:inline distT="0" distB="0" distL="0" distR="0" wp14:anchorId="2BE50485" wp14:editId="0BEB1AF7">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border control :   Public  = 2</w:t>
            </w:r>
          </w:p>
          <w:p w14:paraId="0D5413E2" w14:textId="77777777" w:rsidR="00562F87" w:rsidRDefault="00562F87">
            <w:pPr>
              <w:pStyle w:val="TableTextNormal"/>
              <w:tabs>
                <w:tab w:val="left" w:pos="540"/>
              </w:tabs>
            </w:pPr>
          </w:p>
          <w:p w14:paraId="6D8B6CE3" w14:textId="77777777" w:rsidR="00562F87" w:rsidRDefault="00A42A00">
            <w:pPr>
              <w:pStyle w:val="TableTextNormal"/>
            </w:pPr>
            <w:r>
              <w:t>The administration to prevent or detect and prosecute violations of rules and regulations at international boundaries (adapted from Merriam-</w:t>
            </w:r>
            <w:proofErr w:type="spellStart"/>
            <w:r>
              <w:t>Websters</w:t>
            </w:r>
            <w:proofErr w:type="spellEnd"/>
            <w:r>
              <w:t xml:space="preserve"> online Dictionary 23rd February 2006).</w:t>
            </w:r>
          </w:p>
          <w:p w14:paraId="18DD2B9D" w14:textId="77777777" w:rsidR="00562F87" w:rsidRDefault="00A42A00">
            <w:pPr>
              <w:pStyle w:val="TableTextNormal"/>
              <w:tabs>
                <w:tab w:val="left" w:pos="1440"/>
              </w:tabs>
              <w:jc w:val="right"/>
            </w:pPr>
            <w:r>
              <w:rPr>
                <w:rStyle w:val="TableFieldLabel"/>
              </w:rPr>
              <w:t>[ Is static True. Containment is Not Specified. ]</w:t>
            </w:r>
          </w:p>
          <w:p w14:paraId="77DEF648" w14:textId="77777777" w:rsidR="00562F87" w:rsidRDefault="00562F87">
            <w:pPr>
              <w:pStyle w:val="TableTextNormal"/>
              <w:tabs>
                <w:tab w:val="left" w:pos="720"/>
              </w:tabs>
            </w:pPr>
          </w:p>
        </w:tc>
      </w:tr>
      <w:tr w:rsidR="00562F87" w14:paraId="55C54A7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BEE1E5" w14:textId="77777777" w:rsidR="00562F87" w:rsidRDefault="00562F87">
            <w:pPr>
              <w:pStyle w:val="TableTextNormal"/>
            </w:pPr>
          </w:p>
          <w:p w14:paraId="24ECE0C4" w14:textId="77777777" w:rsidR="00562F87" w:rsidRDefault="00A42A00">
            <w:pPr>
              <w:pStyle w:val="TableTextNormal"/>
            </w:pPr>
            <w:r>
              <w:rPr>
                <w:noProof/>
                <w:sz w:val="0"/>
                <w:szCs w:val="0"/>
              </w:rPr>
              <w:drawing>
                <wp:inline distT="0" distB="0" distL="0" distR="0" wp14:anchorId="5576357E" wp14:editId="32EF12B8">
                  <wp:extent cx="114300" cy="1143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police :   Public  = 3</w:t>
            </w:r>
          </w:p>
          <w:p w14:paraId="2E777920" w14:textId="77777777" w:rsidR="00562F87" w:rsidRDefault="00562F87">
            <w:pPr>
              <w:pStyle w:val="TableTextNormal"/>
              <w:tabs>
                <w:tab w:val="left" w:pos="540"/>
              </w:tabs>
            </w:pPr>
          </w:p>
          <w:p w14:paraId="386E83C3" w14:textId="77777777" w:rsidR="00562F87" w:rsidRDefault="00A42A00">
            <w:pPr>
              <w:pStyle w:val="TableTextNormal"/>
            </w:pPr>
            <w:r>
              <w:t>The department of government, or civil force, charged with maintaining public order. (Adapted from OED)</w:t>
            </w:r>
          </w:p>
          <w:p w14:paraId="02C1A018" w14:textId="77777777" w:rsidR="00562F87" w:rsidRDefault="00A42A00">
            <w:pPr>
              <w:pStyle w:val="TableTextNormal"/>
              <w:tabs>
                <w:tab w:val="left" w:pos="1440"/>
              </w:tabs>
              <w:jc w:val="right"/>
            </w:pPr>
            <w:r>
              <w:rPr>
                <w:rStyle w:val="TableFieldLabel"/>
              </w:rPr>
              <w:t>[ Is static True. Containment is Not Specified. ]</w:t>
            </w:r>
          </w:p>
          <w:p w14:paraId="59275A6F" w14:textId="77777777" w:rsidR="00562F87" w:rsidRDefault="00562F87">
            <w:pPr>
              <w:pStyle w:val="TableTextNormal"/>
              <w:tabs>
                <w:tab w:val="left" w:pos="720"/>
              </w:tabs>
            </w:pPr>
          </w:p>
        </w:tc>
      </w:tr>
      <w:tr w:rsidR="00562F87" w14:paraId="7A63B15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C7790D" w14:textId="77777777" w:rsidR="00562F87" w:rsidRDefault="00562F87">
            <w:pPr>
              <w:pStyle w:val="TableTextNormal"/>
            </w:pPr>
          </w:p>
          <w:p w14:paraId="5B7BA0D1" w14:textId="77777777" w:rsidR="00562F87" w:rsidRDefault="00A42A00">
            <w:pPr>
              <w:pStyle w:val="TableTextNormal"/>
            </w:pPr>
            <w:r>
              <w:rPr>
                <w:noProof/>
                <w:sz w:val="0"/>
                <w:szCs w:val="0"/>
              </w:rPr>
              <w:drawing>
                <wp:inline distT="0" distB="0" distL="0" distR="0" wp14:anchorId="18ADDE8F" wp14:editId="613FD2E3">
                  <wp:extent cx="114300" cy="114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port :   Public  = 4</w:t>
            </w:r>
          </w:p>
          <w:p w14:paraId="30D55B80" w14:textId="77777777" w:rsidR="00562F87" w:rsidRDefault="00562F87">
            <w:pPr>
              <w:pStyle w:val="TableTextNormal"/>
              <w:tabs>
                <w:tab w:val="left" w:pos="540"/>
              </w:tabs>
            </w:pPr>
          </w:p>
          <w:p w14:paraId="042414B8" w14:textId="77777777" w:rsidR="00562F87" w:rsidRDefault="00A42A00">
            <w:pPr>
              <w:pStyle w:val="TableTextNormal"/>
            </w:pPr>
            <w:r>
              <w:t xml:space="preserve">Person or corporation, owners of, or entrusted with or invested with the power of managing a port. May be called a </w:t>
            </w:r>
            <w:proofErr w:type="spellStart"/>
            <w:r>
              <w:t>Harbour</w:t>
            </w:r>
            <w:proofErr w:type="spellEnd"/>
            <w:r>
              <w:t xml:space="preserve"> Board, Port Trust, Port Commission, </w:t>
            </w:r>
            <w:proofErr w:type="spellStart"/>
            <w:r>
              <w:t>Harbour</w:t>
            </w:r>
            <w:proofErr w:type="spellEnd"/>
            <w:r>
              <w:t xml:space="preserve"> Commission, Marine Department (NP 100 8th Edition 14 Oct 2004)</w:t>
            </w:r>
          </w:p>
          <w:p w14:paraId="773B9ACD" w14:textId="77777777" w:rsidR="00562F87" w:rsidRDefault="00A42A00">
            <w:pPr>
              <w:pStyle w:val="TableTextNormal"/>
              <w:tabs>
                <w:tab w:val="left" w:pos="1440"/>
              </w:tabs>
              <w:jc w:val="right"/>
            </w:pPr>
            <w:r>
              <w:rPr>
                <w:rStyle w:val="TableFieldLabel"/>
              </w:rPr>
              <w:t>[ Is static True. Containment is Not Specified. ]</w:t>
            </w:r>
          </w:p>
          <w:p w14:paraId="44AEA102" w14:textId="77777777" w:rsidR="00562F87" w:rsidRDefault="00562F87">
            <w:pPr>
              <w:pStyle w:val="TableTextNormal"/>
              <w:tabs>
                <w:tab w:val="left" w:pos="720"/>
              </w:tabs>
            </w:pPr>
          </w:p>
        </w:tc>
      </w:tr>
      <w:tr w:rsidR="00562F87" w14:paraId="292726F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97AB8D" w14:textId="77777777" w:rsidR="00562F87" w:rsidRDefault="00562F87">
            <w:pPr>
              <w:pStyle w:val="TableTextNormal"/>
            </w:pPr>
          </w:p>
          <w:p w14:paraId="1E9D22C1" w14:textId="77777777" w:rsidR="00562F87" w:rsidRDefault="00A42A00">
            <w:pPr>
              <w:pStyle w:val="TableTextNormal"/>
            </w:pPr>
            <w:r>
              <w:rPr>
                <w:noProof/>
                <w:sz w:val="0"/>
                <w:szCs w:val="0"/>
              </w:rPr>
              <w:drawing>
                <wp:inline distT="0" distB="0" distL="0" distR="0" wp14:anchorId="688A3E7B" wp14:editId="1A8BE3BB">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immigration :   Public  = 5</w:t>
            </w:r>
          </w:p>
          <w:p w14:paraId="0D4B1A7C" w14:textId="77777777" w:rsidR="00562F87" w:rsidRDefault="00562F87">
            <w:pPr>
              <w:pStyle w:val="TableTextNormal"/>
              <w:tabs>
                <w:tab w:val="left" w:pos="540"/>
              </w:tabs>
            </w:pPr>
          </w:p>
          <w:p w14:paraId="1543CEC2" w14:textId="77777777" w:rsidR="00562F87" w:rsidRDefault="00A42A00">
            <w:pPr>
              <w:pStyle w:val="TableTextNormal"/>
            </w:pPr>
            <w:r>
              <w:t>The authority controlling people entering a country.</w:t>
            </w:r>
          </w:p>
          <w:p w14:paraId="655F956E" w14:textId="77777777" w:rsidR="00562F87" w:rsidRDefault="00A42A00">
            <w:pPr>
              <w:pStyle w:val="TableTextNormal"/>
              <w:tabs>
                <w:tab w:val="left" w:pos="1440"/>
              </w:tabs>
              <w:jc w:val="right"/>
            </w:pPr>
            <w:r>
              <w:rPr>
                <w:rStyle w:val="TableFieldLabel"/>
              </w:rPr>
              <w:lastRenderedPageBreak/>
              <w:t>[ Is static True. Containment is Not Specified. ]</w:t>
            </w:r>
          </w:p>
          <w:p w14:paraId="1EF49C91" w14:textId="77777777" w:rsidR="00562F87" w:rsidRDefault="00562F87">
            <w:pPr>
              <w:pStyle w:val="TableTextNormal"/>
              <w:tabs>
                <w:tab w:val="left" w:pos="720"/>
              </w:tabs>
            </w:pPr>
          </w:p>
        </w:tc>
      </w:tr>
      <w:tr w:rsidR="00562F87" w14:paraId="447C2DA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0EA5B9" w14:textId="77777777" w:rsidR="00562F87" w:rsidRDefault="00562F87">
            <w:pPr>
              <w:pStyle w:val="TableTextNormal"/>
            </w:pPr>
          </w:p>
          <w:p w14:paraId="72F89BCC" w14:textId="77777777" w:rsidR="00562F87" w:rsidRDefault="00A42A00">
            <w:pPr>
              <w:pStyle w:val="TableTextNormal"/>
            </w:pPr>
            <w:r>
              <w:rPr>
                <w:noProof/>
                <w:sz w:val="0"/>
                <w:szCs w:val="0"/>
              </w:rPr>
              <w:drawing>
                <wp:inline distT="0" distB="0" distL="0" distR="0" wp14:anchorId="03AC37C2" wp14:editId="00E3B126">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health :   Public  = 6</w:t>
            </w:r>
          </w:p>
          <w:p w14:paraId="467DC909" w14:textId="77777777" w:rsidR="00562F87" w:rsidRDefault="00562F87">
            <w:pPr>
              <w:pStyle w:val="TableTextNormal"/>
              <w:tabs>
                <w:tab w:val="left" w:pos="540"/>
              </w:tabs>
            </w:pPr>
          </w:p>
          <w:p w14:paraId="629635B6" w14:textId="77777777" w:rsidR="00562F87" w:rsidRDefault="00A42A00">
            <w:pPr>
              <w:pStyle w:val="TableTextNormal"/>
            </w:pPr>
            <w:r>
              <w:t xml:space="preserve">The authority with responsibility for checking the validity of the health declaration of a vessel and for declaring free </w:t>
            </w:r>
            <w:proofErr w:type="spellStart"/>
            <w:r>
              <w:t>pratique</w:t>
            </w:r>
            <w:proofErr w:type="spellEnd"/>
            <w:r>
              <w:t>.</w:t>
            </w:r>
          </w:p>
          <w:p w14:paraId="37975FFC" w14:textId="77777777" w:rsidR="00562F87" w:rsidRDefault="00A42A00">
            <w:pPr>
              <w:pStyle w:val="TableTextNormal"/>
              <w:tabs>
                <w:tab w:val="left" w:pos="1440"/>
              </w:tabs>
              <w:jc w:val="right"/>
            </w:pPr>
            <w:r>
              <w:rPr>
                <w:rStyle w:val="TableFieldLabel"/>
              </w:rPr>
              <w:t>[ Is static True. Containment is Not Specified. ]</w:t>
            </w:r>
          </w:p>
          <w:p w14:paraId="454A0A5B" w14:textId="77777777" w:rsidR="00562F87" w:rsidRDefault="00562F87">
            <w:pPr>
              <w:pStyle w:val="TableTextNormal"/>
              <w:tabs>
                <w:tab w:val="left" w:pos="720"/>
              </w:tabs>
            </w:pPr>
          </w:p>
        </w:tc>
      </w:tr>
      <w:tr w:rsidR="00562F87" w14:paraId="3B89248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F075BF" w14:textId="77777777" w:rsidR="00562F87" w:rsidRDefault="00562F87">
            <w:pPr>
              <w:pStyle w:val="TableTextNormal"/>
            </w:pPr>
          </w:p>
          <w:p w14:paraId="25E219EC" w14:textId="77777777" w:rsidR="00562F87" w:rsidRDefault="00A42A00">
            <w:pPr>
              <w:pStyle w:val="TableTextNormal"/>
            </w:pPr>
            <w:r>
              <w:rPr>
                <w:noProof/>
                <w:sz w:val="0"/>
                <w:szCs w:val="0"/>
              </w:rPr>
              <w:drawing>
                <wp:inline distT="0" distB="0" distL="0" distR="0" wp14:anchorId="3A0F9D9A" wp14:editId="041DE987">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coast guard :   Public  = 7</w:t>
            </w:r>
          </w:p>
          <w:p w14:paraId="6E093E2F" w14:textId="77777777" w:rsidR="00562F87" w:rsidRDefault="00562F87">
            <w:pPr>
              <w:pStyle w:val="TableTextNormal"/>
              <w:tabs>
                <w:tab w:val="left" w:pos="540"/>
              </w:tabs>
            </w:pPr>
          </w:p>
          <w:p w14:paraId="73A38DE7" w14:textId="77777777" w:rsidR="00562F87" w:rsidRDefault="00A42A00">
            <w:pPr>
              <w:pStyle w:val="TableTextNormal"/>
            </w:pPr>
            <w:proofErr w:type="spellStart"/>
            <w:r>
              <w:t>Organisation</w:t>
            </w:r>
            <w:proofErr w:type="spellEnd"/>
            <w:r>
              <w:t xml:space="preserve"> keeping watch on shipping and coastal waters according to governmental law; normally the authority with responsibility for search and rescue.</w:t>
            </w:r>
          </w:p>
          <w:p w14:paraId="6487C86F" w14:textId="77777777" w:rsidR="00562F87" w:rsidRDefault="00A42A00">
            <w:pPr>
              <w:pStyle w:val="TableTextNormal"/>
              <w:tabs>
                <w:tab w:val="left" w:pos="1440"/>
              </w:tabs>
              <w:jc w:val="right"/>
            </w:pPr>
            <w:r>
              <w:rPr>
                <w:rStyle w:val="TableFieldLabel"/>
              </w:rPr>
              <w:t>[ Is static True. Containment is Not Specified. ]</w:t>
            </w:r>
          </w:p>
          <w:p w14:paraId="48212B5B" w14:textId="77777777" w:rsidR="00562F87" w:rsidRDefault="00562F87">
            <w:pPr>
              <w:pStyle w:val="TableTextNormal"/>
              <w:tabs>
                <w:tab w:val="left" w:pos="720"/>
              </w:tabs>
            </w:pPr>
          </w:p>
        </w:tc>
      </w:tr>
      <w:tr w:rsidR="00562F87" w14:paraId="0CD61F6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74AA95B" w14:textId="77777777" w:rsidR="00562F87" w:rsidRDefault="00562F87">
            <w:pPr>
              <w:pStyle w:val="TableTextNormal"/>
            </w:pPr>
          </w:p>
          <w:p w14:paraId="264FD3E3" w14:textId="77777777" w:rsidR="00562F87" w:rsidRDefault="00A42A00">
            <w:pPr>
              <w:pStyle w:val="TableTextNormal"/>
            </w:pPr>
            <w:r>
              <w:rPr>
                <w:noProof/>
                <w:sz w:val="0"/>
                <w:szCs w:val="0"/>
              </w:rPr>
              <w:drawing>
                <wp:inline distT="0" distB="0" distL="0" distR="0" wp14:anchorId="0A94910D" wp14:editId="008D4B43">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agricultural :   Public  = 8</w:t>
            </w:r>
          </w:p>
          <w:p w14:paraId="5F807E69" w14:textId="77777777" w:rsidR="00562F87" w:rsidRDefault="00562F87">
            <w:pPr>
              <w:pStyle w:val="TableTextNormal"/>
              <w:tabs>
                <w:tab w:val="left" w:pos="540"/>
              </w:tabs>
            </w:pPr>
          </w:p>
          <w:p w14:paraId="5F7E5EE7" w14:textId="77777777" w:rsidR="00562F87" w:rsidRDefault="00A42A00">
            <w:pPr>
              <w:pStyle w:val="TableTextNormal"/>
            </w:pPr>
            <w:r>
              <w:t>The authority with responsibility for preventing infection of the agriculture of a country and for the protection of the agricultural interests of a country.</w:t>
            </w:r>
          </w:p>
          <w:p w14:paraId="0E0BBF2E" w14:textId="77777777" w:rsidR="00562F87" w:rsidRDefault="00A42A00">
            <w:pPr>
              <w:pStyle w:val="TableTextNormal"/>
              <w:tabs>
                <w:tab w:val="left" w:pos="1440"/>
              </w:tabs>
              <w:jc w:val="right"/>
            </w:pPr>
            <w:r>
              <w:rPr>
                <w:rStyle w:val="TableFieldLabel"/>
              </w:rPr>
              <w:t>[ Is static True. Containment is Not Specified. ]</w:t>
            </w:r>
          </w:p>
          <w:p w14:paraId="73B1F377" w14:textId="77777777" w:rsidR="00562F87" w:rsidRDefault="00562F87">
            <w:pPr>
              <w:pStyle w:val="TableTextNormal"/>
              <w:tabs>
                <w:tab w:val="left" w:pos="720"/>
              </w:tabs>
            </w:pPr>
          </w:p>
        </w:tc>
      </w:tr>
      <w:tr w:rsidR="00562F87" w14:paraId="2E51687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809AE7" w14:textId="77777777" w:rsidR="00562F87" w:rsidRDefault="00562F87">
            <w:pPr>
              <w:pStyle w:val="TableTextNormal"/>
            </w:pPr>
          </w:p>
          <w:p w14:paraId="19C33E87" w14:textId="77777777" w:rsidR="00562F87" w:rsidRDefault="00A42A00">
            <w:pPr>
              <w:pStyle w:val="TableTextNormal"/>
            </w:pPr>
            <w:r>
              <w:rPr>
                <w:noProof/>
                <w:sz w:val="0"/>
                <w:szCs w:val="0"/>
              </w:rPr>
              <w:drawing>
                <wp:inline distT="0" distB="0" distL="0" distR="0" wp14:anchorId="478CEAE8" wp14:editId="041CAE83">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military :   Public  = 9</w:t>
            </w:r>
          </w:p>
          <w:p w14:paraId="724273C4" w14:textId="77777777" w:rsidR="00562F87" w:rsidRDefault="00562F87">
            <w:pPr>
              <w:pStyle w:val="TableTextNormal"/>
              <w:tabs>
                <w:tab w:val="left" w:pos="540"/>
              </w:tabs>
            </w:pPr>
          </w:p>
          <w:p w14:paraId="7A602547" w14:textId="77777777" w:rsidR="00562F87" w:rsidRDefault="00A42A00">
            <w:pPr>
              <w:pStyle w:val="TableTextNormal"/>
            </w:pPr>
            <w:r>
              <w:t>A military authority which provides control of access to or approval for transit through designated areas or airspace.</w:t>
            </w:r>
          </w:p>
          <w:p w14:paraId="55831764" w14:textId="77777777" w:rsidR="00562F87" w:rsidRDefault="00A42A00">
            <w:pPr>
              <w:pStyle w:val="TableTextNormal"/>
              <w:tabs>
                <w:tab w:val="left" w:pos="1440"/>
              </w:tabs>
              <w:jc w:val="right"/>
            </w:pPr>
            <w:r>
              <w:rPr>
                <w:rStyle w:val="TableFieldLabel"/>
              </w:rPr>
              <w:t>[ Is static True. Containment is Not Specified. ]</w:t>
            </w:r>
          </w:p>
          <w:p w14:paraId="2125483F" w14:textId="77777777" w:rsidR="00562F87" w:rsidRDefault="00562F87">
            <w:pPr>
              <w:pStyle w:val="TableTextNormal"/>
              <w:tabs>
                <w:tab w:val="left" w:pos="720"/>
              </w:tabs>
            </w:pPr>
          </w:p>
        </w:tc>
      </w:tr>
      <w:tr w:rsidR="00562F87" w14:paraId="44A2723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214CF7" w14:textId="77777777" w:rsidR="00562F87" w:rsidRDefault="00562F87">
            <w:pPr>
              <w:pStyle w:val="TableTextNormal"/>
            </w:pPr>
          </w:p>
          <w:p w14:paraId="0C9247E5" w14:textId="77777777" w:rsidR="00562F87" w:rsidRDefault="00A42A00">
            <w:pPr>
              <w:pStyle w:val="TableTextNormal"/>
            </w:pPr>
            <w:r>
              <w:rPr>
                <w:noProof/>
                <w:sz w:val="0"/>
                <w:szCs w:val="0"/>
              </w:rPr>
              <w:drawing>
                <wp:inline distT="0" distB="0" distL="0" distR="0" wp14:anchorId="5B5F8991" wp14:editId="7B2D5F6E">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private company :   Public  = 10</w:t>
            </w:r>
          </w:p>
          <w:p w14:paraId="62DCDD74" w14:textId="77777777" w:rsidR="00562F87" w:rsidRDefault="00562F87">
            <w:pPr>
              <w:pStyle w:val="TableTextNormal"/>
              <w:tabs>
                <w:tab w:val="left" w:pos="540"/>
              </w:tabs>
            </w:pPr>
          </w:p>
          <w:p w14:paraId="4E288CFF" w14:textId="77777777" w:rsidR="00562F87" w:rsidRDefault="00A42A00">
            <w:pPr>
              <w:pStyle w:val="TableTextNormal"/>
            </w:pPr>
            <w:r>
              <w:t>A private or publicly owned company or commercial enterprise which exercises control of facilities, for example a calibration area.</w:t>
            </w:r>
          </w:p>
          <w:p w14:paraId="04B5F506" w14:textId="77777777" w:rsidR="00562F87" w:rsidRDefault="00A42A00">
            <w:pPr>
              <w:pStyle w:val="TableTextNormal"/>
              <w:tabs>
                <w:tab w:val="left" w:pos="1440"/>
              </w:tabs>
              <w:jc w:val="right"/>
            </w:pPr>
            <w:r>
              <w:rPr>
                <w:rStyle w:val="TableFieldLabel"/>
              </w:rPr>
              <w:t>[ Is static True. Containment is Not Specified. ]</w:t>
            </w:r>
          </w:p>
          <w:p w14:paraId="53858740" w14:textId="77777777" w:rsidR="00562F87" w:rsidRDefault="00562F87">
            <w:pPr>
              <w:pStyle w:val="TableTextNormal"/>
              <w:tabs>
                <w:tab w:val="left" w:pos="720"/>
              </w:tabs>
            </w:pPr>
          </w:p>
        </w:tc>
      </w:tr>
      <w:tr w:rsidR="00562F87" w14:paraId="25FA4A7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03E11A" w14:textId="77777777" w:rsidR="00562F87" w:rsidRDefault="00562F87">
            <w:pPr>
              <w:pStyle w:val="TableTextNormal"/>
            </w:pPr>
          </w:p>
          <w:p w14:paraId="5ADF5C5D" w14:textId="77777777" w:rsidR="00562F87" w:rsidRDefault="00A42A00">
            <w:pPr>
              <w:pStyle w:val="TableTextNormal"/>
            </w:pPr>
            <w:r>
              <w:rPr>
                <w:noProof/>
                <w:sz w:val="0"/>
                <w:szCs w:val="0"/>
              </w:rPr>
              <w:drawing>
                <wp:inline distT="0" distB="0" distL="0" distR="0" wp14:anchorId="16B30469" wp14:editId="6CBCF6F3">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maritime police :   Public  = 11</w:t>
            </w:r>
          </w:p>
          <w:p w14:paraId="45E74549" w14:textId="77777777" w:rsidR="00562F87" w:rsidRDefault="00562F87">
            <w:pPr>
              <w:pStyle w:val="TableTextNormal"/>
              <w:tabs>
                <w:tab w:val="left" w:pos="540"/>
              </w:tabs>
            </w:pPr>
          </w:p>
          <w:p w14:paraId="5459D1C4" w14:textId="77777777" w:rsidR="00562F87" w:rsidRDefault="00A42A00">
            <w:pPr>
              <w:pStyle w:val="TableTextNormal"/>
            </w:pPr>
            <w:r>
              <w:t xml:space="preserve">A governmental or military force with jurisdiction in territorial waters. Examples could include Gendarmerie Maritime, </w:t>
            </w:r>
            <w:proofErr w:type="spellStart"/>
            <w:r>
              <w:t>Carabinierie</w:t>
            </w:r>
            <w:proofErr w:type="spellEnd"/>
            <w:r>
              <w:t>, and Guardia Civil.</w:t>
            </w:r>
          </w:p>
          <w:p w14:paraId="14D13AA6" w14:textId="77777777" w:rsidR="00562F87" w:rsidRDefault="00A42A00">
            <w:pPr>
              <w:pStyle w:val="TableTextNormal"/>
              <w:tabs>
                <w:tab w:val="left" w:pos="1440"/>
              </w:tabs>
              <w:jc w:val="right"/>
            </w:pPr>
            <w:r>
              <w:rPr>
                <w:rStyle w:val="TableFieldLabel"/>
              </w:rPr>
              <w:t>[ Is static True. Containment is Not Specified. ]</w:t>
            </w:r>
          </w:p>
          <w:p w14:paraId="39C3C21B" w14:textId="77777777" w:rsidR="00562F87" w:rsidRDefault="00562F87">
            <w:pPr>
              <w:pStyle w:val="TableTextNormal"/>
              <w:tabs>
                <w:tab w:val="left" w:pos="720"/>
              </w:tabs>
            </w:pPr>
          </w:p>
        </w:tc>
      </w:tr>
      <w:tr w:rsidR="00562F87" w14:paraId="29AA16C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06B994" w14:textId="77777777" w:rsidR="00562F87" w:rsidRDefault="00562F87">
            <w:pPr>
              <w:pStyle w:val="TableTextNormal"/>
            </w:pPr>
          </w:p>
          <w:p w14:paraId="330A2527" w14:textId="77777777" w:rsidR="00562F87" w:rsidRDefault="00A42A00">
            <w:pPr>
              <w:pStyle w:val="TableTextNormal"/>
            </w:pPr>
            <w:r>
              <w:rPr>
                <w:noProof/>
                <w:sz w:val="0"/>
                <w:szCs w:val="0"/>
              </w:rPr>
              <w:drawing>
                <wp:inline distT="0" distB="0" distL="0" distR="0" wp14:anchorId="285ABB12" wp14:editId="3BC75F81">
                  <wp:extent cx="114300" cy="1143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environmental :   Public  = 12</w:t>
            </w:r>
          </w:p>
          <w:p w14:paraId="27402076" w14:textId="77777777" w:rsidR="00562F87" w:rsidRDefault="00562F87">
            <w:pPr>
              <w:pStyle w:val="TableTextNormal"/>
              <w:tabs>
                <w:tab w:val="left" w:pos="540"/>
              </w:tabs>
            </w:pPr>
          </w:p>
          <w:p w14:paraId="622A19CB" w14:textId="77777777" w:rsidR="00562F87" w:rsidRDefault="00A42A00">
            <w:pPr>
              <w:pStyle w:val="TableTextNormal"/>
            </w:pPr>
            <w:r>
              <w:t>An authority with responsibility for the protection of the environment.</w:t>
            </w:r>
          </w:p>
          <w:p w14:paraId="042C732A" w14:textId="77777777" w:rsidR="00562F87" w:rsidRDefault="00A42A00">
            <w:pPr>
              <w:pStyle w:val="TableTextNormal"/>
              <w:tabs>
                <w:tab w:val="left" w:pos="1440"/>
              </w:tabs>
              <w:jc w:val="right"/>
            </w:pPr>
            <w:r>
              <w:rPr>
                <w:rStyle w:val="TableFieldLabel"/>
              </w:rPr>
              <w:t>[ Is static True. Containment is Not Specified. ]</w:t>
            </w:r>
          </w:p>
          <w:p w14:paraId="384AD3BF" w14:textId="77777777" w:rsidR="00562F87" w:rsidRDefault="00562F87">
            <w:pPr>
              <w:pStyle w:val="TableTextNormal"/>
              <w:tabs>
                <w:tab w:val="left" w:pos="720"/>
              </w:tabs>
            </w:pPr>
          </w:p>
        </w:tc>
      </w:tr>
      <w:tr w:rsidR="00562F87" w14:paraId="40C0733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38F309" w14:textId="77777777" w:rsidR="00562F87" w:rsidRDefault="00562F87">
            <w:pPr>
              <w:pStyle w:val="TableTextNormal"/>
            </w:pPr>
          </w:p>
          <w:p w14:paraId="0CD08E31" w14:textId="77777777" w:rsidR="00562F87" w:rsidRDefault="00A42A00">
            <w:pPr>
              <w:pStyle w:val="TableTextNormal"/>
            </w:pPr>
            <w:r>
              <w:rPr>
                <w:noProof/>
                <w:sz w:val="0"/>
                <w:szCs w:val="0"/>
              </w:rPr>
              <w:drawing>
                <wp:inline distT="0" distB="0" distL="0" distR="0" wp14:anchorId="6AA7BA04" wp14:editId="3F9829B5">
                  <wp:extent cx="114300" cy="1143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fishery :   Public  = 13</w:t>
            </w:r>
          </w:p>
          <w:p w14:paraId="37EBB343" w14:textId="77777777" w:rsidR="00562F87" w:rsidRDefault="00562F87">
            <w:pPr>
              <w:pStyle w:val="TableTextNormal"/>
              <w:tabs>
                <w:tab w:val="left" w:pos="540"/>
              </w:tabs>
            </w:pPr>
          </w:p>
          <w:p w14:paraId="6848D36D" w14:textId="77777777" w:rsidR="00562F87" w:rsidRDefault="00A42A00">
            <w:pPr>
              <w:pStyle w:val="TableTextNormal"/>
            </w:pPr>
            <w:r>
              <w:t>An authority with responsibility for the control of fisheries.</w:t>
            </w:r>
          </w:p>
          <w:p w14:paraId="4CE3DE61" w14:textId="77777777" w:rsidR="00562F87" w:rsidRDefault="00A42A00">
            <w:pPr>
              <w:pStyle w:val="TableTextNormal"/>
              <w:tabs>
                <w:tab w:val="left" w:pos="1440"/>
              </w:tabs>
              <w:jc w:val="right"/>
            </w:pPr>
            <w:r>
              <w:rPr>
                <w:rStyle w:val="TableFieldLabel"/>
              </w:rPr>
              <w:t>[ Is static True. Containment is Not Specified. ]</w:t>
            </w:r>
          </w:p>
          <w:p w14:paraId="5CD70AA6" w14:textId="77777777" w:rsidR="00562F87" w:rsidRDefault="00562F87">
            <w:pPr>
              <w:pStyle w:val="TableTextNormal"/>
              <w:tabs>
                <w:tab w:val="left" w:pos="720"/>
              </w:tabs>
            </w:pPr>
          </w:p>
        </w:tc>
      </w:tr>
      <w:tr w:rsidR="00562F87" w14:paraId="5488F37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112148" w14:textId="77777777" w:rsidR="00562F87" w:rsidRDefault="00562F87">
            <w:pPr>
              <w:pStyle w:val="TableTextNormal"/>
            </w:pPr>
          </w:p>
          <w:p w14:paraId="56369D3F" w14:textId="77777777" w:rsidR="00562F87" w:rsidRDefault="00A42A00">
            <w:pPr>
              <w:pStyle w:val="TableTextNormal"/>
            </w:pPr>
            <w:r>
              <w:rPr>
                <w:noProof/>
                <w:sz w:val="0"/>
                <w:szCs w:val="0"/>
              </w:rPr>
              <w:drawing>
                <wp:inline distT="0" distB="0" distL="0" distR="0" wp14:anchorId="4B84E111" wp14:editId="43BB1A9F">
                  <wp:extent cx="114300" cy="1143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finance :   Public  = 14</w:t>
            </w:r>
          </w:p>
          <w:p w14:paraId="083B6EC7" w14:textId="77777777" w:rsidR="00562F87" w:rsidRDefault="00562F87">
            <w:pPr>
              <w:pStyle w:val="TableTextNormal"/>
              <w:tabs>
                <w:tab w:val="left" w:pos="540"/>
              </w:tabs>
            </w:pPr>
          </w:p>
          <w:p w14:paraId="6B15898E" w14:textId="77777777" w:rsidR="00562F87" w:rsidRDefault="00A42A00">
            <w:pPr>
              <w:pStyle w:val="TableTextNormal"/>
            </w:pPr>
            <w:r>
              <w:t>an authority with responsibility for the control and movement of money.</w:t>
            </w:r>
          </w:p>
          <w:p w14:paraId="344AEE71" w14:textId="77777777" w:rsidR="00562F87" w:rsidRDefault="00A42A00">
            <w:pPr>
              <w:pStyle w:val="TableTextNormal"/>
              <w:tabs>
                <w:tab w:val="left" w:pos="1440"/>
              </w:tabs>
              <w:jc w:val="right"/>
            </w:pPr>
            <w:r>
              <w:rPr>
                <w:rStyle w:val="TableFieldLabel"/>
              </w:rPr>
              <w:t>[ Is static True. Containment is Not Specified. ]</w:t>
            </w:r>
          </w:p>
          <w:p w14:paraId="39AA4795" w14:textId="77777777" w:rsidR="00562F87" w:rsidRDefault="00562F87">
            <w:pPr>
              <w:pStyle w:val="TableTextNormal"/>
              <w:tabs>
                <w:tab w:val="left" w:pos="720"/>
              </w:tabs>
            </w:pPr>
          </w:p>
        </w:tc>
      </w:tr>
      <w:tr w:rsidR="00562F87" w14:paraId="5DD5229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F23D35" w14:textId="77777777" w:rsidR="00562F87" w:rsidRDefault="00562F87">
            <w:pPr>
              <w:pStyle w:val="TableTextNormal"/>
            </w:pPr>
          </w:p>
          <w:p w14:paraId="7C22ED92" w14:textId="77777777" w:rsidR="00562F87" w:rsidRDefault="00A42A00">
            <w:pPr>
              <w:pStyle w:val="TableTextNormal"/>
            </w:pPr>
            <w:r>
              <w:rPr>
                <w:noProof/>
                <w:sz w:val="0"/>
                <w:szCs w:val="0"/>
              </w:rPr>
              <w:drawing>
                <wp:inline distT="0" distB="0" distL="0" distR="0" wp14:anchorId="7BF9309B" wp14:editId="21CAAB43">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maritime :   Public  = 15</w:t>
            </w:r>
          </w:p>
          <w:p w14:paraId="6300F9A4" w14:textId="77777777" w:rsidR="00562F87" w:rsidRDefault="00562F87">
            <w:pPr>
              <w:pStyle w:val="TableTextNormal"/>
              <w:tabs>
                <w:tab w:val="left" w:pos="540"/>
              </w:tabs>
            </w:pPr>
          </w:p>
          <w:p w14:paraId="3775EF4E" w14:textId="77777777" w:rsidR="00562F87" w:rsidRDefault="00A42A00">
            <w:pPr>
              <w:pStyle w:val="TableTextNormal"/>
            </w:pPr>
            <w:r>
              <w:t>A national or regional authority charged with administration of maritime affairs.</w:t>
            </w:r>
          </w:p>
          <w:p w14:paraId="426A5E4D" w14:textId="77777777" w:rsidR="00562F87" w:rsidRDefault="00A42A00">
            <w:pPr>
              <w:pStyle w:val="TableTextNormal"/>
              <w:tabs>
                <w:tab w:val="left" w:pos="1440"/>
              </w:tabs>
              <w:jc w:val="right"/>
            </w:pPr>
            <w:r>
              <w:rPr>
                <w:rStyle w:val="TableFieldLabel"/>
              </w:rPr>
              <w:t>[ Is static True. Containment is Not Specified. ]</w:t>
            </w:r>
          </w:p>
          <w:p w14:paraId="05B07715" w14:textId="77777777" w:rsidR="00562F87" w:rsidRDefault="00562F87">
            <w:pPr>
              <w:pStyle w:val="TableTextNormal"/>
              <w:tabs>
                <w:tab w:val="left" w:pos="720"/>
              </w:tabs>
            </w:pPr>
          </w:p>
        </w:tc>
      </w:tr>
    </w:tbl>
    <w:p w14:paraId="549BE885" w14:textId="77777777" w:rsidR="00562F87" w:rsidRDefault="00562F87">
      <w:pPr>
        <w:pStyle w:val="Notes"/>
      </w:pPr>
    </w:p>
    <w:p w14:paraId="7C3419F8" w14:textId="77777777" w:rsidR="00562F87" w:rsidRDefault="00A42A00">
      <w:pPr>
        <w:pStyle w:val="Notes"/>
      </w:pPr>
      <w:r>
        <w:lastRenderedPageBreak/>
        <w:t xml:space="preserve">  </w:t>
      </w:r>
      <w:bookmarkEnd w:id="199"/>
    </w:p>
    <w:p w14:paraId="75D52F42" w14:textId="77777777" w:rsidR="00562F87" w:rsidRDefault="00562F87">
      <w:pPr>
        <w:pStyle w:val="Notes"/>
      </w:pPr>
    </w:p>
    <w:p w14:paraId="0E82F409" w14:textId="77777777" w:rsidR="00562F87" w:rsidRDefault="00A42A00">
      <w:pPr>
        <w:pStyle w:val="Heading3"/>
      </w:pPr>
      <w:bookmarkStart w:id="201" w:name="BKM_70E3748A_B8CD_4373_AD60_0D5E3AF865D3"/>
      <w:bookmarkStart w:id="202" w:name="_Toc25000163"/>
      <w:proofErr w:type="spellStart"/>
      <w:r>
        <w:t>categoryOfCargo</w:t>
      </w:r>
      <w:bookmarkEnd w:id="202"/>
      <w:proofErr w:type="spellEnd"/>
    </w:p>
    <w:p w14:paraId="50D8B6E4" w14:textId="77777777" w:rsidR="00562F87" w:rsidRDefault="00A42A00">
      <w:pPr>
        <w:pStyle w:val="Notes"/>
      </w:pPr>
      <w:r>
        <w:rPr>
          <w:rStyle w:val="Italics"/>
        </w:rPr>
        <w:t>Enumeration in package 'S-127 Domain Model'</w:t>
      </w:r>
    </w:p>
    <w:p w14:paraId="24ED1675" w14:textId="77777777" w:rsidR="00562F87" w:rsidRDefault="00562F87">
      <w:pPr>
        <w:pStyle w:val="Notes"/>
        <w:tabs>
          <w:tab w:val="left" w:pos="720"/>
        </w:tabs>
      </w:pPr>
    </w:p>
    <w:p w14:paraId="368340E0" w14:textId="77777777" w:rsidR="00562F87" w:rsidRDefault="00A42A00">
      <w:pPr>
        <w:pStyle w:val="Notes"/>
      </w:pPr>
      <w:r>
        <w:t>Classification of the different types of cargo that a ship may be carrying.</w:t>
      </w:r>
    </w:p>
    <w:p w14:paraId="645C97F5" w14:textId="77777777" w:rsidR="00562F87" w:rsidRDefault="00562F87">
      <w:pPr>
        <w:pStyle w:val="Notes"/>
      </w:pPr>
    </w:p>
    <w:p w14:paraId="4F3E6FE3" w14:textId="77777777" w:rsidR="00562F87" w:rsidRDefault="00A42A00">
      <w:pPr>
        <w:pStyle w:val="Properties"/>
      </w:pPr>
      <w:proofErr w:type="spellStart"/>
      <w:r>
        <w:t>categoryOfCargo</w:t>
      </w:r>
      <w:proofErr w:type="spellEnd"/>
      <w:r>
        <w:t xml:space="preserve"> </w:t>
      </w:r>
    </w:p>
    <w:p w14:paraId="29574829" w14:textId="77777777" w:rsidR="00562F87" w:rsidRDefault="00A42A00">
      <w:pPr>
        <w:pStyle w:val="Properties"/>
      </w:pPr>
      <w:r>
        <w:t>Version 1.0  Phase 1.0  Proposed</w:t>
      </w:r>
    </w:p>
    <w:p w14:paraId="14780791" w14:textId="77777777" w:rsidR="00562F87" w:rsidRDefault="00A42A00">
      <w:pPr>
        <w:pStyle w:val="Properties"/>
      </w:pPr>
      <w:proofErr w:type="spellStart"/>
      <w:r>
        <w:t>raphaelm</w:t>
      </w:r>
      <w:proofErr w:type="spellEnd"/>
      <w:r>
        <w:t xml:space="preserve"> created on 01-Jan-2018.  Last modified 22-Aug-2018</w:t>
      </w:r>
    </w:p>
    <w:p w14:paraId="5BC701C4" w14:textId="77777777" w:rsidR="00562F87" w:rsidRDefault="00A42A00">
      <w:pPr>
        <w:pStyle w:val="Properties"/>
      </w:pPr>
      <w:r>
        <w:t>Alias CATCGO</w:t>
      </w:r>
    </w:p>
    <w:p w14:paraId="7C9BAFF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E2398A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BBA88EB" w14:textId="77777777" w:rsidR="00562F87" w:rsidRDefault="00A42A00">
            <w:pPr>
              <w:pStyle w:val="TableHeadingLight"/>
            </w:pPr>
            <w:r>
              <w:t>ATTRIBUTES</w:t>
            </w:r>
          </w:p>
        </w:tc>
      </w:tr>
      <w:tr w:rsidR="00562F87" w14:paraId="544EEB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A5280B" w14:textId="77777777" w:rsidR="00562F87" w:rsidRDefault="00562F87">
            <w:pPr>
              <w:pStyle w:val="TableTextNormal"/>
            </w:pPr>
          </w:p>
          <w:p w14:paraId="38FE3039" w14:textId="77777777" w:rsidR="00562F87" w:rsidRDefault="00A42A00">
            <w:pPr>
              <w:pStyle w:val="TableTextNormal"/>
            </w:pPr>
            <w:r>
              <w:rPr>
                <w:noProof/>
                <w:sz w:val="0"/>
                <w:szCs w:val="0"/>
              </w:rPr>
              <w:drawing>
                <wp:inline distT="0" distB="0" distL="0" distR="0" wp14:anchorId="7718F40A" wp14:editId="13572782">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bulk :   Public  = 1</w:t>
            </w:r>
          </w:p>
          <w:p w14:paraId="0A8CC8DC" w14:textId="77777777" w:rsidR="00562F87" w:rsidRDefault="00562F87">
            <w:pPr>
              <w:pStyle w:val="TableTextNormal"/>
              <w:tabs>
                <w:tab w:val="left" w:pos="540"/>
              </w:tabs>
            </w:pPr>
          </w:p>
          <w:p w14:paraId="560264B4" w14:textId="77777777" w:rsidR="00562F87" w:rsidRDefault="00A42A00">
            <w:pPr>
              <w:pStyle w:val="TableTextNormal"/>
            </w:pPr>
            <w:r>
              <w:t xml:space="preserve">Normally dry cargo which is transported to and from the vessel on conveyors or grabs </w:t>
            </w:r>
          </w:p>
          <w:p w14:paraId="34DE43DA" w14:textId="77777777" w:rsidR="00562F87" w:rsidRDefault="00A42A00">
            <w:pPr>
              <w:pStyle w:val="TableTextNormal"/>
              <w:tabs>
                <w:tab w:val="left" w:pos="1440"/>
              </w:tabs>
              <w:jc w:val="right"/>
            </w:pPr>
            <w:r>
              <w:rPr>
                <w:rStyle w:val="TableFieldLabel"/>
              </w:rPr>
              <w:t>[ Is static True. Containment is Not Specified. ]</w:t>
            </w:r>
          </w:p>
          <w:p w14:paraId="4DDDE2B4" w14:textId="77777777" w:rsidR="00562F87" w:rsidRDefault="00562F87">
            <w:pPr>
              <w:pStyle w:val="TableTextNormal"/>
              <w:tabs>
                <w:tab w:val="left" w:pos="720"/>
              </w:tabs>
            </w:pPr>
          </w:p>
        </w:tc>
      </w:tr>
      <w:tr w:rsidR="00562F87" w14:paraId="2D47797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AAC535" w14:textId="77777777" w:rsidR="00562F87" w:rsidRDefault="00562F87">
            <w:pPr>
              <w:pStyle w:val="TableTextNormal"/>
            </w:pPr>
          </w:p>
          <w:p w14:paraId="1C5C71D3" w14:textId="77777777" w:rsidR="00562F87" w:rsidRDefault="00A42A00">
            <w:pPr>
              <w:pStyle w:val="TableTextNormal"/>
            </w:pPr>
            <w:r>
              <w:rPr>
                <w:noProof/>
                <w:sz w:val="0"/>
                <w:szCs w:val="0"/>
              </w:rPr>
              <w:drawing>
                <wp:inline distT="0" distB="0" distL="0" distR="0" wp14:anchorId="11937415" wp14:editId="60D8F28A">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container :   Public  = 2</w:t>
            </w:r>
          </w:p>
          <w:p w14:paraId="218770F7" w14:textId="77777777" w:rsidR="00562F87" w:rsidRDefault="00562F87">
            <w:pPr>
              <w:pStyle w:val="TableTextNormal"/>
              <w:tabs>
                <w:tab w:val="left" w:pos="540"/>
              </w:tabs>
            </w:pPr>
          </w:p>
          <w:p w14:paraId="640567E1" w14:textId="77777777" w:rsidR="00562F87" w:rsidRDefault="00A42A00">
            <w:pPr>
              <w:pStyle w:val="TableTextNormal"/>
            </w:pPr>
            <w:r>
              <w:t xml:space="preserve">One of a number of standard sized cargo carrying units, secured using standard corner attachments and bars </w:t>
            </w:r>
          </w:p>
          <w:p w14:paraId="3E6F0CC3" w14:textId="77777777" w:rsidR="00562F87" w:rsidRDefault="00A42A00">
            <w:pPr>
              <w:pStyle w:val="TableTextNormal"/>
              <w:tabs>
                <w:tab w:val="left" w:pos="1440"/>
              </w:tabs>
              <w:jc w:val="right"/>
            </w:pPr>
            <w:r>
              <w:rPr>
                <w:rStyle w:val="TableFieldLabel"/>
              </w:rPr>
              <w:t>[ Is static True. Containment is Not Specified. ]</w:t>
            </w:r>
          </w:p>
          <w:p w14:paraId="45496F81" w14:textId="77777777" w:rsidR="00562F87" w:rsidRDefault="00562F87">
            <w:pPr>
              <w:pStyle w:val="TableTextNormal"/>
              <w:tabs>
                <w:tab w:val="left" w:pos="720"/>
              </w:tabs>
            </w:pPr>
          </w:p>
        </w:tc>
      </w:tr>
      <w:tr w:rsidR="00562F87" w14:paraId="128D67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0B764A" w14:textId="77777777" w:rsidR="00562F87" w:rsidRDefault="00562F87">
            <w:pPr>
              <w:pStyle w:val="TableTextNormal"/>
            </w:pPr>
          </w:p>
          <w:p w14:paraId="14C5C73B" w14:textId="77777777" w:rsidR="00562F87" w:rsidRDefault="00A42A00">
            <w:pPr>
              <w:pStyle w:val="TableTextNormal"/>
            </w:pPr>
            <w:r>
              <w:rPr>
                <w:noProof/>
                <w:sz w:val="0"/>
                <w:szCs w:val="0"/>
              </w:rPr>
              <w:drawing>
                <wp:inline distT="0" distB="0" distL="0" distR="0" wp14:anchorId="7DDD78B6" wp14:editId="346CE37E">
                  <wp:extent cx="114300" cy="1143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 :   Public  = 3</w:t>
            </w:r>
          </w:p>
          <w:p w14:paraId="0278EDD1" w14:textId="77777777" w:rsidR="00562F87" w:rsidRDefault="00562F87">
            <w:pPr>
              <w:pStyle w:val="TableTextNormal"/>
              <w:tabs>
                <w:tab w:val="left" w:pos="540"/>
              </w:tabs>
            </w:pPr>
          </w:p>
          <w:p w14:paraId="7448140F" w14:textId="77777777" w:rsidR="00562F87" w:rsidRDefault="00A42A00">
            <w:pPr>
              <w:pStyle w:val="TableTextNormal"/>
            </w:pPr>
            <w:r>
              <w:t xml:space="preserve">Break bulk cargo normally loaded by crane </w:t>
            </w:r>
          </w:p>
          <w:p w14:paraId="0C3678F1" w14:textId="77777777" w:rsidR="00562F87" w:rsidRDefault="00A42A00">
            <w:pPr>
              <w:pStyle w:val="TableTextNormal"/>
              <w:tabs>
                <w:tab w:val="left" w:pos="1440"/>
              </w:tabs>
              <w:jc w:val="right"/>
            </w:pPr>
            <w:r>
              <w:rPr>
                <w:rStyle w:val="TableFieldLabel"/>
              </w:rPr>
              <w:t>[ Is static True. Containment is Not Specified. ]</w:t>
            </w:r>
          </w:p>
          <w:p w14:paraId="20CA78EA" w14:textId="77777777" w:rsidR="00562F87" w:rsidRDefault="00562F87">
            <w:pPr>
              <w:pStyle w:val="TableTextNormal"/>
              <w:tabs>
                <w:tab w:val="left" w:pos="720"/>
              </w:tabs>
            </w:pPr>
          </w:p>
        </w:tc>
      </w:tr>
      <w:tr w:rsidR="00562F87" w14:paraId="5F54E6D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D3DF31" w14:textId="77777777" w:rsidR="00562F87" w:rsidRDefault="00562F87">
            <w:pPr>
              <w:pStyle w:val="TableTextNormal"/>
            </w:pPr>
          </w:p>
          <w:p w14:paraId="3C262BB9" w14:textId="77777777" w:rsidR="00562F87" w:rsidRDefault="00A42A00">
            <w:pPr>
              <w:pStyle w:val="TableTextNormal"/>
            </w:pPr>
            <w:r>
              <w:rPr>
                <w:noProof/>
                <w:sz w:val="0"/>
                <w:szCs w:val="0"/>
              </w:rPr>
              <w:drawing>
                <wp:inline distT="0" distB="0" distL="0" distR="0" wp14:anchorId="50601889" wp14:editId="119A2FB7">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liquid :   Public  = 4</w:t>
            </w:r>
          </w:p>
          <w:p w14:paraId="1F6838A4" w14:textId="77777777" w:rsidR="00562F87" w:rsidRDefault="00562F87">
            <w:pPr>
              <w:pStyle w:val="TableTextNormal"/>
              <w:tabs>
                <w:tab w:val="left" w:pos="540"/>
              </w:tabs>
            </w:pPr>
          </w:p>
          <w:p w14:paraId="7C51BCA6" w14:textId="77777777" w:rsidR="00562F87" w:rsidRDefault="00A42A00">
            <w:pPr>
              <w:pStyle w:val="TableTextNormal"/>
            </w:pPr>
            <w:r>
              <w:t>Any cargo loaded by pipeline</w:t>
            </w:r>
          </w:p>
          <w:p w14:paraId="66BF1AAC" w14:textId="77777777" w:rsidR="00562F87" w:rsidRDefault="00A42A00">
            <w:pPr>
              <w:pStyle w:val="TableTextNormal"/>
              <w:tabs>
                <w:tab w:val="left" w:pos="1440"/>
              </w:tabs>
              <w:jc w:val="right"/>
            </w:pPr>
            <w:r>
              <w:rPr>
                <w:rStyle w:val="TableFieldLabel"/>
              </w:rPr>
              <w:t>[ Is static True. Containment is Not Specified. ]</w:t>
            </w:r>
          </w:p>
          <w:p w14:paraId="4C6F27C1" w14:textId="77777777" w:rsidR="00562F87" w:rsidRDefault="00562F87">
            <w:pPr>
              <w:pStyle w:val="TableTextNormal"/>
              <w:tabs>
                <w:tab w:val="left" w:pos="720"/>
              </w:tabs>
            </w:pPr>
          </w:p>
        </w:tc>
      </w:tr>
      <w:tr w:rsidR="00562F87" w14:paraId="5AFF0C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2883C5" w14:textId="77777777" w:rsidR="00562F87" w:rsidRDefault="00562F87">
            <w:pPr>
              <w:pStyle w:val="TableTextNormal"/>
            </w:pPr>
          </w:p>
          <w:p w14:paraId="48540936" w14:textId="77777777" w:rsidR="00562F87" w:rsidRDefault="00A42A00">
            <w:pPr>
              <w:pStyle w:val="TableTextNormal"/>
            </w:pPr>
            <w:r>
              <w:rPr>
                <w:noProof/>
                <w:sz w:val="0"/>
                <w:szCs w:val="0"/>
              </w:rPr>
              <w:drawing>
                <wp:inline distT="0" distB="0" distL="0" distR="0" wp14:anchorId="63254131" wp14:editId="2742DA1B">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passenger :   Public  = 5</w:t>
            </w:r>
          </w:p>
          <w:p w14:paraId="5AF244FE" w14:textId="77777777" w:rsidR="00562F87" w:rsidRDefault="00562F87">
            <w:pPr>
              <w:pStyle w:val="TableTextNormal"/>
              <w:tabs>
                <w:tab w:val="left" w:pos="540"/>
              </w:tabs>
            </w:pPr>
          </w:p>
          <w:p w14:paraId="1B4D9F17" w14:textId="77777777" w:rsidR="00562F87" w:rsidRDefault="00A42A00">
            <w:pPr>
              <w:pStyle w:val="TableTextNormal"/>
            </w:pPr>
            <w:r>
              <w:t xml:space="preserve">A fee paying </w:t>
            </w:r>
            <w:proofErr w:type="spellStart"/>
            <w:r>
              <w:t>traveller</w:t>
            </w:r>
            <w:proofErr w:type="spellEnd"/>
          </w:p>
          <w:p w14:paraId="0BDCEE87" w14:textId="77777777" w:rsidR="00562F87" w:rsidRDefault="00A42A00">
            <w:pPr>
              <w:pStyle w:val="TableTextNormal"/>
              <w:tabs>
                <w:tab w:val="left" w:pos="1440"/>
              </w:tabs>
              <w:jc w:val="right"/>
            </w:pPr>
            <w:r>
              <w:rPr>
                <w:rStyle w:val="TableFieldLabel"/>
              </w:rPr>
              <w:t>[ Is static True. Containment is Not Specified. ]</w:t>
            </w:r>
          </w:p>
          <w:p w14:paraId="35B77B39" w14:textId="77777777" w:rsidR="00562F87" w:rsidRDefault="00562F87">
            <w:pPr>
              <w:pStyle w:val="TableTextNormal"/>
              <w:tabs>
                <w:tab w:val="left" w:pos="720"/>
              </w:tabs>
            </w:pPr>
          </w:p>
        </w:tc>
      </w:tr>
      <w:tr w:rsidR="00562F87" w14:paraId="566230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9AFF2D" w14:textId="77777777" w:rsidR="00562F87" w:rsidRDefault="00562F87">
            <w:pPr>
              <w:pStyle w:val="TableTextNormal"/>
            </w:pPr>
          </w:p>
          <w:p w14:paraId="263C07A3" w14:textId="77777777" w:rsidR="00562F87" w:rsidRDefault="00A42A00">
            <w:pPr>
              <w:pStyle w:val="TableTextNormal"/>
            </w:pPr>
            <w:r>
              <w:rPr>
                <w:noProof/>
                <w:sz w:val="0"/>
                <w:szCs w:val="0"/>
              </w:rPr>
              <w:drawing>
                <wp:inline distT="0" distB="0" distL="0" distR="0" wp14:anchorId="4AB60776" wp14:editId="444928E9">
                  <wp:extent cx="114300" cy="114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livestock :   Public  = 6</w:t>
            </w:r>
          </w:p>
          <w:p w14:paraId="67FDCB15" w14:textId="77777777" w:rsidR="00562F87" w:rsidRDefault="00562F87">
            <w:pPr>
              <w:pStyle w:val="TableTextNormal"/>
              <w:tabs>
                <w:tab w:val="left" w:pos="540"/>
              </w:tabs>
            </w:pPr>
          </w:p>
          <w:p w14:paraId="0E64E0CA" w14:textId="77777777" w:rsidR="00562F87" w:rsidRDefault="00A42A00">
            <w:pPr>
              <w:pStyle w:val="TableTextNormal"/>
            </w:pPr>
            <w:r>
              <w:t>Live animals carried in bulk</w:t>
            </w:r>
          </w:p>
          <w:p w14:paraId="4F105809" w14:textId="77777777" w:rsidR="00562F87" w:rsidRDefault="00A42A00">
            <w:pPr>
              <w:pStyle w:val="TableTextNormal"/>
              <w:tabs>
                <w:tab w:val="left" w:pos="1440"/>
              </w:tabs>
              <w:jc w:val="right"/>
            </w:pPr>
            <w:r>
              <w:rPr>
                <w:rStyle w:val="TableFieldLabel"/>
              </w:rPr>
              <w:t>[ Is static True. Containment is Not Specified. ]</w:t>
            </w:r>
          </w:p>
          <w:p w14:paraId="410E2304" w14:textId="77777777" w:rsidR="00562F87" w:rsidRDefault="00562F87">
            <w:pPr>
              <w:pStyle w:val="TableTextNormal"/>
              <w:tabs>
                <w:tab w:val="left" w:pos="720"/>
              </w:tabs>
            </w:pPr>
          </w:p>
        </w:tc>
      </w:tr>
      <w:tr w:rsidR="00562F87" w14:paraId="65DE8ED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F765AB" w14:textId="77777777" w:rsidR="00562F87" w:rsidRDefault="00562F87">
            <w:pPr>
              <w:pStyle w:val="TableTextNormal"/>
            </w:pPr>
          </w:p>
          <w:p w14:paraId="21041D40" w14:textId="77777777" w:rsidR="00562F87" w:rsidRDefault="00A42A00">
            <w:pPr>
              <w:pStyle w:val="TableTextNormal"/>
            </w:pPr>
            <w:r>
              <w:rPr>
                <w:noProof/>
                <w:sz w:val="0"/>
                <w:szCs w:val="0"/>
              </w:rPr>
              <w:drawing>
                <wp:inline distT="0" distB="0" distL="0" distR="0" wp14:anchorId="45B353D4" wp14:editId="0BA3B60C">
                  <wp:extent cx="114300" cy="1143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dangerous or hazardous :   Public  = 7</w:t>
            </w:r>
          </w:p>
          <w:p w14:paraId="35E2E8B5" w14:textId="77777777" w:rsidR="00562F87" w:rsidRDefault="00562F87">
            <w:pPr>
              <w:pStyle w:val="TableTextNormal"/>
              <w:tabs>
                <w:tab w:val="left" w:pos="540"/>
              </w:tabs>
            </w:pPr>
          </w:p>
          <w:p w14:paraId="5D063408" w14:textId="77777777" w:rsidR="00562F87" w:rsidRDefault="00A42A00">
            <w:pPr>
              <w:pStyle w:val="TableTextNormal"/>
            </w:pPr>
            <w:r>
              <w:t>Dangerous or hazardous cargo as described by the IMO International Maritime Dangerous Goods code</w:t>
            </w:r>
          </w:p>
          <w:p w14:paraId="5206ED4C" w14:textId="77777777" w:rsidR="00562F87" w:rsidRDefault="00A42A00">
            <w:pPr>
              <w:pStyle w:val="TableTextNormal"/>
              <w:tabs>
                <w:tab w:val="left" w:pos="1440"/>
              </w:tabs>
              <w:jc w:val="right"/>
            </w:pPr>
            <w:r>
              <w:rPr>
                <w:rStyle w:val="TableFieldLabel"/>
              </w:rPr>
              <w:t>[ Is static True. Containment is Not Specified. ]</w:t>
            </w:r>
          </w:p>
          <w:p w14:paraId="6ECA6701" w14:textId="77777777" w:rsidR="00562F87" w:rsidRDefault="00562F87">
            <w:pPr>
              <w:pStyle w:val="TableTextNormal"/>
              <w:tabs>
                <w:tab w:val="left" w:pos="720"/>
              </w:tabs>
            </w:pPr>
          </w:p>
        </w:tc>
      </w:tr>
      <w:tr w:rsidR="00562F87" w14:paraId="52812C1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1BBE15" w14:textId="77777777" w:rsidR="00562F87" w:rsidRDefault="00562F87">
            <w:pPr>
              <w:pStyle w:val="TableTextNormal"/>
            </w:pPr>
          </w:p>
          <w:p w14:paraId="1157E088" w14:textId="77777777" w:rsidR="00562F87" w:rsidRDefault="00A42A00">
            <w:pPr>
              <w:pStyle w:val="TableTextNormal"/>
            </w:pPr>
            <w:r>
              <w:rPr>
                <w:noProof/>
                <w:sz w:val="0"/>
                <w:szCs w:val="0"/>
              </w:rPr>
              <w:drawing>
                <wp:inline distT="0" distB="0" distL="0" distR="0" wp14:anchorId="228BAF85" wp14:editId="63D94DE4">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heavy lift :   Public  = 8</w:t>
            </w:r>
          </w:p>
          <w:p w14:paraId="734D7E05" w14:textId="77777777" w:rsidR="00562F87" w:rsidRDefault="00562F87">
            <w:pPr>
              <w:pStyle w:val="TableTextNormal"/>
              <w:tabs>
                <w:tab w:val="left" w:pos="540"/>
              </w:tabs>
            </w:pPr>
          </w:p>
          <w:p w14:paraId="7EE883FE" w14:textId="77777777" w:rsidR="00562F87" w:rsidRDefault="00A42A00">
            <w:pPr>
              <w:pStyle w:val="TableTextNormal"/>
            </w:pPr>
            <w:r>
              <w:t>Indivisible heavy items of weight generally over 100 tons, and width or height greater than 100 meters.</w:t>
            </w:r>
          </w:p>
          <w:p w14:paraId="391CA2FB" w14:textId="77777777" w:rsidR="00562F87" w:rsidRDefault="00A42A00">
            <w:pPr>
              <w:pStyle w:val="TableTextNormal"/>
              <w:tabs>
                <w:tab w:val="left" w:pos="1440"/>
              </w:tabs>
              <w:jc w:val="right"/>
            </w:pPr>
            <w:r>
              <w:rPr>
                <w:rStyle w:val="TableFieldLabel"/>
              </w:rPr>
              <w:t>[ Is static True. Containment is Not Specified. ]</w:t>
            </w:r>
          </w:p>
          <w:p w14:paraId="1AA54CD4" w14:textId="77777777" w:rsidR="00562F87" w:rsidRDefault="00562F87">
            <w:pPr>
              <w:pStyle w:val="TableTextNormal"/>
              <w:tabs>
                <w:tab w:val="left" w:pos="720"/>
              </w:tabs>
            </w:pPr>
          </w:p>
        </w:tc>
      </w:tr>
      <w:tr w:rsidR="00562F87" w14:paraId="3D23848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856EB5" w14:textId="77777777" w:rsidR="00562F87" w:rsidRDefault="00562F87">
            <w:pPr>
              <w:pStyle w:val="TableTextNormal"/>
            </w:pPr>
          </w:p>
          <w:p w14:paraId="59F4F55C" w14:textId="77777777" w:rsidR="00562F87" w:rsidRDefault="00A42A00">
            <w:pPr>
              <w:pStyle w:val="TableTextNormal"/>
            </w:pPr>
            <w:r>
              <w:rPr>
                <w:noProof/>
                <w:sz w:val="0"/>
                <w:szCs w:val="0"/>
              </w:rPr>
              <w:drawing>
                <wp:inline distT="0" distB="0" distL="0" distR="0" wp14:anchorId="228E1619" wp14:editId="3FF270A2">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ballast :   Public  = 9</w:t>
            </w:r>
          </w:p>
          <w:p w14:paraId="2575C1EF" w14:textId="77777777" w:rsidR="00562F87" w:rsidRDefault="00562F87">
            <w:pPr>
              <w:pStyle w:val="TableTextNormal"/>
              <w:tabs>
                <w:tab w:val="left" w:pos="540"/>
              </w:tabs>
            </w:pPr>
          </w:p>
          <w:p w14:paraId="319DBCCD" w14:textId="77777777" w:rsidR="00562F87" w:rsidRDefault="00A42A00">
            <w:pPr>
              <w:pStyle w:val="TableTextNormal"/>
            </w:pPr>
            <w:r>
              <w:t>Material carried by a ship to ensure its stability.</w:t>
            </w:r>
          </w:p>
          <w:p w14:paraId="0B60C92F" w14:textId="77777777" w:rsidR="00562F87" w:rsidRDefault="00A42A00">
            <w:pPr>
              <w:pStyle w:val="TableTextNormal"/>
              <w:tabs>
                <w:tab w:val="left" w:pos="1440"/>
              </w:tabs>
              <w:jc w:val="right"/>
            </w:pPr>
            <w:r>
              <w:rPr>
                <w:rStyle w:val="TableFieldLabel"/>
              </w:rPr>
              <w:t>[ Is static True. Containment is Not Specified. ]</w:t>
            </w:r>
          </w:p>
          <w:p w14:paraId="1B12D935" w14:textId="77777777" w:rsidR="00562F87" w:rsidRDefault="00562F87">
            <w:pPr>
              <w:pStyle w:val="TableTextNormal"/>
              <w:tabs>
                <w:tab w:val="left" w:pos="720"/>
              </w:tabs>
            </w:pPr>
          </w:p>
        </w:tc>
      </w:tr>
    </w:tbl>
    <w:p w14:paraId="169FB9FC" w14:textId="77777777" w:rsidR="00562F87" w:rsidRDefault="00562F87">
      <w:pPr>
        <w:pStyle w:val="Notes"/>
      </w:pPr>
    </w:p>
    <w:p w14:paraId="08AEBFF5" w14:textId="77777777" w:rsidR="00562F87" w:rsidRDefault="00A42A00">
      <w:pPr>
        <w:pStyle w:val="Notes"/>
      </w:pPr>
      <w:r>
        <w:t xml:space="preserve">  </w:t>
      </w:r>
      <w:bookmarkEnd w:id="201"/>
    </w:p>
    <w:p w14:paraId="3306D174" w14:textId="77777777" w:rsidR="00562F87" w:rsidRDefault="00562F87">
      <w:pPr>
        <w:pStyle w:val="Notes"/>
      </w:pPr>
    </w:p>
    <w:p w14:paraId="279E1281" w14:textId="77777777" w:rsidR="00562F87" w:rsidRDefault="00A42A00">
      <w:pPr>
        <w:pStyle w:val="Heading3"/>
      </w:pPr>
      <w:bookmarkStart w:id="203" w:name="BKM_BB544CAA_8872_4D96_B473_F1D967269035"/>
      <w:bookmarkStart w:id="204" w:name="_Toc25000164"/>
      <w:proofErr w:type="spellStart"/>
      <w:r>
        <w:t>categoryOfConcentrationOfShippingHazardArea</w:t>
      </w:r>
      <w:bookmarkEnd w:id="204"/>
      <w:proofErr w:type="spellEnd"/>
    </w:p>
    <w:p w14:paraId="76389DA6" w14:textId="77777777" w:rsidR="00562F87" w:rsidRDefault="00A42A00">
      <w:pPr>
        <w:pStyle w:val="Notes"/>
      </w:pPr>
      <w:r>
        <w:rPr>
          <w:rStyle w:val="Italics"/>
        </w:rPr>
        <w:t>Enumeration in package 'S-127 Domain Model'</w:t>
      </w:r>
    </w:p>
    <w:p w14:paraId="7504F1BF" w14:textId="77777777" w:rsidR="00562F87" w:rsidRDefault="00562F87">
      <w:pPr>
        <w:pStyle w:val="Notes"/>
        <w:tabs>
          <w:tab w:val="left" w:pos="720"/>
        </w:tabs>
      </w:pPr>
    </w:p>
    <w:p w14:paraId="59BB23BF" w14:textId="77777777" w:rsidR="00562F87" w:rsidRDefault="00A42A00">
      <w:pPr>
        <w:pStyle w:val="Notes"/>
      </w:pPr>
      <w:r>
        <w:t>Classification of shipping hazards due to traffic volume or density.</w:t>
      </w:r>
    </w:p>
    <w:p w14:paraId="7B573DDC" w14:textId="77777777" w:rsidR="00562F87" w:rsidRDefault="00562F87">
      <w:pPr>
        <w:pStyle w:val="Notes"/>
      </w:pPr>
    </w:p>
    <w:p w14:paraId="5CED1B34" w14:textId="77777777" w:rsidR="00562F87" w:rsidRDefault="00A42A00">
      <w:pPr>
        <w:pStyle w:val="Properties"/>
      </w:pPr>
      <w:proofErr w:type="spellStart"/>
      <w:r>
        <w:t>categoryOfConcentrationOfShippingHazardArea</w:t>
      </w:r>
      <w:proofErr w:type="spellEnd"/>
      <w:r>
        <w:t xml:space="preserve"> </w:t>
      </w:r>
    </w:p>
    <w:p w14:paraId="0F398484" w14:textId="77777777" w:rsidR="00562F87" w:rsidRDefault="00A42A00">
      <w:pPr>
        <w:pStyle w:val="Properties"/>
      </w:pPr>
      <w:r>
        <w:t>Version 1.0  Phase 1.0  Proposed</w:t>
      </w:r>
    </w:p>
    <w:p w14:paraId="2C9D81A3" w14:textId="77777777" w:rsidR="00562F87" w:rsidRDefault="00A42A00">
      <w:pPr>
        <w:pStyle w:val="Properties"/>
      </w:pPr>
      <w:proofErr w:type="spellStart"/>
      <w:r>
        <w:t>raphaelm</w:t>
      </w:r>
      <w:proofErr w:type="spellEnd"/>
      <w:r>
        <w:t xml:space="preserve"> created on 08-Jan-2018.  Last modified 20-Aug-2018</w:t>
      </w:r>
    </w:p>
    <w:p w14:paraId="31832135" w14:textId="77777777" w:rsidR="00562F87" w:rsidRDefault="00A42A00">
      <w:pPr>
        <w:pStyle w:val="Properties"/>
      </w:pPr>
      <w:r>
        <w:t>Alias CATSHA</w:t>
      </w:r>
    </w:p>
    <w:p w14:paraId="0E9DC3AD"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41DF82C"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5687A05" w14:textId="77777777" w:rsidR="00562F87" w:rsidRDefault="00A42A00">
            <w:pPr>
              <w:pStyle w:val="TableHeadingLight"/>
            </w:pPr>
            <w:r>
              <w:t>ATTRIBUTES</w:t>
            </w:r>
          </w:p>
        </w:tc>
      </w:tr>
      <w:tr w:rsidR="00562F87" w14:paraId="3F573F5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C6681B" w14:textId="77777777" w:rsidR="00562F87" w:rsidRDefault="00562F87">
            <w:pPr>
              <w:pStyle w:val="TableTextNormal"/>
            </w:pPr>
          </w:p>
          <w:p w14:paraId="5294AF85" w14:textId="77777777" w:rsidR="00562F87" w:rsidRDefault="00A42A00">
            <w:pPr>
              <w:pStyle w:val="TableTextNormal"/>
            </w:pPr>
            <w:r>
              <w:rPr>
                <w:noProof/>
                <w:sz w:val="0"/>
                <w:szCs w:val="0"/>
              </w:rPr>
              <w:drawing>
                <wp:inline distT="0" distB="0" distL="0" distR="0" wp14:anchorId="52D7CF7E" wp14:editId="3C3FEA0B">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concentration of merchant shipping :   Public  = 1</w:t>
            </w:r>
          </w:p>
          <w:p w14:paraId="2D1E67BF" w14:textId="77777777" w:rsidR="00562F87" w:rsidRDefault="00562F87">
            <w:pPr>
              <w:pStyle w:val="TableTextNormal"/>
              <w:tabs>
                <w:tab w:val="left" w:pos="540"/>
              </w:tabs>
            </w:pPr>
          </w:p>
          <w:p w14:paraId="027EC97B" w14:textId="77777777" w:rsidR="00562F87" w:rsidRDefault="00A42A00">
            <w:pPr>
              <w:pStyle w:val="TableTextNormal"/>
            </w:pPr>
            <w:r>
              <w:t>Concentration of vessels whose primary purpose is to engage in commerce, including ferries.</w:t>
            </w:r>
          </w:p>
          <w:p w14:paraId="550424E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B08E573" w14:textId="77777777" w:rsidR="00562F87" w:rsidRDefault="00562F87">
            <w:pPr>
              <w:pStyle w:val="TableTextNormal"/>
              <w:tabs>
                <w:tab w:val="left" w:pos="720"/>
              </w:tabs>
            </w:pPr>
          </w:p>
        </w:tc>
      </w:tr>
      <w:tr w:rsidR="00562F87" w14:paraId="2A3F850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126199E" w14:textId="77777777" w:rsidR="00562F87" w:rsidRDefault="00562F87">
            <w:pPr>
              <w:pStyle w:val="TableTextNormal"/>
            </w:pPr>
          </w:p>
          <w:p w14:paraId="7DB18588" w14:textId="77777777" w:rsidR="00562F87" w:rsidRDefault="00A42A00">
            <w:pPr>
              <w:pStyle w:val="TableTextNormal"/>
            </w:pPr>
            <w:r>
              <w:rPr>
                <w:noProof/>
                <w:sz w:val="0"/>
                <w:szCs w:val="0"/>
              </w:rPr>
              <w:drawing>
                <wp:inline distT="0" distB="0" distL="0" distR="0" wp14:anchorId="7B027698" wp14:editId="288C93D1">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concentration of recreational vessels :   Public  = 2</w:t>
            </w:r>
          </w:p>
          <w:p w14:paraId="1E5CA905" w14:textId="77777777" w:rsidR="00562F87" w:rsidRDefault="00562F87">
            <w:pPr>
              <w:pStyle w:val="TableTextNormal"/>
              <w:tabs>
                <w:tab w:val="left" w:pos="540"/>
              </w:tabs>
            </w:pPr>
          </w:p>
          <w:p w14:paraId="63CCECF8" w14:textId="77777777" w:rsidR="00562F87" w:rsidRDefault="00A42A00">
            <w:pPr>
              <w:pStyle w:val="TableTextNormal"/>
            </w:pPr>
            <w:r>
              <w:t>Concentration of powered or sailing vessels principally engaged in recreation, leisure, or sporting competition.</w:t>
            </w:r>
          </w:p>
          <w:p w14:paraId="47ABE33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838E896" w14:textId="77777777" w:rsidR="00562F87" w:rsidRDefault="00562F87">
            <w:pPr>
              <w:pStyle w:val="TableTextNormal"/>
              <w:tabs>
                <w:tab w:val="left" w:pos="720"/>
              </w:tabs>
            </w:pPr>
          </w:p>
        </w:tc>
      </w:tr>
      <w:tr w:rsidR="00562F87" w14:paraId="09DB284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DF42C5" w14:textId="77777777" w:rsidR="00562F87" w:rsidRDefault="00562F87">
            <w:pPr>
              <w:pStyle w:val="TableTextNormal"/>
            </w:pPr>
          </w:p>
          <w:p w14:paraId="4D11689E" w14:textId="77777777" w:rsidR="00562F87" w:rsidRDefault="00A42A00">
            <w:pPr>
              <w:pStyle w:val="TableTextNormal"/>
            </w:pPr>
            <w:r>
              <w:rPr>
                <w:noProof/>
                <w:sz w:val="0"/>
                <w:szCs w:val="0"/>
              </w:rPr>
              <w:drawing>
                <wp:inline distT="0" distB="0" distL="0" distR="0" wp14:anchorId="340F704D" wp14:editId="4F53F65D">
                  <wp:extent cx="1143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concentration of fishing vessels :   Public  = 3</w:t>
            </w:r>
          </w:p>
          <w:p w14:paraId="2FE74234" w14:textId="77777777" w:rsidR="00562F87" w:rsidRDefault="00562F87">
            <w:pPr>
              <w:pStyle w:val="TableTextNormal"/>
              <w:tabs>
                <w:tab w:val="left" w:pos="540"/>
              </w:tabs>
            </w:pPr>
          </w:p>
          <w:p w14:paraId="55E37F55" w14:textId="77777777" w:rsidR="00562F87" w:rsidRDefault="00A42A00">
            <w:pPr>
              <w:pStyle w:val="TableTextNormal"/>
            </w:pPr>
            <w:r>
              <w:t>Concentration of vessels whose primary purpose is to hunt, trap or process fish. The concentration could be on the fishing ground, in transit or in the approaches to home bases or fish markets.</w:t>
            </w:r>
          </w:p>
          <w:p w14:paraId="1398D3CC"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901EC82" w14:textId="77777777" w:rsidR="00562F87" w:rsidRDefault="00562F87">
            <w:pPr>
              <w:pStyle w:val="TableTextNormal"/>
              <w:tabs>
                <w:tab w:val="left" w:pos="720"/>
              </w:tabs>
            </w:pPr>
          </w:p>
        </w:tc>
      </w:tr>
      <w:tr w:rsidR="00562F87" w14:paraId="69A8390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A5A2C2" w14:textId="77777777" w:rsidR="00562F87" w:rsidRDefault="00562F87">
            <w:pPr>
              <w:pStyle w:val="TableTextNormal"/>
            </w:pPr>
          </w:p>
          <w:p w14:paraId="6861BA53" w14:textId="77777777" w:rsidR="00562F87" w:rsidRDefault="00A42A00">
            <w:pPr>
              <w:pStyle w:val="TableTextNormal"/>
            </w:pPr>
            <w:r>
              <w:rPr>
                <w:noProof/>
                <w:sz w:val="0"/>
                <w:szCs w:val="0"/>
              </w:rPr>
              <w:drawing>
                <wp:inline distT="0" distB="0" distL="0" distR="0" wp14:anchorId="631F370F" wp14:editId="3F901C28">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concentration of military vessels :   Public  = 4</w:t>
            </w:r>
          </w:p>
          <w:p w14:paraId="0835F7CB" w14:textId="77777777" w:rsidR="00562F87" w:rsidRDefault="00562F87">
            <w:pPr>
              <w:pStyle w:val="TableTextNormal"/>
              <w:tabs>
                <w:tab w:val="left" w:pos="540"/>
              </w:tabs>
            </w:pPr>
          </w:p>
          <w:p w14:paraId="196FE0F8" w14:textId="77777777" w:rsidR="00562F87" w:rsidRDefault="00A42A00">
            <w:pPr>
              <w:pStyle w:val="TableTextNormal"/>
            </w:pPr>
            <w:r>
              <w:t xml:space="preserve">Concentration of vessels principally engaged in military activities. This includes activities based on mandate of international </w:t>
            </w:r>
            <w:proofErr w:type="spellStart"/>
            <w:r>
              <w:t>organisations</w:t>
            </w:r>
            <w:proofErr w:type="spellEnd"/>
            <w:r>
              <w:t xml:space="preserve"> (e.g. UN). The concentration is in areas others than military exercise areas.</w:t>
            </w:r>
          </w:p>
          <w:p w14:paraId="741642BD"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50B32CA" w14:textId="77777777" w:rsidR="00562F87" w:rsidRDefault="00562F87">
            <w:pPr>
              <w:pStyle w:val="TableTextNormal"/>
              <w:tabs>
                <w:tab w:val="left" w:pos="720"/>
              </w:tabs>
            </w:pPr>
          </w:p>
        </w:tc>
      </w:tr>
    </w:tbl>
    <w:p w14:paraId="75A0FD4F" w14:textId="77777777" w:rsidR="00562F87" w:rsidRDefault="00562F87">
      <w:pPr>
        <w:pStyle w:val="Notes"/>
      </w:pPr>
    </w:p>
    <w:p w14:paraId="3C22C73F" w14:textId="77777777" w:rsidR="00562F87" w:rsidRDefault="00A42A00">
      <w:pPr>
        <w:pStyle w:val="Notes"/>
      </w:pPr>
      <w:r>
        <w:t xml:space="preserve">  </w:t>
      </w:r>
      <w:bookmarkEnd w:id="203"/>
    </w:p>
    <w:p w14:paraId="1D4285FE" w14:textId="77777777" w:rsidR="00562F87" w:rsidRDefault="00562F87">
      <w:pPr>
        <w:pStyle w:val="Notes"/>
      </w:pPr>
    </w:p>
    <w:p w14:paraId="1C1B2D67" w14:textId="77777777" w:rsidR="00562F87" w:rsidRDefault="00A42A00">
      <w:pPr>
        <w:pStyle w:val="Heading3"/>
      </w:pPr>
      <w:bookmarkStart w:id="205" w:name="BKM_F48B883C_4E81_4079_89AD_DA62A617D996"/>
      <w:bookmarkStart w:id="206" w:name="_Toc25000165"/>
      <w:proofErr w:type="spellStart"/>
      <w:r>
        <w:t>categoryOfCommPref</w:t>
      </w:r>
      <w:bookmarkEnd w:id="206"/>
      <w:proofErr w:type="spellEnd"/>
    </w:p>
    <w:p w14:paraId="59A990DF" w14:textId="77777777" w:rsidR="00562F87" w:rsidRDefault="00A42A00">
      <w:pPr>
        <w:pStyle w:val="Notes"/>
      </w:pPr>
      <w:r>
        <w:rPr>
          <w:rStyle w:val="Italics"/>
        </w:rPr>
        <w:t>Enumeration in package 'S-127 Domain Model'</w:t>
      </w:r>
    </w:p>
    <w:p w14:paraId="5927ADA7" w14:textId="77777777" w:rsidR="00562F87" w:rsidRDefault="00562F87">
      <w:pPr>
        <w:pStyle w:val="Notes"/>
        <w:tabs>
          <w:tab w:val="left" w:pos="720"/>
        </w:tabs>
      </w:pPr>
    </w:p>
    <w:p w14:paraId="623DB60F" w14:textId="77777777" w:rsidR="00562F87" w:rsidRDefault="00A42A00">
      <w:pPr>
        <w:pStyle w:val="Notes"/>
      </w:pPr>
      <w:r>
        <w:t>Classification of frequencies for communication based on preference.</w:t>
      </w:r>
    </w:p>
    <w:p w14:paraId="747E47D8" w14:textId="77777777" w:rsidR="00562F87" w:rsidRDefault="00562F87">
      <w:pPr>
        <w:pStyle w:val="Notes"/>
      </w:pPr>
    </w:p>
    <w:p w14:paraId="2B9726FA" w14:textId="77777777" w:rsidR="00562F87" w:rsidRDefault="00A42A00">
      <w:pPr>
        <w:pStyle w:val="Properties"/>
      </w:pPr>
      <w:proofErr w:type="spellStart"/>
      <w:r>
        <w:t>categoryOfCommPref</w:t>
      </w:r>
      <w:proofErr w:type="spellEnd"/>
      <w:r>
        <w:t xml:space="preserve"> </w:t>
      </w:r>
    </w:p>
    <w:p w14:paraId="60BF01E3" w14:textId="77777777" w:rsidR="00562F87" w:rsidRDefault="00A42A00">
      <w:pPr>
        <w:pStyle w:val="Properties"/>
      </w:pPr>
      <w:r>
        <w:t>Version 1.0  Phase 1.0  Proposed</w:t>
      </w:r>
    </w:p>
    <w:p w14:paraId="1AB83CBB" w14:textId="77777777" w:rsidR="00562F87" w:rsidRDefault="00A42A00">
      <w:pPr>
        <w:pStyle w:val="Properties"/>
      </w:pPr>
      <w:proofErr w:type="spellStart"/>
      <w:r>
        <w:t>raphaelm</w:t>
      </w:r>
      <w:proofErr w:type="spellEnd"/>
      <w:r>
        <w:t xml:space="preserve"> created on 01-Jan-2018.  Last modified 20-Aug-2018</w:t>
      </w:r>
    </w:p>
    <w:p w14:paraId="28FE8E8D" w14:textId="77777777" w:rsidR="00562F87" w:rsidRDefault="00A42A00">
      <w:pPr>
        <w:pStyle w:val="Properties"/>
      </w:pPr>
      <w:r>
        <w:t>Alias CATFRP</w:t>
      </w:r>
    </w:p>
    <w:p w14:paraId="48AF8F0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F49176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20F47FB" w14:textId="77777777" w:rsidR="00562F87" w:rsidRDefault="00A42A00">
            <w:pPr>
              <w:pStyle w:val="TableHeadingLight"/>
            </w:pPr>
            <w:r>
              <w:t>ATTRIBUTES</w:t>
            </w:r>
          </w:p>
        </w:tc>
      </w:tr>
      <w:tr w:rsidR="00562F87" w14:paraId="01E71B4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131B70" w14:textId="77777777" w:rsidR="00562F87" w:rsidRDefault="00562F87">
            <w:pPr>
              <w:pStyle w:val="TableTextNormal"/>
            </w:pPr>
          </w:p>
          <w:p w14:paraId="121075E0" w14:textId="77777777" w:rsidR="00562F87" w:rsidRDefault="00A42A00">
            <w:pPr>
              <w:pStyle w:val="TableTextNormal"/>
            </w:pPr>
            <w:r>
              <w:rPr>
                <w:noProof/>
                <w:sz w:val="0"/>
                <w:szCs w:val="0"/>
              </w:rPr>
              <w:drawing>
                <wp:inline distT="0" distB="0" distL="0" distR="0" wp14:anchorId="1694FEFA" wp14:editId="6D068B7E">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preferred calling :   Public  = 1</w:t>
            </w:r>
          </w:p>
          <w:p w14:paraId="1C86D237" w14:textId="77777777" w:rsidR="00562F87" w:rsidRDefault="00562F87">
            <w:pPr>
              <w:pStyle w:val="TableTextNormal"/>
              <w:tabs>
                <w:tab w:val="left" w:pos="540"/>
              </w:tabs>
            </w:pPr>
          </w:p>
          <w:p w14:paraId="7B3B5886" w14:textId="77777777" w:rsidR="00562F87" w:rsidRDefault="00A42A00">
            <w:pPr>
              <w:pStyle w:val="TableTextNormal"/>
            </w:pPr>
            <w:r>
              <w:t>the first choice channel or frequency to be used when calling a radio station</w:t>
            </w:r>
          </w:p>
          <w:p w14:paraId="2EC01700" w14:textId="77777777" w:rsidR="00562F87" w:rsidRDefault="00A42A00">
            <w:pPr>
              <w:pStyle w:val="TableTextNormal"/>
              <w:tabs>
                <w:tab w:val="left" w:pos="1440"/>
              </w:tabs>
              <w:jc w:val="right"/>
            </w:pPr>
            <w:r>
              <w:rPr>
                <w:rStyle w:val="TableFieldLabel"/>
              </w:rPr>
              <w:t>[ Is static True. Containment is Not Specified. ]</w:t>
            </w:r>
          </w:p>
          <w:p w14:paraId="1A3F1A78" w14:textId="77777777" w:rsidR="00562F87" w:rsidRDefault="00562F87">
            <w:pPr>
              <w:pStyle w:val="TableTextNormal"/>
              <w:tabs>
                <w:tab w:val="left" w:pos="720"/>
              </w:tabs>
            </w:pPr>
          </w:p>
        </w:tc>
      </w:tr>
      <w:tr w:rsidR="00562F87" w14:paraId="1F45B51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0F2B2C" w14:textId="77777777" w:rsidR="00562F87" w:rsidRDefault="00562F87">
            <w:pPr>
              <w:pStyle w:val="TableTextNormal"/>
            </w:pPr>
          </w:p>
          <w:p w14:paraId="52F7F46D" w14:textId="77777777" w:rsidR="00562F87" w:rsidRDefault="00A42A00">
            <w:pPr>
              <w:pStyle w:val="TableTextNormal"/>
            </w:pPr>
            <w:r>
              <w:rPr>
                <w:noProof/>
                <w:sz w:val="0"/>
                <w:szCs w:val="0"/>
              </w:rPr>
              <w:lastRenderedPageBreak/>
              <w:drawing>
                <wp:inline distT="0" distB="0" distL="0" distR="0" wp14:anchorId="2F225656" wp14:editId="5356FAEE">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calling :   Public  = 2</w:t>
            </w:r>
          </w:p>
          <w:p w14:paraId="0D68E858" w14:textId="77777777" w:rsidR="00562F87" w:rsidRDefault="00562F87">
            <w:pPr>
              <w:pStyle w:val="TableTextNormal"/>
              <w:tabs>
                <w:tab w:val="left" w:pos="540"/>
              </w:tabs>
            </w:pPr>
          </w:p>
          <w:p w14:paraId="0CA63D48" w14:textId="77777777" w:rsidR="00562F87" w:rsidRDefault="00A42A00">
            <w:pPr>
              <w:pStyle w:val="TableTextNormal"/>
            </w:pPr>
            <w:r>
              <w:t>a channel or frequency to be used for calling a radio station when the preferred channel or frequency is busy or is suffering from interference</w:t>
            </w:r>
          </w:p>
          <w:p w14:paraId="6089A74E" w14:textId="77777777" w:rsidR="00562F87" w:rsidRDefault="00A42A00">
            <w:pPr>
              <w:pStyle w:val="TableTextNormal"/>
              <w:tabs>
                <w:tab w:val="left" w:pos="1440"/>
              </w:tabs>
              <w:jc w:val="right"/>
            </w:pPr>
            <w:r>
              <w:rPr>
                <w:rStyle w:val="TableFieldLabel"/>
              </w:rPr>
              <w:t>[ Is static True. Containment is Not Specified. ]</w:t>
            </w:r>
          </w:p>
          <w:p w14:paraId="1BE4455D" w14:textId="77777777" w:rsidR="00562F87" w:rsidRDefault="00562F87">
            <w:pPr>
              <w:pStyle w:val="TableTextNormal"/>
              <w:tabs>
                <w:tab w:val="left" w:pos="720"/>
              </w:tabs>
            </w:pPr>
          </w:p>
        </w:tc>
      </w:tr>
      <w:tr w:rsidR="00562F87" w14:paraId="0377F1E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40DE97" w14:textId="77777777" w:rsidR="00562F87" w:rsidRDefault="00562F87">
            <w:pPr>
              <w:pStyle w:val="TableTextNormal"/>
            </w:pPr>
          </w:p>
          <w:p w14:paraId="63A81946" w14:textId="77777777" w:rsidR="00562F87" w:rsidRDefault="00A42A00">
            <w:pPr>
              <w:pStyle w:val="TableTextNormal"/>
            </w:pPr>
            <w:r>
              <w:rPr>
                <w:noProof/>
                <w:sz w:val="0"/>
                <w:szCs w:val="0"/>
              </w:rPr>
              <w:drawing>
                <wp:inline distT="0" distB="0" distL="0" distR="0" wp14:anchorId="4AE5668F" wp14:editId="5D9C5D94">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preferred working :   Public  = 3</w:t>
            </w:r>
          </w:p>
          <w:p w14:paraId="42DE8B24" w14:textId="77777777" w:rsidR="00562F87" w:rsidRDefault="00562F87">
            <w:pPr>
              <w:pStyle w:val="TableTextNormal"/>
              <w:tabs>
                <w:tab w:val="left" w:pos="540"/>
              </w:tabs>
            </w:pPr>
          </w:p>
          <w:p w14:paraId="6E8CAF74" w14:textId="77777777" w:rsidR="00562F87" w:rsidRDefault="00A42A00">
            <w:pPr>
              <w:pStyle w:val="TableTextNormal"/>
            </w:pPr>
            <w:r>
              <w:t>the first choice channel or frequency to be used when working with a radio station</w:t>
            </w:r>
          </w:p>
          <w:p w14:paraId="2633EB01" w14:textId="77777777" w:rsidR="00562F87" w:rsidRDefault="00A42A00">
            <w:pPr>
              <w:pStyle w:val="TableTextNormal"/>
              <w:tabs>
                <w:tab w:val="left" w:pos="1440"/>
              </w:tabs>
              <w:jc w:val="right"/>
            </w:pPr>
            <w:r>
              <w:rPr>
                <w:rStyle w:val="TableFieldLabel"/>
              </w:rPr>
              <w:t>[ Is static True. Containment is Not Specified. ]</w:t>
            </w:r>
          </w:p>
          <w:p w14:paraId="30CB5490" w14:textId="77777777" w:rsidR="00562F87" w:rsidRDefault="00562F87">
            <w:pPr>
              <w:pStyle w:val="TableTextNormal"/>
              <w:tabs>
                <w:tab w:val="left" w:pos="720"/>
              </w:tabs>
            </w:pPr>
          </w:p>
        </w:tc>
      </w:tr>
      <w:tr w:rsidR="00562F87" w14:paraId="17D20CD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88F43B" w14:textId="77777777" w:rsidR="00562F87" w:rsidRDefault="00562F87">
            <w:pPr>
              <w:pStyle w:val="TableTextNormal"/>
            </w:pPr>
          </w:p>
          <w:p w14:paraId="400E3AD3" w14:textId="77777777" w:rsidR="00562F87" w:rsidRDefault="00A42A00">
            <w:pPr>
              <w:pStyle w:val="TableTextNormal"/>
            </w:pPr>
            <w:r>
              <w:rPr>
                <w:noProof/>
                <w:sz w:val="0"/>
                <w:szCs w:val="0"/>
              </w:rPr>
              <w:drawing>
                <wp:inline distT="0" distB="0" distL="0" distR="0" wp14:anchorId="52BEEA9B" wp14:editId="013B0F1C">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working :   Public  = 4</w:t>
            </w:r>
          </w:p>
          <w:p w14:paraId="7CF37DC0" w14:textId="77777777" w:rsidR="00562F87" w:rsidRDefault="00562F87">
            <w:pPr>
              <w:pStyle w:val="TableTextNormal"/>
              <w:tabs>
                <w:tab w:val="left" w:pos="540"/>
              </w:tabs>
            </w:pPr>
          </w:p>
          <w:p w14:paraId="242C2B6F" w14:textId="77777777" w:rsidR="00562F87" w:rsidRDefault="00A42A00">
            <w:pPr>
              <w:pStyle w:val="TableTextNormal"/>
            </w:pPr>
            <w:r>
              <w:t>a channel or frequency to be used for working with a radio station when the preferred working channel or frequency is busy or is suffering from interference</w:t>
            </w:r>
          </w:p>
          <w:p w14:paraId="4D8AFE64" w14:textId="77777777" w:rsidR="00562F87" w:rsidRDefault="00A42A00">
            <w:pPr>
              <w:pStyle w:val="TableTextNormal"/>
              <w:tabs>
                <w:tab w:val="left" w:pos="1440"/>
              </w:tabs>
              <w:jc w:val="right"/>
            </w:pPr>
            <w:r>
              <w:rPr>
                <w:rStyle w:val="TableFieldLabel"/>
              </w:rPr>
              <w:t>[ Is static True. Containment is Not Specified. ]</w:t>
            </w:r>
          </w:p>
          <w:p w14:paraId="684E1D97" w14:textId="77777777" w:rsidR="00562F87" w:rsidRDefault="00562F87">
            <w:pPr>
              <w:pStyle w:val="TableTextNormal"/>
              <w:tabs>
                <w:tab w:val="left" w:pos="720"/>
              </w:tabs>
            </w:pPr>
          </w:p>
        </w:tc>
      </w:tr>
    </w:tbl>
    <w:p w14:paraId="7043458E" w14:textId="77777777" w:rsidR="00562F87" w:rsidRDefault="00562F87">
      <w:pPr>
        <w:pStyle w:val="Notes"/>
      </w:pPr>
    </w:p>
    <w:p w14:paraId="5FD0544A" w14:textId="77777777" w:rsidR="00562F87" w:rsidRDefault="00A42A00">
      <w:pPr>
        <w:pStyle w:val="Notes"/>
      </w:pPr>
      <w:r>
        <w:t xml:space="preserve">  </w:t>
      </w:r>
      <w:bookmarkEnd w:id="205"/>
    </w:p>
    <w:p w14:paraId="563E96E3" w14:textId="77777777" w:rsidR="00562F87" w:rsidRDefault="00562F87">
      <w:pPr>
        <w:pStyle w:val="Notes"/>
      </w:pPr>
    </w:p>
    <w:p w14:paraId="3A2F73E8" w14:textId="77777777" w:rsidR="00562F87" w:rsidRDefault="00A42A00">
      <w:pPr>
        <w:pStyle w:val="Heading3"/>
      </w:pPr>
      <w:bookmarkStart w:id="207" w:name="BKM_4A7D2AA4_5B1E_4BE7_8BD0_A8A47B91EE41"/>
      <w:bookmarkStart w:id="208" w:name="_Toc25000166"/>
      <w:proofErr w:type="spellStart"/>
      <w:r>
        <w:t>categoryOfDangerousOrHazardousCargo</w:t>
      </w:r>
      <w:bookmarkEnd w:id="208"/>
      <w:proofErr w:type="spellEnd"/>
    </w:p>
    <w:p w14:paraId="497E6545" w14:textId="77777777" w:rsidR="00562F87" w:rsidRDefault="00A42A00">
      <w:pPr>
        <w:pStyle w:val="Notes"/>
      </w:pPr>
      <w:r>
        <w:rPr>
          <w:rStyle w:val="Italics"/>
        </w:rPr>
        <w:t>Enumeration in package 'S-127 Domain Model'</w:t>
      </w:r>
    </w:p>
    <w:p w14:paraId="10FFE7AE" w14:textId="77777777" w:rsidR="00562F87" w:rsidRDefault="00562F87">
      <w:pPr>
        <w:pStyle w:val="Notes"/>
        <w:tabs>
          <w:tab w:val="left" w:pos="720"/>
        </w:tabs>
      </w:pPr>
    </w:p>
    <w:p w14:paraId="4467A8FF" w14:textId="77777777" w:rsidR="00562F87" w:rsidRDefault="00A42A00">
      <w:pPr>
        <w:pStyle w:val="Notes"/>
      </w:pPr>
      <w:r>
        <w:t>Classification of dangerous goods or hazardous materials based on the International Maritime Dangerous Goods Code (IMDG Code).</w:t>
      </w:r>
    </w:p>
    <w:p w14:paraId="57CB0D9C" w14:textId="77777777" w:rsidR="00562F87" w:rsidRDefault="00562F87">
      <w:pPr>
        <w:pStyle w:val="Notes"/>
      </w:pPr>
    </w:p>
    <w:p w14:paraId="23D604BF" w14:textId="77777777" w:rsidR="00562F87" w:rsidRDefault="00A42A00">
      <w:pPr>
        <w:pStyle w:val="Properties"/>
      </w:pPr>
      <w:proofErr w:type="spellStart"/>
      <w:r>
        <w:t>categoryOfDangerousOrHazardousCargo</w:t>
      </w:r>
      <w:proofErr w:type="spellEnd"/>
      <w:r>
        <w:t xml:space="preserve"> </w:t>
      </w:r>
    </w:p>
    <w:p w14:paraId="6480DC84" w14:textId="77777777" w:rsidR="00562F87" w:rsidRDefault="00A42A00">
      <w:pPr>
        <w:pStyle w:val="Properties"/>
      </w:pPr>
      <w:r>
        <w:t>Version 1.0  Phase 1.0  Proposed</w:t>
      </w:r>
    </w:p>
    <w:p w14:paraId="3E989895" w14:textId="77777777" w:rsidR="00562F87" w:rsidRDefault="00A42A00">
      <w:pPr>
        <w:pStyle w:val="Properties"/>
      </w:pPr>
      <w:proofErr w:type="spellStart"/>
      <w:r>
        <w:t>raphaelm</w:t>
      </w:r>
      <w:proofErr w:type="spellEnd"/>
      <w:r>
        <w:t xml:space="preserve"> created on 01-Jan-2018.  Last modified 20-Aug-2018</w:t>
      </w:r>
    </w:p>
    <w:p w14:paraId="7F2263CB" w14:textId="77777777" w:rsidR="00562F87" w:rsidRDefault="00A42A00">
      <w:pPr>
        <w:pStyle w:val="Properties"/>
      </w:pPr>
      <w:r>
        <w:t>Alias CATDHC</w:t>
      </w:r>
    </w:p>
    <w:p w14:paraId="655B5084"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D48C36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B2CB5D6" w14:textId="77777777" w:rsidR="00562F87" w:rsidRDefault="00A42A00">
            <w:pPr>
              <w:pStyle w:val="TableHeadingLight"/>
            </w:pPr>
            <w:r>
              <w:t>ATTRIBUTES</w:t>
            </w:r>
          </w:p>
        </w:tc>
      </w:tr>
      <w:tr w:rsidR="00562F87" w14:paraId="725C707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7E5A5B" w14:textId="77777777" w:rsidR="00562F87" w:rsidRDefault="00562F87">
            <w:pPr>
              <w:pStyle w:val="TableTextNormal"/>
            </w:pPr>
          </w:p>
          <w:p w14:paraId="695D3796" w14:textId="77777777" w:rsidR="00562F87" w:rsidRDefault="00A42A00">
            <w:pPr>
              <w:pStyle w:val="TableTextNormal"/>
            </w:pPr>
            <w:r>
              <w:rPr>
                <w:noProof/>
                <w:sz w:val="0"/>
                <w:szCs w:val="0"/>
              </w:rPr>
              <w:drawing>
                <wp:inline distT="0" distB="0" distL="0" distR="0" wp14:anchorId="51BF4DA2" wp14:editId="33121CFD">
                  <wp:extent cx="11430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1.1 :   Public  = 1</w:t>
            </w:r>
          </w:p>
          <w:p w14:paraId="382A704D" w14:textId="77777777" w:rsidR="00562F87" w:rsidRDefault="00562F87">
            <w:pPr>
              <w:pStyle w:val="TableTextNormal"/>
              <w:tabs>
                <w:tab w:val="left" w:pos="540"/>
              </w:tabs>
            </w:pPr>
          </w:p>
          <w:p w14:paraId="4F2308A6" w14:textId="77777777" w:rsidR="00562F87" w:rsidRDefault="00A42A00">
            <w:pPr>
              <w:pStyle w:val="TableTextNormal"/>
            </w:pPr>
            <w:r>
              <w:t xml:space="preserve">Explosives, Division 1: substances and articles which have a mass explosion hazard </w:t>
            </w:r>
          </w:p>
          <w:p w14:paraId="0E0F9782" w14:textId="77777777" w:rsidR="00562F87" w:rsidRDefault="00A42A00">
            <w:pPr>
              <w:pStyle w:val="TableTextNormal"/>
              <w:tabs>
                <w:tab w:val="left" w:pos="1440"/>
              </w:tabs>
              <w:jc w:val="right"/>
            </w:pPr>
            <w:r>
              <w:rPr>
                <w:rStyle w:val="TableFieldLabel"/>
              </w:rPr>
              <w:t>[ Is static True. Containment is Not Specified. ]</w:t>
            </w:r>
          </w:p>
          <w:p w14:paraId="0734097B" w14:textId="77777777" w:rsidR="00562F87" w:rsidRDefault="00562F87">
            <w:pPr>
              <w:pStyle w:val="TableTextNormal"/>
              <w:tabs>
                <w:tab w:val="left" w:pos="720"/>
              </w:tabs>
            </w:pPr>
          </w:p>
        </w:tc>
      </w:tr>
      <w:tr w:rsidR="00562F87" w14:paraId="513E930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52D187" w14:textId="77777777" w:rsidR="00562F87" w:rsidRDefault="00562F87">
            <w:pPr>
              <w:pStyle w:val="TableTextNormal"/>
            </w:pPr>
          </w:p>
          <w:p w14:paraId="073D1BA9" w14:textId="77777777" w:rsidR="00562F87" w:rsidRDefault="00A42A00">
            <w:pPr>
              <w:pStyle w:val="TableTextNormal"/>
            </w:pPr>
            <w:r>
              <w:rPr>
                <w:noProof/>
                <w:sz w:val="0"/>
                <w:szCs w:val="0"/>
              </w:rPr>
              <w:drawing>
                <wp:inline distT="0" distB="0" distL="0" distR="0" wp14:anchorId="58EEF2BF" wp14:editId="61E3653F">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1.2 :   Public  = 2</w:t>
            </w:r>
          </w:p>
          <w:p w14:paraId="4E5AE049" w14:textId="77777777" w:rsidR="00562F87" w:rsidRDefault="00562F87">
            <w:pPr>
              <w:pStyle w:val="TableTextNormal"/>
              <w:tabs>
                <w:tab w:val="left" w:pos="540"/>
              </w:tabs>
            </w:pPr>
          </w:p>
          <w:p w14:paraId="0F5B2BB6" w14:textId="77777777" w:rsidR="00562F87" w:rsidRDefault="00A42A00">
            <w:pPr>
              <w:pStyle w:val="TableTextNormal"/>
            </w:pPr>
            <w:r>
              <w:t xml:space="preserve">Explosives, Division 2: substances and articles which have a projection hazard but not a mass explosion hazard </w:t>
            </w:r>
          </w:p>
          <w:p w14:paraId="37A89AC4" w14:textId="77777777" w:rsidR="00562F87" w:rsidRDefault="00A42A00">
            <w:pPr>
              <w:pStyle w:val="TableTextNormal"/>
              <w:tabs>
                <w:tab w:val="left" w:pos="1440"/>
              </w:tabs>
              <w:jc w:val="right"/>
            </w:pPr>
            <w:r>
              <w:rPr>
                <w:rStyle w:val="TableFieldLabel"/>
              </w:rPr>
              <w:t>[ Is static True. Containment is Not Specified. ]</w:t>
            </w:r>
          </w:p>
          <w:p w14:paraId="5A462D24" w14:textId="77777777" w:rsidR="00562F87" w:rsidRDefault="00562F87">
            <w:pPr>
              <w:pStyle w:val="TableTextNormal"/>
              <w:tabs>
                <w:tab w:val="left" w:pos="720"/>
              </w:tabs>
            </w:pPr>
          </w:p>
        </w:tc>
      </w:tr>
      <w:tr w:rsidR="00562F87" w14:paraId="5E7C208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9C0C72" w14:textId="77777777" w:rsidR="00562F87" w:rsidRDefault="00562F87">
            <w:pPr>
              <w:pStyle w:val="TableTextNormal"/>
            </w:pPr>
          </w:p>
          <w:p w14:paraId="4596707E" w14:textId="77777777" w:rsidR="00562F87" w:rsidRDefault="00A42A00">
            <w:pPr>
              <w:pStyle w:val="TableTextNormal"/>
            </w:pPr>
            <w:r>
              <w:rPr>
                <w:noProof/>
                <w:sz w:val="0"/>
                <w:szCs w:val="0"/>
              </w:rPr>
              <w:drawing>
                <wp:inline distT="0" distB="0" distL="0" distR="0" wp14:anchorId="6BB0163F" wp14:editId="5D527276">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1.3 :   Public  = 3</w:t>
            </w:r>
          </w:p>
          <w:p w14:paraId="37666E03" w14:textId="77777777" w:rsidR="00562F87" w:rsidRDefault="00562F87">
            <w:pPr>
              <w:pStyle w:val="TableTextNormal"/>
              <w:tabs>
                <w:tab w:val="left" w:pos="540"/>
              </w:tabs>
            </w:pPr>
          </w:p>
          <w:p w14:paraId="6F973391" w14:textId="77777777" w:rsidR="00562F87" w:rsidRDefault="00A42A00">
            <w:pPr>
              <w:pStyle w:val="TableTextNormal"/>
            </w:pPr>
            <w:r>
              <w:t xml:space="preserve">Explosives, Division 3: substances and articles which have a fire hazard and either a minor blast hazard or a minor projection hazard or both, but not a mass explosion hazard </w:t>
            </w:r>
          </w:p>
          <w:p w14:paraId="16A230A6" w14:textId="77777777" w:rsidR="00562F87" w:rsidRDefault="00A42A00">
            <w:pPr>
              <w:pStyle w:val="TableTextNormal"/>
              <w:tabs>
                <w:tab w:val="left" w:pos="1440"/>
              </w:tabs>
              <w:jc w:val="right"/>
            </w:pPr>
            <w:r>
              <w:rPr>
                <w:rStyle w:val="TableFieldLabel"/>
              </w:rPr>
              <w:t>[ Is static True. Containment is Not Specified. ]</w:t>
            </w:r>
          </w:p>
          <w:p w14:paraId="6731043A" w14:textId="77777777" w:rsidR="00562F87" w:rsidRDefault="00562F87">
            <w:pPr>
              <w:pStyle w:val="TableTextNormal"/>
              <w:tabs>
                <w:tab w:val="left" w:pos="720"/>
              </w:tabs>
            </w:pPr>
          </w:p>
        </w:tc>
      </w:tr>
      <w:tr w:rsidR="00562F87" w14:paraId="49C727D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F9A83F" w14:textId="77777777" w:rsidR="00562F87" w:rsidRDefault="00562F87">
            <w:pPr>
              <w:pStyle w:val="TableTextNormal"/>
            </w:pPr>
          </w:p>
          <w:p w14:paraId="36B86FB9" w14:textId="77777777" w:rsidR="00562F87" w:rsidRDefault="00A42A00">
            <w:pPr>
              <w:pStyle w:val="TableTextNormal"/>
            </w:pPr>
            <w:r>
              <w:rPr>
                <w:noProof/>
                <w:sz w:val="0"/>
                <w:szCs w:val="0"/>
              </w:rPr>
              <w:drawing>
                <wp:inline distT="0" distB="0" distL="0" distR="0" wp14:anchorId="3EFDF135" wp14:editId="2F1B5E03">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1.4 :   Public  = 4</w:t>
            </w:r>
          </w:p>
          <w:p w14:paraId="5CA2E931" w14:textId="77777777" w:rsidR="00562F87" w:rsidRDefault="00562F87">
            <w:pPr>
              <w:pStyle w:val="TableTextNormal"/>
              <w:tabs>
                <w:tab w:val="left" w:pos="540"/>
              </w:tabs>
            </w:pPr>
          </w:p>
          <w:p w14:paraId="70D8E699" w14:textId="77777777" w:rsidR="00562F87" w:rsidRDefault="00A42A00">
            <w:pPr>
              <w:pStyle w:val="TableTextNormal"/>
            </w:pPr>
            <w:r>
              <w:t xml:space="preserve">Explosives, Division 4: substances and articles which present no significant hazard </w:t>
            </w:r>
          </w:p>
          <w:p w14:paraId="4C1367B4" w14:textId="77777777" w:rsidR="00562F87" w:rsidRDefault="00A42A00">
            <w:pPr>
              <w:pStyle w:val="TableTextNormal"/>
              <w:tabs>
                <w:tab w:val="left" w:pos="1440"/>
              </w:tabs>
              <w:jc w:val="right"/>
            </w:pPr>
            <w:r>
              <w:rPr>
                <w:rStyle w:val="TableFieldLabel"/>
              </w:rPr>
              <w:t>[ Is static True. Containment is Not Specified. ]</w:t>
            </w:r>
          </w:p>
          <w:p w14:paraId="1F7E426E" w14:textId="77777777" w:rsidR="00562F87" w:rsidRDefault="00562F87">
            <w:pPr>
              <w:pStyle w:val="TableTextNormal"/>
              <w:tabs>
                <w:tab w:val="left" w:pos="720"/>
              </w:tabs>
            </w:pPr>
          </w:p>
        </w:tc>
      </w:tr>
      <w:tr w:rsidR="00562F87" w14:paraId="5E7EC06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512212" w14:textId="77777777" w:rsidR="00562F87" w:rsidRDefault="00562F87">
            <w:pPr>
              <w:pStyle w:val="TableTextNormal"/>
            </w:pPr>
          </w:p>
          <w:p w14:paraId="5B95161B" w14:textId="77777777" w:rsidR="00562F87" w:rsidRDefault="00A42A00">
            <w:pPr>
              <w:pStyle w:val="TableTextNormal"/>
            </w:pPr>
            <w:r>
              <w:rPr>
                <w:noProof/>
                <w:sz w:val="0"/>
                <w:szCs w:val="0"/>
              </w:rPr>
              <w:drawing>
                <wp:inline distT="0" distB="0" distL="0" distR="0" wp14:anchorId="47F2782C" wp14:editId="3BF91D15">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1.5 :   Public  = 5</w:t>
            </w:r>
          </w:p>
          <w:p w14:paraId="017DF689" w14:textId="77777777" w:rsidR="00562F87" w:rsidRDefault="00562F87">
            <w:pPr>
              <w:pStyle w:val="TableTextNormal"/>
              <w:tabs>
                <w:tab w:val="left" w:pos="540"/>
              </w:tabs>
            </w:pPr>
          </w:p>
          <w:p w14:paraId="58678863" w14:textId="77777777" w:rsidR="00562F87" w:rsidRDefault="00A42A00">
            <w:pPr>
              <w:pStyle w:val="TableTextNormal"/>
            </w:pPr>
            <w:r>
              <w:t xml:space="preserve">Explosives, Division 5: very insensitive substances which have a mass explosion hazard </w:t>
            </w:r>
          </w:p>
          <w:p w14:paraId="16E814A9" w14:textId="77777777" w:rsidR="00562F87" w:rsidRDefault="00A42A00">
            <w:pPr>
              <w:pStyle w:val="TableTextNormal"/>
              <w:tabs>
                <w:tab w:val="left" w:pos="1440"/>
              </w:tabs>
              <w:jc w:val="right"/>
            </w:pPr>
            <w:r>
              <w:rPr>
                <w:rStyle w:val="TableFieldLabel"/>
              </w:rPr>
              <w:t>[ Is static True. Containment is Not Specified. ]</w:t>
            </w:r>
          </w:p>
          <w:p w14:paraId="606D5C67" w14:textId="77777777" w:rsidR="00562F87" w:rsidRDefault="00562F87">
            <w:pPr>
              <w:pStyle w:val="TableTextNormal"/>
              <w:tabs>
                <w:tab w:val="left" w:pos="720"/>
              </w:tabs>
            </w:pPr>
          </w:p>
        </w:tc>
      </w:tr>
      <w:tr w:rsidR="00562F87" w14:paraId="17640F8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A8C361" w14:textId="77777777" w:rsidR="00562F87" w:rsidRDefault="00562F87">
            <w:pPr>
              <w:pStyle w:val="TableTextNormal"/>
            </w:pPr>
          </w:p>
          <w:p w14:paraId="485C3967" w14:textId="77777777" w:rsidR="00562F87" w:rsidRDefault="00A42A00">
            <w:pPr>
              <w:pStyle w:val="TableTextNormal"/>
            </w:pPr>
            <w:r>
              <w:rPr>
                <w:noProof/>
                <w:sz w:val="0"/>
                <w:szCs w:val="0"/>
              </w:rPr>
              <w:drawing>
                <wp:inline distT="0" distB="0" distL="0" distR="0" wp14:anchorId="5EDD7416" wp14:editId="70BB5871">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1 Div. 1.6 :   Public  = 6</w:t>
            </w:r>
          </w:p>
          <w:p w14:paraId="1513041B" w14:textId="77777777" w:rsidR="00562F87" w:rsidRDefault="00562F87">
            <w:pPr>
              <w:pStyle w:val="TableTextNormal"/>
              <w:tabs>
                <w:tab w:val="left" w:pos="540"/>
              </w:tabs>
            </w:pPr>
          </w:p>
          <w:p w14:paraId="15913190" w14:textId="77777777" w:rsidR="00562F87" w:rsidRDefault="00A42A00">
            <w:pPr>
              <w:pStyle w:val="TableTextNormal"/>
            </w:pPr>
            <w:r>
              <w:t xml:space="preserve">Explosives, Division 6: extremely insensitive articles which do not have a mass explosion hazard </w:t>
            </w:r>
          </w:p>
          <w:p w14:paraId="7E272C2A" w14:textId="77777777" w:rsidR="00562F87" w:rsidRDefault="00A42A00">
            <w:pPr>
              <w:pStyle w:val="TableTextNormal"/>
              <w:tabs>
                <w:tab w:val="left" w:pos="1440"/>
              </w:tabs>
              <w:jc w:val="right"/>
            </w:pPr>
            <w:r>
              <w:rPr>
                <w:rStyle w:val="TableFieldLabel"/>
              </w:rPr>
              <w:t>[ Is static True. Containment is Not Specified. ]</w:t>
            </w:r>
          </w:p>
          <w:p w14:paraId="3FD632B5" w14:textId="77777777" w:rsidR="00562F87" w:rsidRDefault="00562F87">
            <w:pPr>
              <w:pStyle w:val="TableTextNormal"/>
              <w:tabs>
                <w:tab w:val="left" w:pos="720"/>
              </w:tabs>
            </w:pPr>
          </w:p>
        </w:tc>
      </w:tr>
      <w:tr w:rsidR="00562F87" w14:paraId="425AD10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4B3F28C" w14:textId="77777777" w:rsidR="00562F87" w:rsidRDefault="00562F87">
            <w:pPr>
              <w:pStyle w:val="TableTextNormal"/>
            </w:pPr>
          </w:p>
          <w:p w14:paraId="366CDC85" w14:textId="77777777" w:rsidR="00562F87" w:rsidRDefault="00A42A00">
            <w:pPr>
              <w:pStyle w:val="TableTextNormal"/>
            </w:pPr>
            <w:r>
              <w:rPr>
                <w:noProof/>
                <w:sz w:val="0"/>
                <w:szCs w:val="0"/>
              </w:rPr>
              <w:drawing>
                <wp:inline distT="0" distB="0" distL="0" distR="0" wp14:anchorId="5E3CC8D5" wp14:editId="5CF16EDD">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2 Div. 2.1 :   Public  = 7</w:t>
            </w:r>
          </w:p>
          <w:p w14:paraId="0954B74E" w14:textId="77777777" w:rsidR="00562F87" w:rsidRDefault="00562F87">
            <w:pPr>
              <w:pStyle w:val="TableTextNormal"/>
              <w:tabs>
                <w:tab w:val="left" w:pos="540"/>
              </w:tabs>
            </w:pPr>
          </w:p>
          <w:p w14:paraId="1208EEC6" w14:textId="77777777" w:rsidR="00562F87" w:rsidRDefault="00A42A00">
            <w:pPr>
              <w:pStyle w:val="TableTextNormal"/>
            </w:pPr>
            <w:r>
              <w:t xml:space="preserve">Gases, flammable gases </w:t>
            </w:r>
          </w:p>
          <w:p w14:paraId="7BBCE7AF" w14:textId="77777777" w:rsidR="00562F87" w:rsidRDefault="00A42A00">
            <w:pPr>
              <w:pStyle w:val="TableTextNormal"/>
              <w:tabs>
                <w:tab w:val="left" w:pos="1440"/>
              </w:tabs>
              <w:jc w:val="right"/>
            </w:pPr>
            <w:r>
              <w:rPr>
                <w:rStyle w:val="TableFieldLabel"/>
              </w:rPr>
              <w:t>[ Is static True. Containment is Not Specified. ]</w:t>
            </w:r>
          </w:p>
          <w:p w14:paraId="191128E6" w14:textId="77777777" w:rsidR="00562F87" w:rsidRDefault="00562F87">
            <w:pPr>
              <w:pStyle w:val="TableTextNormal"/>
              <w:tabs>
                <w:tab w:val="left" w:pos="720"/>
              </w:tabs>
            </w:pPr>
          </w:p>
        </w:tc>
      </w:tr>
      <w:tr w:rsidR="00562F87" w14:paraId="5D1E864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10D7D9" w14:textId="77777777" w:rsidR="00562F87" w:rsidRDefault="00562F87">
            <w:pPr>
              <w:pStyle w:val="TableTextNormal"/>
            </w:pPr>
          </w:p>
          <w:p w14:paraId="6E357A6B" w14:textId="77777777" w:rsidR="00562F87" w:rsidRDefault="00A42A00">
            <w:pPr>
              <w:pStyle w:val="TableTextNormal"/>
            </w:pPr>
            <w:r>
              <w:rPr>
                <w:noProof/>
                <w:sz w:val="0"/>
                <w:szCs w:val="0"/>
              </w:rPr>
              <w:drawing>
                <wp:inline distT="0" distB="0" distL="0" distR="0" wp14:anchorId="35370C2C" wp14:editId="1BDABF71">
                  <wp:extent cx="114300" cy="1143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2 Div. 2.2 :   Public  = 8</w:t>
            </w:r>
          </w:p>
          <w:p w14:paraId="14A64BDE" w14:textId="77777777" w:rsidR="00562F87" w:rsidRDefault="00562F87">
            <w:pPr>
              <w:pStyle w:val="TableTextNormal"/>
              <w:tabs>
                <w:tab w:val="left" w:pos="540"/>
              </w:tabs>
            </w:pPr>
          </w:p>
          <w:p w14:paraId="4AB933D4" w14:textId="77777777" w:rsidR="00562F87" w:rsidRDefault="00A42A00">
            <w:pPr>
              <w:pStyle w:val="TableTextNormal"/>
            </w:pPr>
            <w:r>
              <w:t xml:space="preserve">Gases, non-flammable, non-toxic gases </w:t>
            </w:r>
          </w:p>
          <w:p w14:paraId="3E061DFD" w14:textId="77777777" w:rsidR="00562F87" w:rsidRDefault="00A42A00">
            <w:pPr>
              <w:pStyle w:val="TableTextNormal"/>
              <w:tabs>
                <w:tab w:val="left" w:pos="1440"/>
              </w:tabs>
              <w:jc w:val="right"/>
            </w:pPr>
            <w:r>
              <w:rPr>
                <w:rStyle w:val="TableFieldLabel"/>
              </w:rPr>
              <w:t>[ Is static True. Containment is Not Specified. ]</w:t>
            </w:r>
          </w:p>
          <w:p w14:paraId="0BB941D0" w14:textId="77777777" w:rsidR="00562F87" w:rsidRDefault="00562F87">
            <w:pPr>
              <w:pStyle w:val="TableTextNormal"/>
              <w:tabs>
                <w:tab w:val="left" w:pos="720"/>
              </w:tabs>
            </w:pPr>
          </w:p>
        </w:tc>
      </w:tr>
      <w:tr w:rsidR="00562F87" w14:paraId="19EC5D1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132B95" w14:textId="77777777" w:rsidR="00562F87" w:rsidRDefault="00562F87">
            <w:pPr>
              <w:pStyle w:val="TableTextNormal"/>
            </w:pPr>
          </w:p>
          <w:p w14:paraId="357BFDBF" w14:textId="77777777" w:rsidR="00562F87" w:rsidRDefault="00A42A00">
            <w:pPr>
              <w:pStyle w:val="TableTextNormal"/>
            </w:pPr>
            <w:r>
              <w:rPr>
                <w:noProof/>
                <w:sz w:val="0"/>
                <w:szCs w:val="0"/>
              </w:rPr>
              <w:drawing>
                <wp:inline distT="0" distB="0" distL="0" distR="0" wp14:anchorId="31EF0228" wp14:editId="39328389">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2 Div. 2.3 :   Public  = 9</w:t>
            </w:r>
          </w:p>
          <w:p w14:paraId="70C263B9" w14:textId="77777777" w:rsidR="00562F87" w:rsidRDefault="00562F87">
            <w:pPr>
              <w:pStyle w:val="TableTextNormal"/>
              <w:tabs>
                <w:tab w:val="left" w:pos="540"/>
              </w:tabs>
            </w:pPr>
          </w:p>
          <w:p w14:paraId="6C789A27" w14:textId="77777777" w:rsidR="00562F87" w:rsidRDefault="00A42A00">
            <w:pPr>
              <w:pStyle w:val="TableTextNormal"/>
            </w:pPr>
            <w:r>
              <w:t>Gases, toxic gases</w:t>
            </w:r>
          </w:p>
          <w:p w14:paraId="69BEC460" w14:textId="77777777" w:rsidR="00562F87" w:rsidRDefault="00A42A00">
            <w:pPr>
              <w:pStyle w:val="TableTextNormal"/>
              <w:tabs>
                <w:tab w:val="left" w:pos="1440"/>
              </w:tabs>
              <w:jc w:val="right"/>
            </w:pPr>
            <w:r>
              <w:rPr>
                <w:rStyle w:val="TableFieldLabel"/>
              </w:rPr>
              <w:t>[ Is static True. Containment is Not Specified. ]</w:t>
            </w:r>
          </w:p>
          <w:p w14:paraId="56807A9A" w14:textId="77777777" w:rsidR="00562F87" w:rsidRDefault="00562F87">
            <w:pPr>
              <w:pStyle w:val="TableTextNormal"/>
              <w:tabs>
                <w:tab w:val="left" w:pos="720"/>
              </w:tabs>
            </w:pPr>
          </w:p>
        </w:tc>
      </w:tr>
      <w:tr w:rsidR="00562F87" w14:paraId="78FE609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BBC121" w14:textId="77777777" w:rsidR="00562F87" w:rsidRDefault="00562F87">
            <w:pPr>
              <w:pStyle w:val="TableTextNormal"/>
            </w:pPr>
          </w:p>
          <w:p w14:paraId="0CECC1F1" w14:textId="77777777" w:rsidR="00562F87" w:rsidRDefault="00A42A00">
            <w:pPr>
              <w:pStyle w:val="TableTextNormal"/>
            </w:pPr>
            <w:r>
              <w:rPr>
                <w:noProof/>
                <w:sz w:val="0"/>
                <w:szCs w:val="0"/>
              </w:rPr>
              <w:drawing>
                <wp:inline distT="0" distB="0" distL="0" distR="0" wp14:anchorId="61ECF1CA" wp14:editId="5A04B61C">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3 :   Public  = 10</w:t>
            </w:r>
          </w:p>
          <w:p w14:paraId="71D901CE" w14:textId="77777777" w:rsidR="00562F87" w:rsidRDefault="00562F87">
            <w:pPr>
              <w:pStyle w:val="TableTextNormal"/>
              <w:tabs>
                <w:tab w:val="left" w:pos="540"/>
              </w:tabs>
            </w:pPr>
          </w:p>
          <w:p w14:paraId="2D273213" w14:textId="77777777" w:rsidR="00562F87" w:rsidRDefault="00A42A00">
            <w:pPr>
              <w:pStyle w:val="TableTextNormal"/>
            </w:pPr>
            <w:r>
              <w:t xml:space="preserve">flammable liquids </w:t>
            </w:r>
          </w:p>
          <w:p w14:paraId="53B8CEA7" w14:textId="77777777" w:rsidR="00562F87" w:rsidRDefault="00A42A00">
            <w:pPr>
              <w:pStyle w:val="TableTextNormal"/>
              <w:tabs>
                <w:tab w:val="left" w:pos="1440"/>
              </w:tabs>
              <w:jc w:val="right"/>
            </w:pPr>
            <w:r>
              <w:rPr>
                <w:rStyle w:val="TableFieldLabel"/>
              </w:rPr>
              <w:t>[ Is static True. Containment is Not Specified. ]</w:t>
            </w:r>
          </w:p>
          <w:p w14:paraId="73DCCF01" w14:textId="77777777" w:rsidR="00562F87" w:rsidRDefault="00562F87">
            <w:pPr>
              <w:pStyle w:val="TableTextNormal"/>
              <w:tabs>
                <w:tab w:val="left" w:pos="720"/>
              </w:tabs>
            </w:pPr>
          </w:p>
        </w:tc>
      </w:tr>
      <w:tr w:rsidR="00562F87" w14:paraId="192DC73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CD1544" w14:textId="77777777" w:rsidR="00562F87" w:rsidRDefault="00562F87">
            <w:pPr>
              <w:pStyle w:val="TableTextNormal"/>
            </w:pPr>
          </w:p>
          <w:p w14:paraId="43B5AE64" w14:textId="77777777" w:rsidR="00562F87" w:rsidRDefault="00A42A00">
            <w:pPr>
              <w:pStyle w:val="TableTextNormal"/>
            </w:pPr>
            <w:r>
              <w:rPr>
                <w:noProof/>
                <w:sz w:val="0"/>
                <w:szCs w:val="0"/>
              </w:rPr>
              <w:drawing>
                <wp:inline distT="0" distB="0" distL="0" distR="0" wp14:anchorId="01CB4750" wp14:editId="6E7B7431">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4 Div. 4.1 :   Public  = 11</w:t>
            </w:r>
          </w:p>
          <w:p w14:paraId="2BF00041" w14:textId="77777777" w:rsidR="00562F87" w:rsidRDefault="00562F87">
            <w:pPr>
              <w:pStyle w:val="TableTextNormal"/>
              <w:tabs>
                <w:tab w:val="left" w:pos="540"/>
              </w:tabs>
            </w:pPr>
          </w:p>
          <w:p w14:paraId="314693DB" w14:textId="77777777" w:rsidR="00562F87" w:rsidRDefault="00A42A00">
            <w:pPr>
              <w:pStyle w:val="TableTextNormal"/>
            </w:pPr>
            <w:r>
              <w:t xml:space="preserve">flammable solids, self-reactive substances and desensitized explosives </w:t>
            </w:r>
          </w:p>
          <w:p w14:paraId="7BA31504" w14:textId="77777777" w:rsidR="00562F87" w:rsidRDefault="00A42A00">
            <w:pPr>
              <w:pStyle w:val="TableTextNormal"/>
              <w:tabs>
                <w:tab w:val="left" w:pos="1440"/>
              </w:tabs>
              <w:jc w:val="right"/>
            </w:pPr>
            <w:r>
              <w:rPr>
                <w:rStyle w:val="TableFieldLabel"/>
              </w:rPr>
              <w:t>[ Is static True. Containment is Not Specified. ]</w:t>
            </w:r>
          </w:p>
          <w:p w14:paraId="3A6A4033" w14:textId="77777777" w:rsidR="00562F87" w:rsidRDefault="00562F87">
            <w:pPr>
              <w:pStyle w:val="TableTextNormal"/>
              <w:tabs>
                <w:tab w:val="left" w:pos="720"/>
              </w:tabs>
            </w:pPr>
          </w:p>
        </w:tc>
      </w:tr>
      <w:tr w:rsidR="00562F87" w14:paraId="5EA982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401E90" w14:textId="77777777" w:rsidR="00562F87" w:rsidRDefault="00562F87">
            <w:pPr>
              <w:pStyle w:val="TableTextNormal"/>
            </w:pPr>
          </w:p>
          <w:p w14:paraId="12E139C8" w14:textId="77777777" w:rsidR="00562F87" w:rsidRDefault="00A42A00">
            <w:pPr>
              <w:pStyle w:val="TableTextNormal"/>
            </w:pPr>
            <w:r>
              <w:rPr>
                <w:noProof/>
                <w:sz w:val="0"/>
                <w:szCs w:val="0"/>
              </w:rPr>
              <w:drawing>
                <wp:inline distT="0" distB="0" distL="0" distR="0" wp14:anchorId="11257B7C" wp14:editId="65FEFC04">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4 Div. 4.2 :   Public  = 12</w:t>
            </w:r>
          </w:p>
          <w:p w14:paraId="65725B5C" w14:textId="77777777" w:rsidR="00562F87" w:rsidRDefault="00562F87">
            <w:pPr>
              <w:pStyle w:val="TableTextNormal"/>
              <w:tabs>
                <w:tab w:val="left" w:pos="540"/>
              </w:tabs>
            </w:pPr>
          </w:p>
          <w:p w14:paraId="6F27D0FB" w14:textId="77777777" w:rsidR="00562F87" w:rsidRDefault="00A42A00">
            <w:pPr>
              <w:pStyle w:val="TableTextNormal"/>
            </w:pPr>
            <w:r>
              <w:t xml:space="preserve">substances liable to spontaneous combustion </w:t>
            </w:r>
          </w:p>
          <w:p w14:paraId="658910FC" w14:textId="77777777" w:rsidR="00562F87" w:rsidRDefault="00A42A00">
            <w:pPr>
              <w:pStyle w:val="TableTextNormal"/>
              <w:tabs>
                <w:tab w:val="left" w:pos="1440"/>
              </w:tabs>
              <w:jc w:val="right"/>
            </w:pPr>
            <w:r>
              <w:rPr>
                <w:rStyle w:val="TableFieldLabel"/>
              </w:rPr>
              <w:t>[ Is static True. Containment is Not Specified. ]</w:t>
            </w:r>
          </w:p>
          <w:p w14:paraId="565D91A6" w14:textId="77777777" w:rsidR="00562F87" w:rsidRDefault="00562F87">
            <w:pPr>
              <w:pStyle w:val="TableTextNormal"/>
              <w:tabs>
                <w:tab w:val="left" w:pos="720"/>
              </w:tabs>
            </w:pPr>
          </w:p>
        </w:tc>
      </w:tr>
      <w:tr w:rsidR="00562F87" w14:paraId="27258DD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EEB9B0" w14:textId="77777777" w:rsidR="00562F87" w:rsidRDefault="00562F87">
            <w:pPr>
              <w:pStyle w:val="TableTextNormal"/>
            </w:pPr>
          </w:p>
          <w:p w14:paraId="0C5658AD" w14:textId="77777777" w:rsidR="00562F87" w:rsidRDefault="00A42A00">
            <w:pPr>
              <w:pStyle w:val="TableTextNormal"/>
            </w:pPr>
            <w:r>
              <w:rPr>
                <w:noProof/>
                <w:sz w:val="0"/>
                <w:szCs w:val="0"/>
              </w:rPr>
              <w:drawing>
                <wp:inline distT="0" distB="0" distL="0" distR="0" wp14:anchorId="02171999" wp14:editId="4B3DA486">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4 Div. 4.3 :   Public  = 13</w:t>
            </w:r>
          </w:p>
          <w:p w14:paraId="6794A01D" w14:textId="77777777" w:rsidR="00562F87" w:rsidRDefault="00562F87">
            <w:pPr>
              <w:pStyle w:val="TableTextNormal"/>
              <w:tabs>
                <w:tab w:val="left" w:pos="540"/>
              </w:tabs>
            </w:pPr>
          </w:p>
          <w:p w14:paraId="4BCF6C60" w14:textId="77777777" w:rsidR="00562F87" w:rsidRDefault="00A42A00">
            <w:pPr>
              <w:pStyle w:val="TableTextNormal"/>
            </w:pPr>
            <w:r>
              <w:t xml:space="preserve">substances which, in contact with water, emit flammable gases </w:t>
            </w:r>
          </w:p>
          <w:p w14:paraId="6F7D71AB" w14:textId="77777777" w:rsidR="00562F87" w:rsidRDefault="00A42A00">
            <w:pPr>
              <w:pStyle w:val="TableTextNormal"/>
              <w:tabs>
                <w:tab w:val="left" w:pos="1440"/>
              </w:tabs>
              <w:jc w:val="right"/>
            </w:pPr>
            <w:r>
              <w:rPr>
                <w:rStyle w:val="TableFieldLabel"/>
              </w:rPr>
              <w:t>[ Is static True. Containment is Not Specified. ]</w:t>
            </w:r>
          </w:p>
          <w:p w14:paraId="3A7EA24F" w14:textId="77777777" w:rsidR="00562F87" w:rsidRDefault="00562F87">
            <w:pPr>
              <w:pStyle w:val="TableTextNormal"/>
              <w:tabs>
                <w:tab w:val="left" w:pos="720"/>
              </w:tabs>
            </w:pPr>
          </w:p>
        </w:tc>
      </w:tr>
      <w:tr w:rsidR="00562F87" w14:paraId="6B76D95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BF1C1D" w14:textId="77777777" w:rsidR="00562F87" w:rsidRDefault="00562F87">
            <w:pPr>
              <w:pStyle w:val="TableTextNormal"/>
            </w:pPr>
          </w:p>
          <w:p w14:paraId="4CA6686A" w14:textId="77777777" w:rsidR="00562F87" w:rsidRDefault="00A42A00">
            <w:pPr>
              <w:pStyle w:val="TableTextNormal"/>
            </w:pPr>
            <w:r>
              <w:rPr>
                <w:noProof/>
                <w:sz w:val="0"/>
                <w:szCs w:val="0"/>
              </w:rPr>
              <w:drawing>
                <wp:inline distT="0" distB="0" distL="0" distR="0" wp14:anchorId="16DD8D63" wp14:editId="4C85DE3D">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5 Div. 5.1 :   Public  = 14</w:t>
            </w:r>
          </w:p>
          <w:p w14:paraId="27008938" w14:textId="77777777" w:rsidR="00562F87" w:rsidRDefault="00562F87">
            <w:pPr>
              <w:pStyle w:val="TableTextNormal"/>
              <w:tabs>
                <w:tab w:val="left" w:pos="540"/>
              </w:tabs>
            </w:pPr>
          </w:p>
          <w:p w14:paraId="5A9CF399" w14:textId="77777777" w:rsidR="00562F87" w:rsidRDefault="00A42A00">
            <w:pPr>
              <w:pStyle w:val="TableTextNormal"/>
            </w:pPr>
            <w:r>
              <w:t xml:space="preserve">oxidizing substances </w:t>
            </w:r>
          </w:p>
          <w:p w14:paraId="523A0EA5" w14:textId="77777777" w:rsidR="00562F87" w:rsidRDefault="00A42A00">
            <w:pPr>
              <w:pStyle w:val="TableTextNormal"/>
              <w:tabs>
                <w:tab w:val="left" w:pos="1440"/>
              </w:tabs>
              <w:jc w:val="right"/>
            </w:pPr>
            <w:r>
              <w:rPr>
                <w:rStyle w:val="TableFieldLabel"/>
              </w:rPr>
              <w:t>[ Is static True. Containment is Not Specified. ]</w:t>
            </w:r>
          </w:p>
          <w:p w14:paraId="1850B685" w14:textId="77777777" w:rsidR="00562F87" w:rsidRDefault="00562F87">
            <w:pPr>
              <w:pStyle w:val="TableTextNormal"/>
              <w:tabs>
                <w:tab w:val="left" w:pos="720"/>
              </w:tabs>
            </w:pPr>
          </w:p>
        </w:tc>
      </w:tr>
      <w:tr w:rsidR="00562F87" w14:paraId="7CA527B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7CD451" w14:textId="77777777" w:rsidR="00562F87" w:rsidRDefault="00562F87">
            <w:pPr>
              <w:pStyle w:val="TableTextNormal"/>
            </w:pPr>
          </w:p>
          <w:p w14:paraId="54EA0F0D" w14:textId="77777777" w:rsidR="00562F87" w:rsidRDefault="00A42A00">
            <w:pPr>
              <w:pStyle w:val="TableTextNormal"/>
            </w:pPr>
            <w:r>
              <w:rPr>
                <w:noProof/>
                <w:sz w:val="0"/>
                <w:szCs w:val="0"/>
              </w:rPr>
              <w:drawing>
                <wp:inline distT="0" distB="0" distL="0" distR="0" wp14:anchorId="46ABAABE" wp14:editId="42C21A08">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5 Div. 5.2 :   Public  = 15</w:t>
            </w:r>
          </w:p>
          <w:p w14:paraId="32504795" w14:textId="77777777" w:rsidR="00562F87" w:rsidRDefault="00562F87">
            <w:pPr>
              <w:pStyle w:val="TableTextNormal"/>
              <w:tabs>
                <w:tab w:val="left" w:pos="540"/>
              </w:tabs>
            </w:pPr>
          </w:p>
          <w:p w14:paraId="4CD6DB25" w14:textId="77777777" w:rsidR="00562F87" w:rsidRDefault="00A42A00">
            <w:pPr>
              <w:pStyle w:val="TableTextNormal"/>
            </w:pPr>
            <w:r>
              <w:t>organic peroxides</w:t>
            </w:r>
          </w:p>
          <w:p w14:paraId="69A2073C" w14:textId="77777777" w:rsidR="00562F87" w:rsidRDefault="00A42A00">
            <w:pPr>
              <w:pStyle w:val="TableTextNormal"/>
              <w:tabs>
                <w:tab w:val="left" w:pos="1440"/>
              </w:tabs>
              <w:jc w:val="right"/>
            </w:pPr>
            <w:r>
              <w:rPr>
                <w:rStyle w:val="TableFieldLabel"/>
              </w:rPr>
              <w:t>[ Is static True. Containment is Not Specified. ]</w:t>
            </w:r>
          </w:p>
          <w:p w14:paraId="07FC7F1D" w14:textId="77777777" w:rsidR="00562F87" w:rsidRDefault="00562F87">
            <w:pPr>
              <w:pStyle w:val="TableTextNormal"/>
              <w:tabs>
                <w:tab w:val="left" w:pos="720"/>
              </w:tabs>
            </w:pPr>
          </w:p>
        </w:tc>
      </w:tr>
      <w:tr w:rsidR="00562F87" w14:paraId="2599AFF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F2844E" w14:textId="77777777" w:rsidR="00562F87" w:rsidRDefault="00562F87">
            <w:pPr>
              <w:pStyle w:val="TableTextNormal"/>
            </w:pPr>
          </w:p>
          <w:p w14:paraId="00CA8DEA" w14:textId="77777777" w:rsidR="00562F87" w:rsidRDefault="00A42A00">
            <w:pPr>
              <w:pStyle w:val="TableTextNormal"/>
            </w:pPr>
            <w:r>
              <w:rPr>
                <w:noProof/>
                <w:sz w:val="0"/>
                <w:szCs w:val="0"/>
              </w:rPr>
              <w:drawing>
                <wp:inline distT="0" distB="0" distL="0" distR="0" wp14:anchorId="2B6D8B09" wp14:editId="247BA1DA">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6 Div. 6.1 :   Public  = 16</w:t>
            </w:r>
          </w:p>
          <w:p w14:paraId="75B2FADC" w14:textId="77777777" w:rsidR="00562F87" w:rsidRDefault="00562F87">
            <w:pPr>
              <w:pStyle w:val="TableTextNormal"/>
              <w:tabs>
                <w:tab w:val="left" w:pos="540"/>
              </w:tabs>
            </w:pPr>
          </w:p>
          <w:p w14:paraId="6E4EB43E" w14:textId="77777777" w:rsidR="00562F87" w:rsidRDefault="00A42A00">
            <w:pPr>
              <w:pStyle w:val="TableTextNormal"/>
            </w:pPr>
            <w:r>
              <w:t xml:space="preserve">toxic substances </w:t>
            </w:r>
          </w:p>
          <w:p w14:paraId="5C65B0AC" w14:textId="77777777" w:rsidR="00562F87" w:rsidRDefault="00A42A00">
            <w:pPr>
              <w:pStyle w:val="TableTextNormal"/>
              <w:tabs>
                <w:tab w:val="left" w:pos="1440"/>
              </w:tabs>
              <w:jc w:val="right"/>
            </w:pPr>
            <w:r>
              <w:rPr>
                <w:rStyle w:val="TableFieldLabel"/>
              </w:rPr>
              <w:t>[ Is static True. Containment is Not Specified. ]</w:t>
            </w:r>
          </w:p>
          <w:p w14:paraId="4437A3F4" w14:textId="77777777" w:rsidR="00562F87" w:rsidRDefault="00562F87">
            <w:pPr>
              <w:pStyle w:val="TableTextNormal"/>
              <w:tabs>
                <w:tab w:val="left" w:pos="720"/>
              </w:tabs>
            </w:pPr>
          </w:p>
        </w:tc>
      </w:tr>
      <w:tr w:rsidR="00562F87" w14:paraId="5FB0BFA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FF8466" w14:textId="77777777" w:rsidR="00562F87" w:rsidRDefault="00562F87">
            <w:pPr>
              <w:pStyle w:val="TableTextNormal"/>
            </w:pPr>
          </w:p>
          <w:p w14:paraId="4C86FA58" w14:textId="77777777" w:rsidR="00562F87" w:rsidRDefault="00A42A00">
            <w:pPr>
              <w:pStyle w:val="TableTextNormal"/>
            </w:pPr>
            <w:r>
              <w:rPr>
                <w:noProof/>
                <w:sz w:val="0"/>
                <w:szCs w:val="0"/>
              </w:rPr>
              <w:drawing>
                <wp:inline distT="0" distB="0" distL="0" distR="0" wp14:anchorId="35FCE9E9" wp14:editId="42A64E96">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6. Div. 6.2 :   Public  = 17</w:t>
            </w:r>
          </w:p>
          <w:p w14:paraId="713EF222" w14:textId="77777777" w:rsidR="00562F87" w:rsidRDefault="00562F87">
            <w:pPr>
              <w:pStyle w:val="TableTextNormal"/>
              <w:tabs>
                <w:tab w:val="left" w:pos="540"/>
              </w:tabs>
            </w:pPr>
          </w:p>
          <w:p w14:paraId="16DBFF56" w14:textId="77777777" w:rsidR="00562F87" w:rsidRDefault="00A42A00">
            <w:pPr>
              <w:pStyle w:val="TableTextNormal"/>
            </w:pPr>
            <w:r>
              <w:t xml:space="preserve">infectious substances </w:t>
            </w:r>
          </w:p>
          <w:p w14:paraId="10DF38D2" w14:textId="77777777" w:rsidR="00562F87" w:rsidRDefault="00A42A00">
            <w:pPr>
              <w:pStyle w:val="TableTextNormal"/>
              <w:tabs>
                <w:tab w:val="left" w:pos="1440"/>
              </w:tabs>
              <w:jc w:val="right"/>
            </w:pPr>
            <w:r>
              <w:rPr>
                <w:rStyle w:val="TableFieldLabel"/>
              </w:rPr>
              <w:t>[ Is static True. Containment is Not Specified. ]</w:t>
            </w:r>
          </w:p>
          <w:p w14:paraId="5E939B11" w14:textId="77777777" w:rsidR="00562F87" w:rsidRDefault="00562F87">
            <w:pPr>
              <w:pStyle w:val="TableTextNormal"/>
              <w:tabs>
                <w:tab w:val="left" w:pos="720"/>
              </w:tabs>
            </w:pPr>
          </w:p>
        </w:tc>
      </w:tr>
      <w:tr w:rsidR="00562F87" w14:paraId="724397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B559C3" w14:textId="77777777" w:rsidR="00562F87" w:rsidRDefault="00562F87">
            <w:pPr>
              <w:pStyle w:val="TableTextNormal"/>
            </w:pPr>
          </w:p>
          <w:p w14:paraId="3A415D7D" w14:textId="77777777" w:rsidR="00562F87" w:rsidRDefault="00A42A00">
            <w:pPr>
              <w:pStyle w:val="TableTextNormal"/>
            </w:pPr>
            <w:r>
              <w:rPr>
                <w:noProof/>
                <w:sz w:val="0"/>
                <w:szCs w:val="0"/>
              </w:rPr>
              <w:drawing>
                <wp:inline distT="0" distB="0" distL="0" distR="0" wp14:anchorId="01219A27" wp14:editId="01236C7D">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7 :   Public  = 18</w:t>
            </w:r>
          </w:p>
          <w:p w14:paraId="78AC6178" w14:textId="77777777" w:rsidR="00562F87" w:rsidRDefault="00562F87">
            <w:pPr>
              <w:pStyle w:val="TableTextNormal"/>
              <w:tabs>
                <w:tab w:val="left" w:pos="540"/>
              </w:tabs>
            </w:pPr>
          </w:p>
          <w:p w14:paraId="0824295D" w14:textId="77777777" w:rsidR="00562F87" w:rsidRDefault="00A42A00">
            <w:pPr>
              <w:pStyle w:val="TableTextNormal"/>
            </w:pPr>
            <w:r>
              <w:t xml:space="preserve">Radioactive material </w:t>
            </w:r>
          </w:p>
          <w:p w14:paraId="6E53967F" w14:textId="77777777" w:rsidR="00562F87" w:rsidRDefault="00A42A00">
            <w:pPr>
              <w:pStyle w:val="TableTextNormal"/>
              <w:tabs>
                <w:tab w:val="left" w:pos="1440"/>
              </w:tabs>
              <w:jc w:val="right"/>
            </w:pPr>
            <w:r>
              <w:rPr>
                <w:rStyle w:val="TableFieldLabel"/>
              </w:rPr>
              <w:t>[ Is static True. Containment is Not Specified. ]</w:t>
            </w:r>
          </w:p>
          <w:p w14:paraId="17C16B71" w14:textId="77777777" w:rsidR="00562F87" w:rsidRDefault="00562F87">
            <w:pPr>
              <w:pStyle w:val="TableTextNormal"/>
              <w:tabs>
                <w:tab w:val="left" w:pos="720"/>
              </w:tabs>
            </w:pPr>
          </w:p>
        </w:tc>
      </w:tr>
      <w:tr w:rsidR="00562F87" w14:paraId="4BDEED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1FC370" w14:textId="77777777" w:rsidR="00562F87" w:rsidRDefault="00562F87">
            <w:pPr>
              <w:pStyle w:val="TableTextNormal"/>
            </w:pPr>
          </w:p>
          <w:p w14:paraId="2B995AA8" w14:textId="77777777" w:rsidR="00562F87" w:rsidRDefault="00A42A00">
            <w:pPr>
              <w:pStyle w:val="TableTextNormal"/>
            </w:pPr>
            <w:r>
              <w:rPr>
                <w:noProof/>
                <w:sz w:val="0"/>
                <w:szCs w:val="0"/>
              </w:rPr>
              <w:drawing>
                <wp:inline distT="0" distB="0" distL="0" distR="0" wp14:anchorId="4705B23B" wp14:editId="409356F6">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8 :   Public  = 19</w:t>
            </w:r>
          </w:p>
          <w:p w14:paraId="3537B700" w14:textId="77777777" w:rsidR="00562F87" w:rsidRDefault="00562F87">
            <w:pPr>
              <w:pStyle w:val="TableTextNormal"/>
              <w:tabs>
                <w:tab w:val="left" w:pos="540"/>
              </w:tabs>
            </w:pPr>
          </w:p>
          <w:p w14:paraId="357437EB" w14:textId="77777777" w:rsidR="00562F87" w:rsidRDefault="00A42A00">
            <w:pPr>
              <w:pStyle w:val="TableTextNormal"/>
            </w:pPr>
            <w:r>
              <w:t xml:space="preserve">Corrosive substances </w:t>
            </w:r>
          </w:p>
          <w:p w14:paraId="4691FFB2" w14:textId="77777777" w:rsidR="00562F87" w:rsidRDefault="00A42A00">
            <w:pPr>
              <w:pStyle w:val="TableTextNormal"/>
              <w:tabs>
                <w:tab w:val="left" w:pos="1440"/>
              </w:tabs>
              <w:jc w:val="right"/>
            </w:pPr>
            <w:r>
              <w:rPr>
                <w:rStyle w:val="TableFieldLabel"/>
              </w:rPr>
              <w:t>[ Is static True. Containment is Not Specified. ]</w:t>
            </w:r>
          </w:p>
          <w:p w14:paraId="6A0B3AE2" w14:textId="77777777" w:rsidR="00562F87" w:rsidRDefault="00562F87">
            <w:pPr>
              <w:pStyle w:val="TableTextNormal"/>
              <w:tabs>
                <w:tab w:val="left" w:pos="720"/>
              </w:tabs>
            </w:pPr>
          </w:p>
        </w:tc>
      </w:tr>
      <w:tr w:rsidR="00562F87" w14:paraId="2B1DF7A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4B56CB" w14:textId="77777777" w:rsidR="00562F87" w:rsidRDefault="00562F87">
            <w:pPr>
              <w:pStyle w:val="TableTextNormal"/>
            </w:pPr>
          </w:p>
          <w:p w14:paraId="5F4D8229" w14:textId="77777777" w:rsidR="00562F87" w:rsidRDefault="00A42A00">
            <w:pPr>
              <w:pStyle w:val="TableTextNormal"/>
            </w:pPr>
            <w:r>
              <w:rPr>
                <w:noProof/>
                <w:sz w:val="0"/>
                <w:szCs w:val="0"/>
              </w:rPr>
              <w:drawing>
                <wp:inline distT="0" distB="0" distL="0" distR="0" wp14:anchorId="6F7BFE92" wp14:editId="02E213C4">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IMDG Code Class 9 :   Public  = 20</w:t>
            </w:r>
          </w:p>
          <w:p w14:paraId="3B87459F" w14:textId="77777777" w:rsidR="00562F87" w:rsidRDefault="00562F87">
            <w:pPr>
              <w:pStyle w:val="TableTextNormal"/>
              <w:tabs>
                <w:tab w:val="left" w:pos="540"/>
              </w:tabs>
            </w:pPr>
          </w:p>
          <w:p w14:paraId="4F86BFB9" w14:textId="77777777" w:rsidR="00562F87" w:rsidRDefault="00A42A00">
            <w:pPr>
              <w:pStyle w:val="TableTextNormal"/>
            </w:pPr>
            <w:r>
              <w:t xml:space="preserve">Miscellaneous dangerous substances and articles </w:t>
            </w:r>
          </w:p>
          <w:p w14:paraId="7F7609AC" w14:textId="77777777" w:rsidR="00562F87" w:rsidRDefault="00A42A00">
            <w:pPr>
              <w:pStyle w:val="TableTextNormal"/>
              <w:tabs>
                <w:tab w:val="left" w:pos="1440"/>
              </w:tabs>
              <w:jc w:val="right"/>
            </w:pPr>
            <w:r>
              <w:rPr>
                <w:rStyle w:val="TableFieldLabel"/>
              </w:rPr>
              <w:t>[ Is static True. Containment is Not Specified. ]</w:t>
            </w:r>
          </w:p>
          <w:p w14:paraId="6E5E1A25" w14:textId="77777777" w:rsidR="00562F87" w:rsidRDefault="00562F87">
            <w:pPr>
              <w:pStyle w:val="TableTextNormal"/>
              <w:tabs>
                <w:tab w:val="left" w:pos="720"/>
              </w:tabs>
            </w:pPr>
          </w:p>
        </w:tc>
      </w:tr>
      <w:tr w:rsidR="00562F87" w14:paraId="6A5A9D3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B27F09" w14:textId="77777777" w:rsidR="00562F87" w:rsidRDefault="00562F87">
            <w:pPr>
              <w:pStyle w:val="TableTextNormal"/>
            </w:pPr>
          </w:p>
          <w:p w14:paraId="55C04D0B" w14:textId="77777777" w:rsidR="00562F87" w:rsidRDefault="00A42A00">
            <w:pPr>
              <w:pStyle w:val="TableTextNormal"/>
            </w:pPr>
            <w:r>
              <w:rPr>
                <w:noProof/>
                <w:sz w:val="0"/>
                <w:szCs w:val="0"/>
              </w:rPr>
              <w:drawing>
                <wp:inline distT="0" distB="0" distL="0" distR="0" wp14:anchorId="361CE8E5" wp14:editId="0E1F76DC">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Harmful Substances in packaged form :   Public  = 21</w:t>
            </w:r>
          </w:p>
          <w:p w14:paraId="4D58717E" w14:textId="77777777" w:rsidR="00562F87" w:rsidRDefault="00562F87">
            <w:pPr>
              <w:pStyle w:val="TableTextNormal"/>
              <w:tabs>
                <w:tab w:val="left" w:pos="540"/>
              </w:tabs>
            </w:pPr>
          </w:p>
          <w:p w14:paraId="5506C816" w14:textId="77777777" w:rsidR="00562F87" w:rsidRDefault="00A42A00">
            <w:pPr>
              <w:pStyle w:val="TableTextNormal"/>
            </w:pPr>
            <w:r>
              <w:t xml:space="preserve">Harmful substances are those substances which are identified as marine pollutants in the International Maritime Dangerous Goods Code (IMDG Code). Packaged form is defined as the forms of containment specified for harmful substances in the IMDG Code. (MARPOL (73/78) Annex III) </w:t>
            </w:r>
          </w:p>
          <w:p w14:paraId="0036E19E" w14:textId="77777777" w:rsidR="00562F87" w:rsidRDefault="00A42A00">
            <w:pPr>
              <w:pStyle w:val="TableTextNormal"/>
              <w:tabs>
                <w:tab w:val="left" w:pos="1440"/>
              </w:tabs>
              <w:jc w:val="right"/>
            </w:pPr>
            <w:r>
              <w:rPr>
                <w:rStyle w:val="TableFieldLabel"/>
              </w:rPr>
              <w:t>[ Is static True. Containment is Not Specified. ]</w:t>
            </w:r>
          </w:p>
          <w:p w14:paraId="547A13E8" w14:textId="77777777" w:rsidR="00562F87" w:rsidRDefault="00562F87">
            <w:pPr>
              <w:pStyle w:val="TableTextNormal"/>
              <w:tabs>
                <w:tab w:val="left" w:pos="720"/>
              </w:tabs>
            </w:pPr>
          </w:p>
        </w:tc>
      </w:tr>
    </w:tbl>
    <w:p w14:paraId="314F6CAE" w14:textId="77777777" w:rsidR="00562F87" w:rsidRDefault="00562F87">
      <w:pPr>
        <w:pStyle w:val="Notes"/>
      </w:pPr>
    </w:p>
    <w:p w14:paraId="4F090D2D" w14:textId="77777777" w:rsidR="00562F87" w:rsidRDefault="00A42A00">
      <w:pPr>
        <w:pStyle w:val="Notes"/>
      </w:pPr>
      <w:r>
        <w:t xml:space="preserve">  </w:t>
      </w:r>
      <w:bookmarkEnd w:id="207"/>
    </w:p>
    <w:p w14:paraId="294B5981" w14:textId="77777777" w:rsidR="00562F87" w:rsidRDefault="00562F87">
      <w:pPr>
        <w:pStyle w:val="Notes"/>
      </w:pPr>
    </w:p>
    <w:p w14:paraId="4AB581C1" w14:textId="77777777" w:rsidR="00562F87" w:rsidRDefault="00A42A00">
      <w:pPr>
        <w:pStyle w:val="Heading3"/>
      </w:pPr>
      <w:bookmarkStart w:id="209" w:name="BKM_DCB98373_6962_4B90_A49F_7F3D10E6B940"/>
      <w:bookmarkStart w:id="210" w:name="_Toc25000167"/>
      <w:proofErr w:type="spellStart"/>
      <w:r>
        <w:t>categoryOfMaritimeBroadcast</w:t>
      </w:r>
      <w:bookmarkEnd w:id="210"/>
      <w:proofErr w:type="spellEnd"/>
    </w:p>
    <w:p w14:paraId="303FA56D" w14:textId="77777777" w:rsidR="00562F87" w:rsidRDefault="00A42A00">
      <w:pPr>
        <w:pStyle w:val="Notes"/>
      </w:pPr>
      <w:r>
        <w:rPr>
          <w:rStyle w:val="Italics"/>
        </w:rPr>
        <w:t>Enumeration in package 'S-127 Domain Model'</w:t>
      </w:r>
    </w:p>
    <w:p w14:paraId="14BA180C" w14:textId="77777777" w:rsidR="00562F87" w:rsidRDefault="00562F87">
      <w:pPr>
        <w:pStyle w:val="Notes"/>
        <w:tabs>
          <w:tab w:val="left" w:pos="720"/>
        </w:tabs>
      </w:pPr>
    </w:p>
    <w:p w14:paraId="423948D8" w14:textId="77777777" w:rsidR="00562F87" w:rsidRDefault="00A42A00">
      <w:pPr>
        <w:pStyle w:val="Notes"/>
      </w:pPr>
      <w:r>
        <w:t>Classification of maritime broadcast based on the nature of information conveyed.</w:t>
      </w:r>
    </w:p>
    <w:p w14:paraId="2AAC610F" w14:textId="77777777" w:rsidR="00562F87" w:rsidRDefault="00562F87">
      <w:pPr>
        <w:pStyle w:val="Notes"/>
      </w:pPr>
    </w:p>
    <w:p w14:paraId="32144714" w14:textId="77777777" w:rsidR="00562F87" w:rsidRDefault="00A42A00">
      <w:pPr>
        <w:pStyle w:val="Properties"/>
      </w:pPr>
      <w:proofErr w:type="spellStart"/>
      <w:r>
        <w:t>categoryOfMaritimeBroadcast</w:t>
      </w:r>
      <w:proofErr w:type="spellEnd"/>
      <w:r>
        <w:t xml:space="preserve"> </w:t>
      </w:r>
    </w:p>
    <w:p w14:paraId="4EF7A0CF" w14:textId="77777777" w:rsidR="00562F87" w:rsidRDefault="00A42A00">
      <w:pPr>
        <w:pStyle w:val="Properties"/>
      </w:pPr>
      <w:r>
        <w:t>Version 1.0  Phase 1.0  Proposed</w:t>
      </w:r>
    </w:p>
    <w:p w14:paraId="0CE0F72D" w14:textId="77777777" w:rsidR="00562F87" w:rsidRDefault="00A42A00">
      <w:pPr>
        <w:pStyle w:val="Properties"/>
      </w:pPr>
      <w:proofErr w:type="spellStart"/>
      <w:r>
        <w:t>raphaelm</w:t>
      </w:r>
      <w:proofErr w:type="spellEnd"/>
      <w:r>
        <w:t xml:space="preserve"> created on 28-May-2018.  Last modified 20-Aug-2018</w:t>
      </w:r>
    </w:p>
    <w:p w14:paraId="2D7721E3" w14:textId="77777777" w:rsidR="00562F87" w:rsidRDefault="00A42A00">
      <w:pPr>
        <w:pStyle w:val="Properties"/>
      </w:pPr>
      <w:r>
        <w:t>Alias CATMAB</w:t>
      </w:r>
    </w:p>
    <w:p w14:paraId="4E5BBF3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8E9361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0C32182" w14:textId="77777777" w:rsidR="00562F87" w:rsidRDefault="00A42A00">
            <w:pPr>
              <w:pStyle w:val="TableHeadingLight"/>
            </w:pPr>
            <w:r>
              <w:t>ATTRIBUTES</w:t>
            </w:r>
          </w:p>
        </w:tc>
      </w:tr>
      <w:tr w:rsidR="00562F87" w14:paraId="3910337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CDF816" w14:textId="77777777" w:rsidR="00562F87" w:rsidRDefault="00562F87">
            <w:pPr>
              <w:pStyle w:val="TableTextNormal"/>
            </w:pPr>
          </w:p>
          <w:p w14:paraId="39B34001" w14:textId="77777777" w:rsidR="00562F87" w:rsidRDefault="00A42A00">
            <w:pPr>
              <w:pStyle w:val="TableTextNormal"/>
            </w:pPr>
            <w:r>
              <w:rPr>
                <w:noProof/>
                <w:sz w:val="0"/>
                <w:szCs w:val="0"/>
              </w:rPr>
              <w:drawing>
                <wp:inline distT="0" distB="0" distL="0" distR="0" wp14:anchorId="681F7BFC" wp14:editId="1AE456E1">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navigational warning :   Public  = 1</w:t>
            </w:r>
          </w:p>
          <w:p w14:paraId="2CAB424D" w14:textId="77777777" w:rsidR="00562F87" w:rsidRDefault="00562F87">
            <w:pPr>
              <w:pStyle w:val="TableTextNormal"/>
              <w:tabs>
                <w:tab w:val="left" w:pos="540"/>
              </w:tabs>
            </w:pPr>
          </w:p>
          <w:p w14:paraId="411B58F1" w14:textId="77777777" w:rsidR="00562F87" w:rsidRDefault="00A42A00">
            <w:pPr>
              <w:pStyle w:val="TableTextNormal"/>
            </w:pPr>
            <w:r>
              <w:t>message containing urgent information relevant to safe navigation broadcast to ships in accordance with the provisions of the International Convention for the Safety of Life at Sea, 1974, as amended</w:t>
            </w:r>
          </w:p>
          <w:p w14:paraId="512FEEA4" w14:textId="77777777" w:rsidR="00562F87" w:rsidRDefault="00A42A00">
            <w:pPr>
              <w:pStyle w:val="TableTextNormal"/>
              <w:tabs>
                <w:tab w:val="left" w:pos="1440"/>
              </w:tabs>
              <w:jc w:val="right"/>
            </w:pPr>
            <w:r>
              <w:rPr>
                <w:rStyle w:val="TableFieldLabel"/>
              </w:rPr>
              <w:t>[ Is static True. Containment is Not Specified. ]</w:t>
            </w:r>
          </w:p>
          <w:p w14:paraId="36E2E24B" w14:textId="77777777" w:rsidR="00562F87" w:rsidRDefault="00562F87">
            <w:pPr>
              <w:pStyle w:val="TableTextNormal"/>
              <w:tabs>
                <w:tab w:val="left" w:pos="720"/>
              </w:tabs>
            </w:pPr>
          </w:p>
        </w:tc>
      </w:tr>
      <w:tr w:rsidR="00562F87" w14:paraId="7C1767F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93E687" w14:textId="77777777" w:rsidR="00562F87" w:rsidRDefault="00562F87">
            <w:pPr>
              <w:pStyle w:val="TableTextNormal"/>
            </w:pPr>
          </w:p>
          <w:p w14:paraId="6DFF91A5" w14:textId="77777777" w:rsidR="00562F87" w:rsidRDefault="00A42A00">
            <w:pPr>
              <w:pStyle w:val="TableTextNormal"/>
            </w:pPr>
            <w:r>
              <w:rPr>
                <w:noProof/>
                <w:sz w:val="0"/>
                <w:szCs w:val="0"/>
              </w:rPr>
              <w:drawing>
                <wp:inline distT="0" distB="0" distL="0" distR="0" wp14:anchorId="44E5B188" wp14:editId="3AD8864C">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meteorological warning :   Public  = 2</w:t>
            </w:r>
          </w:p>
          <w:p w14:paraId="00836786" w14:textId="77777777" w:rsidR="00562F87" w:rsidRDefault="00562F87">
            <w:pPr>
              <w:pStyle w:val="TableTextNormal"/>
              <w:tabs>
                <w:tab w:val="left" w:pos="540"/>
              </w:tabs>
            </w:pPr>
          </w:p>
          <w:p w14:paraId="4C272777" w14:textId="77777777" w:rsidR="00562F87" w:rsidRDefault="00A42A00">
            <w:pPr>
              <w:pStyle w:val="TableTextNormal"/>
            </w:pPr>
            <w:r>
              <w:t>warning of adverse weather conditions</w:t>
            </w:r>
          </w:p>
          <w:p w14:paraId="1521EB62" w14:textId="77777777" w:rsidR="00562F87" w:rsidRDefault="00A42A00">
            <w:pPr>
              <w:pStyle w:val="TableTextNormal"/>
              <w:tabs>
                <w:tab w:val="left" w:pos="1440"/>
              </w:tabs>
              <w:jc w:val="right"/>
            </w:pPr>
            <w:r>
              <w:rPr>
                <w:rStyle w:val="TableFieldLabel"/>
              </w:rPr>
              <w:t>[ Is static True. Containment is Not Specified. ]</w:t>
            </w:r>
          </w:p>
          <w:p w14:paraId="514FC3CD" w14:textId="77777777" w:rsidR="00562F87" w:rsidRDefault="00562F87">
            <w:pPr>
              <w:pStyle w:val="TableTextNormal"/>
              <w:tabs>
                <w:tab w:val="left" w:pos="720"/>
              </w:tabs>
            </w:pPr>
          </w:p>
        </w:tc>
      </w:tr>
      <w:tr w:rsidR="00562F87" w14:paraId="78D9F8C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FC3610" w14:textId="77777777" w:rsidR="00562F87" w:rsidRDefault="00562F87">
            <w:pPr>
              <w:pStyle w:val="TableTextNormal"/>
            </w:pPr>
          </w:p>
          <w:p w14:paraId="6EB2DAA7" w14:textId="77777777" w:rsidR="00562F87" w:rsidRDefault="00A42A00">
            <w:pPr>
              <w:pStyle w:val="TableTextNormal"/>
            </w:pPr>
            <w:r>
              <w:rPr>
                <w:noProof/>
                <w:sz w:val="0"/>
                <w:szCs w:val="0"/>
              </w:rPr>
              <w:drawing>
                <wp:inline distT="0" distB="0" distL="0" distR="0" wp14:anchorId="1FA4EDEC" wp14:editId="1548482F">
                  <wp:extent cx="114300" cy="1143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ice report :   Public  = 3</w:t>
            </w:r>
          </w:p>
          <w:p w14:paraId="5E7B2683" w14:textId="77777777" w:rsidR="00562F87" w:rsidRDefault="00562F87">
            <w:pPr>
              <w:pStyle w:val="TableTextNormal"/>
              <w:tabs>
                <w:tab w:val="left" w:pos="540"/>
              </w:tabs>
            </w:pPr>
          </w:p>
          <w:p w14:paraId="35815485" w14:textId="77777777" w:rsidR="00562F87" w:rsidRDefault="00A42A00">
            <w:pPr>
              <w:pStyle w:val="TableTextNormal"/>
            </w:pPr>
            <w:r>
              <w:t>report of the ice situation and restrictions to shipping</w:t>
            </w:r>
          </w:p>
          <w:p w14:paraId="3D943F7E" w14:textId="77777777" w:rsidR="00562F87" w:rsidRDefault="00A42A00">
            <w:pPr>
              <w:pStyle w:val="TableTextNormal"/>
              <w:tabs>
                <w:tab w:val="left" w:pos="1440"/>
              </w:tabs>
              <w:jc w:val="right"/>
            </w:pPr>
            <w:r>
              <w:rPr>
                <w:rStyle w:val="TableFieldLabel"/>
              </w:rPr>
              <w:t>[ Is static True. Containment is Not Specified. ]</w:t>
            </w:r>
          </w:p>
          <w:p w14:paraId="7B54A20E" w14:textId="77777777" w:rsidR="00562F87" w:rsidRDefault="00562F87">
            <w:pPr>
              <w:pStyle w:val="TableTextNormal"/>
              <w:tabs>
                <w:tab w:val="left" w:pos="720"/>
              </w:tabs>
            </w:pPr>
          </w:p>
        </w:tc>
      </w:tr>
      <w:tr w:rsidR="00562F87" w14:paraId="34C38AC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29061D" w14:textId="77777777" w:rsidR="00562F87" w:rsidRDefault="00562F87">
            <w:pPr>
              <w:pStyle w:val="TableTextNormal"/>
            </w:pPr>
          </w:p>
          <w:p w14:paraId="09DC6613" w14:textId="77777777" w:rsidR="00562F87" w:rsidRDefault="00A42A00">
            <w:pPr>
              <w:pStyle w:val="TableTextNormal"/>
            </w:pPr>
            <w:r>
              <w:rPr>
                <w:noProof/>
                <w:sz w:val="0"/>
                <w:szCs w:val="0"/>
              </w:rPr>
              <w:drawing>
                <wp:inline distT="0" distB="0" distL="0" distR="0" wp14:anchorId="1105F790" wp14:editId="2CF7038A">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SAR information :   Public  = 4</w:t>
            </w:r>
          </w:p>
          <w:p w14:paraId="67448AB7" w14:textId="77777777" w:rsidR="00562F87" w:rsidRDefault="00562F87">
            <w:pPr>
              <w:pStyle w:val="TableTextNormal"/>
              <w:tabs>
                <w:tab w:val="left" w:pos="540"/>
              </w:tabs>
            </w:pPr>
          </w:p>
          <w:p w14:paraId="4B8A87F0" w14:textId="77777777" w:rsidR="00562F87" w:rsidRDefault="00A42A00">
            <w:pPr>
              <w:pStyle w:val="TableTextNormal"/>
            </w:pPr>
            <w:r>
              <w:t>broadcast message with information about an ongoing SAR operation</w:t>
            </w:r>
          </w:p>
          <w:p w14:paraId="1C8DECE3" w14:textId="77777777" w:rsidR="00562F87" w:rsidRDefault="00A42A00">
            <w:pPr>
              <w:pStyle w:val="TableTextNormal"/>
              <w:tabs>
                <w:tab w:val="left" w:pos="1440"/>
              </w:tabs>
              <w:jc w:val="right"/>
            </w:pPr>
            <w:r>
              <w:rPr>
                <w:rStyle w:val="TableFieldLabel"/>
              </w:rPr>
              <w:t>[ Is static True. Containment is Not Specified. ]</w:t>
            </w:r>
          </w:p>
          <w:p w14:paraId="0BC58D1F" w14:textId="77777777" w:rsidR="00562F87" w:rsidRDefault="00562F87">
            <w:pPr>
              <w:pStyle w:val="TableTextNormal"/>
              <w:tabs>
                <w:tab w:val="left" w:pos="720"/>
              </w:tabs>
            </w:pPr>
          </w:p>
        </w:tc>
      </w:tr>
      <w:tr w:rsidR="00562F87" w14:paraId="434F76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AF7D5C" w14:textId="77777777" w:rsidR="00562F87" w:rsidRDefault="00562F87">
            <w:pPr>
              <w:pStyle w:val="TableTextNormal"/>
            </w:pPr>
          </w:p>
          <w:p w14:paraId="03690B71" w14:textId="77777777" w:rsidR="00562F87" w:rsidRDefault="00A42A00">
            <w:pPr>
              <w:pStyle w:val="TableTextNormal"/>
            </w:pPr>
            <w:r>
              <w:rPr>
                <w:noProof/>
                <w:sz w:val="0"/>
                <w:szCs w:val="0"/>
              </w:rPr>
              <w:drawing>
                <wp:inline distT="0" distB="0" distL="0" distR="0" wp14:anchorId="1B4F8FC4" wp14:editId="564B0262">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pirate attack warning :   Public  = 5</w:t>
            </w:r>
          </w:p>
          <w:p w14:paraId="6FE8996F" w14:textId="77777777" w:rsidR="00562F87" w:rsidRDefault="00562F87">
            <w:pPr>
              <w:pStyle w:val="TableTextNormal"/>
              <w:tabs>
                <w:tab w:val="left" w:pos="540"/>
              </w:tabs>
            </w:pPr>
          </w:p>
          <w:p w14:paraId="495317AF" w14:textId="77777777" w:rsidR="00562F87" w:rsidRDefault="00A42A00">
            <w:pPr>
              <w:pStyle w:val="TableTextNormal"/>
            </w:pPr>
            <w:r>
              <w:t>warning of possible attack by pirates</w:t>
            </w:r>
          </w:p>
          <w:p w14:paraId="13C05ED5" w14:textId="77777777" w:rsidR="00562F87" w:rsidRDefault="00A42A00">
            <w:pPr>
              <w:pStyle w:val="TableTextNormal"/>
              <w:tabs>
                <w:tab w:val="left" w:pos="1440"/>
              </w:tabs>
              <w:jc w:val="right"/>
            </w:pPr>
            <w:r>
              <w:rPr>
                <w:rStyle w:val="TableFieldLabel"/>
              </w:rPr>
              <w:t>[ Is static True. Containment is Not Specified. ]</w:t>
            </w:r>
          </w:p>
          <w:p w14:paraId="5602C514" w14:textId="77777777" w:rsidR="00562F87" w:rsidRDefault="00562F87">
            <w:pPr>
              <w:pStyle w:val="TableTextNormal"/>
              <w:tabs>
                <w:tab w:val="left" w:pos="720"/>
              </w:tabs>
            </w:pPr>
          </w:p>
        </w:tc>
      </w:tr>
      <w:tr w:rsidR="00562F87" w14:paraId="1A1B0B8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8F097E" w14:textId="77777777" w:rsidR="00562F87" w:rsidRDefault="00562F87">
            <w:pPr>
              <w:pStyle w:val="TableTextNormal"/>
            </w:pPr>
          </w:p>
          <w:p w14:paraId="3C6C1C7C" w14:textId="77777777" w:rsidR="00562F87" w:rsidRDefault="00A42A00">
            <w:pPr>
              <w:pStyle w:val="TableTextNormal"/>
            </w:pPr>
            <w:r>
              <w:rPr>
                <w:noProof/>
                <w:sz w:val="0"/>
                <w:szCs w:val="0"/>
              </w:rPr>
              <w:drawing>
                <wp:inline distT="0" distB="0" distL="0" distR="0" wp14:anchorId="16A73B93" wp14:editId="28A5454E">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meteorological forecast :   Public  = 6</w:t>
            </w:r>
          </w:p>
          <w:p w14:paraId="1A8DA89A" w14:textId="77777777" w:rsidR="00562F87" w:rsidRDefault="00562F87">
            <w:pPr>
              <w:pStyle w:val="TableTextNormal"/>
              <w:tabs>
                <w:tab w:val="left" w:pos="540"/>
              </w:tabs>
            </w:pPr>
          </w:p>
          <w:p w14:paraId="4789D078" w14:textId="77777777" w:rsidR="00562F87" w:rsidRDefault="00A42A00">
            <w:pPr>
              <w:pStyle w:val="TableTextNormal"/>
            </w:pPr>
            <w:r>
              <w:t>broadcast message containing meteorological forecast</w:t>
            </w:r>
          </w:p>
          <w:p w14:paraId="0D0F7219" w14:textId="77777777" w:rsidR="00562F87" w:rsidRDefault="00A42A00">
            <w:pPr>
              <w:pStyle w:val="TableTextNormal"/>
              <w:tabs>
                <w:tab w:val="left" w:pos="1440"/>
              </w:tabs>
              <w:jc w:val="right"/>
            </w:pPr>
            <w:r>
              <w:rPr>
                <w:rStyle w:val="TableFieldLabel"/>
              </w:rPr>
              <w:t>[ Is static True. Containment is Not Specified. ]</w:t>
            </w:r>
          </w:p>
          <w:p w14:paraId="2498EF24" w14:textId="77777777" w:rsidR="00562F87" w:rsidRDefault="00562F87">
            <w:pPr>
              <w:pStyle w:val="TableTextNormal"/>
              <w:tabs>
                <w:tab w:val="left" w:pos="720"/>
              </w:tabs>
            </w:pPr>
          </w:p>
        </w:tc>
      </w:tr>
      <w:tr w:rsidR="00562F87" w14:paraId="04FBC03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96E10A" w14:textId="77777777" w:rsidR="00562F87" w:rsidRDefault="00562F87">
            <w:pPr>
              <w:pStyle w:val="TableTextNormal"/>
            </w:pPr>
          </w:p>
          <w:p w14:paraId="2943F4AE" w14:textId="77777777" w:rsidR="00562F87" w:rsidRDefault="00A42A00">
            <w:pPr>
              <w:pStyle w:val="TableTextNormal"/>
            </w:pPr>
            <w:r>
              <w:rPr>
                <w:noProof/>
                <w:sz w:val="0"/>
                <w:szCs w:val="0"/>
              </w:rPr>
              <w:drawing>
                <wp:inline distT="0" distB="0" distL="0" distR="0" wp14:anchorId="67607F13" wp14:editId="7BF7EF83">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pilot service message :   Public  = 7</w:t>
            </w:r>
          </w:p>
          <w:p w14:paraId="2F0E8BF5" w14:textId="77777777" w:rsidR="00562F87" w:rsidRDefault="00562F87">
            <w:pPr>
              <w:pStyle w:val="TableTextNormal"/>
              <w:tabs>
                <w:tab w:val="left" w:pos="540"/>
              </w:tabs>
            </w:pPr>
          </w:p>
          <w:p w14:paraId="5C1BFA30" w14:textId="77777777" w:rsidR="00562F87" w:rsidRDefault="00A42A00">
            <w:pPr>
              <w:pStyle w:val="TableTextNormal"/>
            </w:pPr>
            <w:r>
              <w:t>broadcast message about pilot service</w:t>
            </w:r>
          </w:p>
          <w:p w14:paraId="3859E884" w14:textId="77777777" w:rsidR="00562F87" w:rsidRDefault="00A42A00">
            <w:pPr>
              <w:pStyle w:val="TableTextNormal"/>
              <w:tabs>
                <w:tab w:val="left" w:pos="1440"/>
              </w:tabs>
              <w:jc w:val="right"/>
            </w:pPr>
            <w:r>
              <w:rPr>
                <w:rStyle w:val="TableFieldLabel"/>
              </w:rPr>
              <w:t>[ Is static True. Containment is Not Specified. ]</w:t>
            </w:r>
          </w:p>
          <w:p w14:paraId="6C39EB10" w14:textId="77777777" w:rsidR="00562F87" w:rsidRDefault="00562F87">
            <w:pPr>
              <w:pStyle w:val="TableTextNormal"/>
              <w:tabs>
                <w:tab w:val="left" w:pos="720"/>
              </w:tabs>
            </w:pPr>
          </w:p>
        </w:tc>
      </w:tr>
      <w:tr w:rsidR="00562F87" w14:paraId="518D17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90A047A" w14:textId="77777777" w:rsidR="00562F87" w:rsidRDefault="00562F87">
            <w:pPr>
              <w:pStyle w:val="TableTextNormal"/>
            </w:pPr>
          </w:p>
          <w:p w14:paraId="205A97E3" w14:textId="77777777" w:rsidR="00562F87" w:rsidRDefault="00A42A00">
            <w:pPr>
              <w:pStyle w:val="TableTextNormal"/>
            </w:pPr>
            <w:r>
              <w:rPr>
                <w:noProof/>
                <w:sz w:val="0"/>
                <w:szCs w:val="0"/>
              </w:rPr>
              <w:drawing>
                <wp:inline distT="0" distB="0" distL="0" distR="0" wp14:anchorId="71AC7F34" wp14:editId="0198EF98">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AIS information :   Public  = 8</w:t>
            </w:r>
          </w:p>
          <w:p w14:paraId="4E819197" w14:textId="77777777" w:rsidR="00562F87" w:rsidRDefault="00562F87">
            <w:pPr>
              <w:pStyle w:val="TableTextNormal"/>
              <w:tabs>
                <w:tab w:val="left" w:pos="540"/>
              </w:tabs>
            </w:pPr>
          </w:p>
          <w:p w14:paraId="5BBB3B8D" w14:textId="77777777" w:rsidR="00562F87" w:rsidRDefault="00A42A00">
            <w:pPr>
              <w:pStyle w:val="TableTextNormal"/>
            </w:pPr>
            <w:r>
              <w:t>broadcast message about AIS information</w:t>
            </w:r>
          </w:p>
          <w:p w14:paraId="38E86711" w14:textId="77777777" w:rsidR="00562F87" w:rsidRDefault="00A42A00">
            <w:pPr>
              <w:pStyle w:val="TableTextNormal"/>
              <w:tabs>
                <w:tab w:val="left" w:pos="1440"/>
              </w:tabs>
              <w:jc w:val="right"/>
            </w:pPr>
            <w:r>
              <w:rPr>
                <w:rStyle w:val="TableFieldLabel"/>
              </w:rPr>
              <w:t>[ Is static True. Containment is Not Specified. ]</w:t>
            </w:r>
          </w:p>
          <w:p w14:paraId="46C6BEA8" w14:textId="77777777" w:rsidR="00562F87" w:rsidRDefault="00562F87">
            <w:pPr>
              <w:pStyle w:val="TableTextNormal"/>
              <w:tabs>
                <w:tab w:val="left" w:pos="720"/>
              </w:tabs>
            </w:pPr>
          </w:p>
        </w:tc>
      </w:tr>
      <w:tr w:rsidR="00562F87" w14:paraId="06EBAB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D745CE" w14:textId="77777777" w:rsidR="00562F87" w:rsidRDefault="00562F87">
            <w:pPr>
              <w:pStyle w:val="TableTextNormal"/>
            </w:pPr>
          </w:p>
          <w:p w14:paraId="599DAF00" w14:textId="77777777" w:rsidR="00562F87" w:rsidRDefault="00A42A00">
            <w:pPr>
              <w:pStyle w:val="TableTextNormal"/>
            </w:pPr>
            <w:r>
              <w:rPr>
                <w:noProof/>
                <w:sz w:val="0"/>
                <w:szCs w:val="0"/>
              </w:rPr>
              <w:drawing>
                <wp:inline distT="0" distB="0" distL="0" distR="0" wp14:anchorId="632C5DE1" wp14:editId="381A5B67">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LORAN message :   Public  = 9</w:t>
            </w:r>
          </w:p>
          <w:p w14:paraId="114F7190" w14:textId="77777777" w:rsidR="00562F87" w:rsidRDefault="00562F87">
            <w:pPr>
              <w:pStyle w:val="TableTextNormal"/>
              <w:tabs>
                <w:tab w:val="left" w:pos="540"/>
              </w:tabs>
            </w:pPr>
          </w:p>
          <w:p w14:paraId="2FC45DA2" w14:textId="77777777" w:rsidR="00562F87" w:rsidRDefault="00A42A00">
            <w:pPr>
              <w:pStyle w:val="TableTextNormal"/>
            </w:pPr>
            <w:r>
              <w:t>broadcast message about the LORAN service</w:t>
            </w:r>
          </w:p>
          <w:p w14:paraId="1B48CBCC" w14:textId="77777777" w:rsidR="00562F87" w:rsidRDefault="00A42A00">
            <w:pPr>
              <w:pStyle w:val="TableTextNormal"/>
              <w:tabs>
                <w:tab w:val="left" w:pos="1440"/>
              </w:tabs>
              <w:jc w:val="right"/>
            </w:pPr>
            <w:r>
              <w:rPr>
                <w:rStyle w:val="TableFieldLabel"/>
              </w:rPr>
              <w:t>[ Is static True. Containment is Not Specified. ]</w:t>
            </w:r>
          </w:p>
          <w:p w14:paraId="52BF1093" w14:textId="77777777" w:rsidR="00562F87" w:rsidRDefault="00562F87">
            <w:pPr>
              <w:pStyle w:val="TableTextNormal"/>
              <w:tabs>
                <w:tab w:val="left" w:pos="720"/>
              </w:tabs>
            </w:pPr>
          </w:p>
        </w:tc>
      </w:tr>
      <w:tr w:rsidR="00562F87" w14:paraId="2040D66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1E1328" w14:textId="77777777" w:rsidR="00562F87" w:rsidRDefault="00562F87">
            <w:pPr>
              <w:pStyle w:val="TableTextNormal"/>
            </w:pPr>
          </w:p>
          <w:p w14:paraId="0ED1A2FA" w14:textId="77777777" w:rsidR="00562F87" w:rsidRDefault="00A42A00">
            <w:pPr>
              <w:pStyle w:val="TableTextNormal"/>
            </w:pPr>
            <w:r>
              <w:rPr>
                <w:noProof/>
                <w:sz w:val="0"/>
                <w:szCs w:val="0"/>
              </w:rPr>
              <w:drawing>
                <wp:inline distT="0" distB="0" distL="0" distR="0" wp14:anchorId="66315B7A" wp14:editId="0E8F4817">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SATNAV message :   Public  = 10</w:t>
            </w:r>
          </w:p>
          <w:p w14:paraId="1B660233" w14:textId="77777777" w:rsidR="00562F87" w:rsidRDefault="00562F87">
            <w:pPr>
              <w:pStyle w:val="TableTextNormal"/>
              <w:tabs>
                <w:tab w:val="left" w:pos="540"/>
              </w:tabs>
            </w:pPr>
          </w:p>
          <w:p w14:paraId="336F2CE7" w14:textId="77777777" w:rsidR="00562F87" w:rsidRDefault="00A42A00">
            <w:pPr>
              <w:pStyle w:val="TableTextNormal"/>
            </w:pPr>
            <w:r>
              <w:t>broadcast message about Satellite Navigation service</w:t>
            </w:r>
          </w:p>
          <w:p w14:paraId="4B1A739B" w14:textId="77777777" w:rsidR="00562F87" w:rsidRDefault="00A42A00">
            <w:pPr>
              <w:pStyle w:val="TableTextNormal"/>
              <w:tabs>
                <w:tab w:val="left" w:pos="1440"/>
              </w:tabs>
              <w:jc w:val="right"/>
            </w:pPr>
            <w:r>
              <w:rPr>
                <w:rStyle w:val="TableFieldLabel"/>
              </w:rPr>
              <w:t>[ Is static True. Containment is Not Specified. ]</w:t>
            </w:r>
          </w:p>
          <w:p w14:paraId="50D1EB68" w14:textId="77777777" w:rsidR="00562F87" w:rsidRDefault="00562F87">
            <w:pPr>
              <w:pStyle w:val="TableTextNormal"/>
              <w:tabs>
                <w:tab w:val="left" w:pos="720"/>
              </w:tabs>
            </w:pPr>
          </w:p>
        </w:tc>
      </w:tr>
      <w:tr w:rsidR="00562F87" w14:paraId="4A8348F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6E6DFB" w14:textId="77777777" w:rsidR="00562F87" w:rsidRDefault="00562F87">
            <w:pPr>
              <w:pStyle w:val="TableTextNormal"/>
            </w:pPr>
          </w:p>
          <w:p w14:paraId="117E2F59" w14:textId="77777777" w:rsidR="00562F87" w:rsidRDefault="00A42A00">
            <w:pPr>
              <w:pStyle w:val="TableTextNormal"/>
            </w:pPr>
            <w:r>
              <w:rPr>
                <w:noProof/>
                <w:sz w:val="0"/>
                <w:szCs w:val="0"/>
              </w:rPr>
              <w:drawing>
                <wp:inline distT="0" distB="0" distL="0" distR="0" wp14:anchorId="29CD5BFF" wp14:editId="464EFD9C">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gale warning :   Public  = 11</w:t>
            </w:r>
          </w:p>
          <w:p w14:paraId="30EB11DF" w14:textId="77777777" w:rsidR="00562F87" w:rsidRDefault="00562F87">
            <w:pPr>
              <w:pStyle w:val="TableTextNormal"/>
              <w:tabs>
                <w:tab w:val="left" w:pos="540"/>
              </w:tabs>
            </w:pPr>
          </w:p>
          <w:p w14:paraId="451955C1" w14:textId="77777777" w:rsidR="00562F87" w:rsidRDefault="00A42A00">
            <w:pPr>
              <w:pStyle w:val="TableTextNormal"/>
            </w:pPr>
            <w:r>
              <w:t>warning of winds of Beaufort force 8 or 9</w:t>
            </w:r>
          </w:p>
          <w:p w14:paraId="77FB9A5C" w14:textId="77777777" w:rsidR="00562F87" w:rsidRDefault="00A42A00">
            <w:pPr>
              <w:pStyle w:val="TableTextNormal"/>
              <w:tabs>
                <w:tab w:val="left" w:pos="1440"/>
              </w:tabs>
              <w:jc w:val="right"/>
            </w:pPr>
            <w:r>
              <w:rPr>
                <w:rStyle w:val="TableFieldLabel"/>
              </w:rPr>
              <w:t>[ Is static True. Containment is Not Specified. ]</w:t>
            </w:r>
          </w:p>
          <w:p w14:paraId="0A5DC60B" w14:textId="77777777" w:rsidR="00562F87" w:rsidRDefault="00562F87">
            <w:pPr>
              <w:pStyle w:val="TableTextNormal"/>
              <w:tabs>
                <w:tab w:val="left" w:pos="720"/>
              </w:tabs>
            </w:pPr>
          </w:p>
        </w:tc>
      </w:tr>
      <w:tr w:rsidR="00562F87" w14:paraId="747CE3C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933C0B" w14:textId="77777777" w:rsidR="00562F87" w:rsidRDefault="00562F87">
            <w:pPr>
              <w:pStyle w:val="TableTextNormal"/>
            </w:pPr>
          </w:p>
          <w:p w14:paraId="107345B2" w14:textId="77777777" w:rsidR="00562F87" w:rsidRDefault="00A42A00">
            <w:pPr>
              <w:pStyle w:val="TableTextNormal"/>
            </w:pPr>
            <w:r>
              <w:rPr>
                <w:noProof/>
                <w:sz w:val="0"/>
                <w:szCs w:val="0"/>
              </w:rPr>
              <w:drawing>
                <wp:inline distT="0" distB="0" distL="0" distR="0" wp14:anchorId="5F641772" wp14:editId="1DE45F16">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storm warning :   Public  = 12</w:t>
            </w:r>
          </w:p>
          <w:p w14:paraId="31456D05" w14:textId="77777777" w:rsidR="00562F87" w:rsidRDefault="00562F87">
            <w:pPr>
              <w:pStyle w:val="TableTextNormal"/>
              <w:tabs>
                <w:tab w:val="left" w:pos="540"/>
              </w:tabs>
            </w:pPr>
          </w:p>
          <w:p w14:paraId="4F742ADD" w14:textId="77777777" w:rsidR="00562F87" w:rsidRDefault="00A42A00">
            <w:pPr>
              <w:pStyle w:val="TableTextNormal"/>
            </w:pPr>
            <w:r>
              <w:t>warning of winds of Beaufort force 10 or over</w:t>
            </w:r>
          </w:p>
          <w:p w14:paraId="369D3627" w14:textId="77777777" w:rsidR="00562F87" w:rsidRDefault="00A42A00">
            <w:pPr>
              <w:pStyle w:val="TableTextNormal"/>
              <w:tabs>
                <w:tab w:val="left" w:pos="1440"/>
              </w:tabs>
              <w:jc w:val="right"/>
            </w:pPr>
            <w:r>
              <w:rPr>
                <w:rStyle w:val="TableFieldLabel"/>
              </w:rPr>
              <w:t>[ Is static True. Containment is Not Specified. ]</w:t>
            </w:r>
          </w:p>
          <w:p w14:paraId="48335627" w14:textId="77777777" w:rsidR="00562F87" w:rsidRDefault="00562F87">
            <w:pPr>
              <w:pStyle w:val="TableTextNormal"/>
              <w:tabs>
                <w:tab w:val="left" w:pos="720"/>
              </w:tabs>
            </w:pPr>
          </w:p>
        </w:tc>
      </w:tr>
      <w:tr w:rsidR="00562F87" w14:paraId="5098CBA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3BC37A" w14:textId="77777777" w:rsidR="00562F87" w:rsidRDefault="00562F87">
            <w:pPr>
              <w:pStyle w:val="TableTextNormal"/>
            </w:pPr>
          </w:p>
          <w:p w14:paraId="6DC70C57" w14:textId="77777777" w:rsidR="00562F87" w:rsidRDefault="00A42A00">
            <w:pPr>
              <w:pStyle w:val="TableTextNormal"/>
            </w:pPr>
            <w:r>
              <w:rPr>
                <w:noProof/>
                <w:sz w:val="0"/>
                <w:szCs w:val="0"/>
              </w:rPr>
              <w:drawing>
                <wp:inline distT="0" distB="0" distL="0" distR="0" wp14:anchorId="5D208D55" wp14:editId="44DAD483">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tropical revolving storm warning :   Public  = 13</w:t>
            </w:r>
          </w:p>
          <w:p w14:paraId="08314A8A" w14:textId="77777777" w:rsidR="00562F87" w:rsidRDefault="00562F87">
            <w:pPr>
              <w:pStyle w:val="TableTextNormal"/>
              <w:tabs>
                <w:tab w:val="left" w:pos="540"/>
              </w:tabs>
            </w:pPr>
          </w:p>
          <w:p w14:paraId="66053705" w14:textId="77777777" w:rsidR="00562F87" w:rsidRDefault="00A42A00">
            <w:pPr>
              <w:pStyle w:val="TableTextNormal"/>
            </w:pPr>
            <w:r>
              <w:t xml:space="preserve">warning of hurricanes in the North Atlantic and eastern North Pacific, typhoons in the Western Pacific, cyclones in the Indian Ocean and cyclones of similar nature in other regions </w:t>
            </w:r>
          </w:p>
          <w:p w14:paraId="711C9F11" w14:textId="77777777" w:rsidR="00562F87" w:rsidRDefault="00A42A00">
            <w:pPr>
              <w:pStyle w:val="TableTextNormal"/>
              <w:tabs>
                <w:tab w:val="left" w:pos="1440"/>
              </w:tabs>
              <w:jc w:val="right"/>
            </w:pPr>
            <w:r>
              <w:rPr>
                <w:rStyle w:val="TableFieldLabel"/>
              </w:rPr>
              <w:t>[ Is static True. Containment is Not Specified. ]</w:t>
            </w:r>
          </w:p>
          <w:p w14:paraId="720F50B9" w14:textId="77777777" w:rsidR="00562F87" w:rsidRDefault="00562F87">
            <w:pPr>
              <w:pStyle w:val="TableTextNormal"/>
              <w:tabs>
                <w:tab w:val="left" w:pos="720"/>
              </w:tabs>
            </w:pPr>
          </w:p>
        </w:tc>
      </w:tr>
      <w:tr w:rsidR="00562F87" w14:paraId="690B1DD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C9CF04" w14:textId="77777777" w:rsidR="00562F87" w:rsidRDefault="00562F87">
            <w:pPr>
              <w:pStyle w:val="TableTextNormal"/>
            </w:pPr>
          </w:p>
          <w:p w14:paraId="29177DE8" w14:textId="77777777" w:rsidR="00562F87" w:rsidRDefault="00A42A00">
            <w:pPr>
              <w:pStyle w:val="TableTextNormal"/>
            </w:pPr>
            <w:r>
              <w:rPr>
                <w:noProof/>
                <w:sz w:val="0"/>
                <w:szCs w:val="0"/>
              </w:rPr>
              <w:drawing>
                <wp:inline distT="0" distB="0" distL="0" distR="0" wp14:anchorId="1A178F3E" wp14:editId="14DEF559">
                  <wp:extent cx="114300" cy="1143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NAVAREA warning :   Public  = 14</w:t>
            </w:r>
          </w:p>
          <w:p w14:paraId="054602A1" w14:textId="77777777" w:rsidR="00562F87" w:rsidRDefault="00562F87">
            <w:pPr>
              <w:pStyle w:val="TableTextNormal"/>
              <w:tabs>
                <w:tab w:val="left" w:pos="540"/>
              </w:tabs>
            </w:pPr>
          </w:p>
          <w:p w14:paraId="69DF89B1" w14:textId="77777777" w:rsidR="00562F87" w:rsidRDefault="00A42A00">
            <w:pPr>
              <w:pStyle w:val="TableTextNormal"/>
            </w:pPr>
            <w:r>
              <w:t>navigational warning or in-force bulletin promulgated as part of a numbered series by a NAVAREA coordinator (Maritime Safety Information Manual 2009)</w:t>
            </w:r>
          </w:p>
          <w:p w14:paraId="3FB235C6" w14:textId="77777777" w:rsidR="00562F87" w:rsidRDefault="00A42A00">
            <w:pPr>
              <w:pStyle w:val="TableTextNormal"/>
              <w:tabs>
                <w:tab w:val="left" w:pos="1440"/>
              </w:tabs>
              <w:jc w:val="right"/>
            </w:pPr>
            <w:r>
              <w:rPr>
                <w:rStyle w:val="TableFieldLabel"/>
              </w:rPr>
              <w:t>[ Is static True. Containment is Not Specified. ]</w:t>
            </w:r>
          </w:p>
          <w:p w14:paraId="32C5CB0A" w14:textId="77777777" w:rsidR="00562F87" w:rsidRDefault="00562F87">
            <w:pPr>
              <w:pStyle w:val="TableTextNormal"/>
              <w:tabs>
                <w:tab w:val="left" w:pos="720"/>
              </w:tabs>
            </w:pPr>
          </w:p>
        </w:tc>
      </w:tr>
      <w:tr w:rsidR="00562F87" w14:paraId="1E4F28D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85A251" w14:textId="77777777" w:rsidR="00562F87" w:rsidRDefault="00562F87">
            <w:pPr>
              <w:pStyle w:val="TableTextNormal"/>
            </w:pPr>
          </w:p>
          <w:p w14:paraId="23B0E102" w14:textId="77777777" w:rsidR="00562F87" w:rsidRDefault="00A42A00">
            <w:pPr>
              <w:pStyle w:val="TableTextNormal"/>
            </w:pPr>
            <w:r>
              <w:rPr>
                <w:noProof/>
                <w:sz w:val="0"/>
                <w:szCs w:val="0"/>
              </w:rPr>
              <w:drawing>
                <wp:inline distT="0" distB="0" distL="0" distR="0" wp14:anchorId="4877172C" wp14:editId="1BC0C389">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coastal warning :   Public  = 15</w:t>
            </w:r>
          </w:p>
          <w:p w14:paraId="53B4CC90" w14:textId="77777777" w:rsidR="00562F87" w:rsidRDefault="00562F87">
            <w:pPr>
              <w:pStyle w:val="TableTextNormal"/>
              <w:tabs>
                <w:tab w:val="left" w:pos="540"/>
              </w:tabs>
            </w:pPr>
          </w:p>
          <w:p w14:paraId="5A188B0D" w14:textId="77777777" w:rsidR="00562F87" w:rsidRDefault="00A42A00">
            <w:pPr>
              <w:pStyle w:val="TableTextNormal"/>
            </w:pPr>
            <w:r>
              <w:t>navigational warning promulgated as part of a numbered series by a National coordinator (Maritime Safety Information Manual 2009)</w:t>
            </w:r>
          </w:p>
          <w:p w14:paraId="7A9B4A49" w14:textId="77777777" w:rsidR="00562F87" w:rsidRDefault="00A42A00">
            <w:pPr>
              <w:pStyle w:val="TableTextNormal"/>
              <w:tabs>
                <w:tab w:val="left" w:pos="1440"/>
              </w:tabs>
              <w:jc w:val="right"/>
            </w:pPr>
            <w:r>
              <w:rPr>
                <w:rStyle w:val="TableFieldLabel"/>
              </w:rPr>
              <w:t>[ Is static True. Containment is Not Specified. ]</w:t>
            </w:r>
          </w:p>
          <w:p w14:paraId="327DC72F" w14:textId="77777777" w:rsidR="00562F87" w:rsidRDefault="00562F87">
            <w:pPr>
              <w:pStyle w:val="TableTextNormal"/>
              <w:tabs>
                <w:tab w:val="left" w:pos="720"/>
              </w:tabs>
            </w:pPr>
          </w:p>
        </w:tc>
      </w:tr>
      <w:tr w:rsidR="00562F87" w14:paraId="2C0F735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DFC1D6" w14:textId="77777777" w:rsidR="00562F87" w:rsidRDefault="00562F87">
            <w:pPr>
              <w:pStyle w:val="TableTextNormal"/>
            </w:pPr>
          </w:p>
          <w:p w14:paraId="6C1C0BE0" w14:textId="77777777" w:rsidR="00562F87" w:rsidRDefault="00A42A00">
            <w:pPr>
              <w:pStyle w:val="TableTextNormal"/>
            </w:pPr>
            <w:r>
              <w:rPr>
                <w:noProof/>
                <w:sz w:val="0"/>
                <w:szCs w:val="0"/>
              </w:rPr>
              <w:drawing>
                <wp:inline distT="0" distB="0" distL="0" distR="0" wp14:anchorId="4D1A1C5C" wp14:editId="7DBEDB19">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local warning :   Public  = 16</w:t>
            </w:r>
          </w:p>
          <w:p w14:paraId="0B00881D" w14:textId="77777777" w:rsidR="00562F87" w:rsidRDefault="00562F87">
            <w:pPr>
              <w:pStyle w:val="TableTextNormal"/>
              <w:tabs>
                <w:tab w:val="left" w:pos="540"/>
              </w:tabs>
            </w:pPr>
          </w:p>
          <w:p w14:paraId="2E727E34" w14:textId="77777777" w:rsidR="00562F87" w:rsidRDefault="00A42A00">
            <w:pPr>
              <w:pStyle w:val="TableTextNormal"/>
            </w:pPr>
            <w:r>
              <w:t xml:space="preserve">warning which covers inshore waters, often within the limits of jurisdiction of a </w:t>
            </w:r>
            <w:proofErr w:type="spellStart"/>
            <w:r>
              <w:t>harbour</w:t>
            </w:r>
            <w:proofErr w:type="spellEnd"/>
            <w:r>
              <w:t xml:space="preserve"> or port authority (Maritime Safety Information Manual 2009)</w:t>
            </w:r>
          </w:p>
          <w:p w14:paraId="7960572C" w14:textId="77777777" w:rsidR="00562F87" w:rsidRDefault="00A42A00">
            <w:pPr>
              <w:pStyle w:val="TableTextNormal"/>
              <w:tabs>
                <w:tab w:val="left" w:pos="1440"/>
              </w:tabs>
              <w:jc w:val="right"/>
            </w:pPr>
            <w:r>
              <w:rPr>
                <w:rStyle w:val="TableFieldLabel"/>
              </w:rPr>
              <w:t>[ Is static True. Containment is Not Specified. ]</w:t>
            </w:r>
          </w:p>
          <w:p w14:paraId="7FFD1B5B" w14:textId="77777777" w:rsidR="00562F87" w:rsidRDefault="00562F87">
            <w:pPr>
              <w:pStyle w:val="TableTextNormal"/>
              <w:tabs>
                <w:tab w:val="left" w:pos="720"/>
              </w:tabs>
            </w:pPr>
          </w:p>
        </w:tc>
      </w:tr>
      <w:tr w:rsidR="00562F87" w14:paraId="3133BF2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C78446" w14:textId="77777777" w:rsidR="00562F87" w:rsidRDefault="00562F87">
            <w:pPr>
              <w:pStyle w:val="TableTextNormal"/>
            </w:pPr>
          </w:p>
          <w:p w14:paraId="6C2A64D1" w14:textId="77777777" w:rsidR="00562F87" w:rsidRDefault="00A42A00">
            <w:pPr>
              <w:pStyle w:val="TableTextNormal"/>
            </w:pPr>
            <w:r>
              <w:rPr>
                <w:noProof/>
                <w:sz w:val="0"/>
                <w:szCs w:val="0"/>
              </w:rPr>
              <w:drawing>
                <wp:inline distT="0" distB="0" distL="0" distR="0" wp14:anchorId="1DE83A95" wp14:editId="711C1A34">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low water level warning/negative tidal surge :   Public  = 17</w:t>
            </w:r>
          </w:p>
          <w:p w14:paraId="316A9BA4" w14:textId="77777777" w:rsidR="00562F87" w:rsidRDefault="00562F87">
            <w:pPr>
              <w:pStyle w:val="TableTextNormal"/>
              <w:tabs>
                <w:tab w:val="left" w:pos="540"/>
              </w:tabs>
            </w:pPr>
          </w:p>
          <w:p w14:paraId="61E1A3D7" w14:textId="77777777" w:rsidR="00562F87" w:rsidRDefault="00A42A00">
            <w:pPr>
              <w:pStyle w:val="TableTextNormal"/>
            </w:pPr>
            <w:r>
              <w:t>warning of actual or expected low water level</w:t>
            </w:r>
          </w:p>
          <w:p w14:paraId="285750F7" w14:textId="77777777" w:rsidR="00562F87" w:rsidRDefault="00A42A00">
            <w:pPr>
              <w:pStyle w:val="TableTextNormal"/>
              <w:tabs>
                <w:tab w:val="left" w:pos="1440"/>
              </w:tabs>
              <w:jc w:val="right"/>
            </w:pPr>
            <w:r>
              <w:rPr>
                <w:rStyle w:val="TableFieldLabel"/>
              </w:rPr>
              <w:t>[ Is static True. Containment is Not Specified. ]</w:t>
            </w:r>
          </w:p>
          <w:p w14:paraId="38C9CFC0" w14:textId="77777777" w:rsidR="00562F87" w:rsidRDefault="00562F87">
            <w:pPr>
              <w:pStyle w:val="TableTextNormal"/>
              <w:tabs>
                <w:tab w:val="left" w:pos="720"/>
              </w:tabs>
            </w:pPr>
          </w:p>
        </w:tc>
      </w:tr>
      <w:tr w:rsidR="00562F87" w14:paraId="6AD119B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3A3E06" w14:textId="77777777" w:rsidR="00562F87" w:rsidRDefault="00562F87">
            <w:pPr>
              <w:pStyle w:val="TableTextNormal"/>
            </w:pPr>
          </w:p>
          <w:p w14:paraId="3A6A3EC0" w14:textId="77777777" w:rsidR="00562F87" w:rsidRDefault="00A42A00">
            <w:pPr>
              <w:pStyle w:val="TableTextNormal"/>
            </w:pPr>
            <w:r>
              <w:rPr>
                <w:noProof/>
                <w:sz w:val="0"/>
                <w:szCs w:val="0"/>
              </w:rPr>
              <w:drawing>
                <wp:inline distT="0" distB="0" distL="0" distR="0" wp14:anchorId="5E261FF2" wp14:editId="77A465D8">
                  <wp:extent cx="114300" cy="1143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icing warning :   Public  = 18</w:t>
            </w:r>
          </w:p>
          <w:p w14:paraId="18F62C09" w14:textId="77777777" w:rsidR="00562F87" w:rsidRDefault="00562F87">
            <w:pPr>
              <w:pStyle w:val="TableTextNormal"/>
              <w:tabs>
                <w:tab w:val="left" w:pos="540"/>
              </w:tabs>
            </w:pPr>
          </w:p>
          <w:p w14:paraId="37041868" w14:textId="77777777" w:rsidR="00562F87" w:rsidRDefault="00A42A00">
            <w:pPr>
              <w:pStyle w:val="TableTextNormal"/>
            </w:pPr>
            <w:r>
              <w:t>warning of accretion of ice on ships</w:t>
            </w:r>
          </w:p>
          <w:p w14:paraId="33291E08" w14:textId="77777777" w:rsidR="00562F87" w:rsidRDefault="00A42A00">
            <w:pPr>
              <w:pStyle w:val="TableTextNormal"/>
              <w:tabs>
                <w:tab w:val="left" w:pos="1440"/>
              </w:tabs>
              <w:jc w:val="right"/>
            </w:pPr>
            <w:r>
              <w:rPr>
                <w:rStyle w:val="TableFieldLabel"/>
              </w:rPr>
              <w:t>[ Is static True. Containment is Not Specified. ]</w:t>
            </w:r>
          </w:p>
          <w:p w14:paraId="4B71E0FD" w14:textId="77777777" w:rsidR="00562F87" w:rsidRDefault="00562F87">
            <w:pPr>
              <w:pStyle w:val="TableTextNormal"/>
              <w:tabs>
                <w:tab w:val="left" w:pos="720"/>
              </w:tabs>
            </w:pPr>
          </w:p>
        </w:tc>
      </w:tr>
      <w:tr w:rsidR="00562F87" w14:paraId="038CAFD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D41FC0" w14:textId="77777777" w:rsidR="00562F87" w:rsidRDefault="00562F87">
            <w:pPr>
              <w:pStyle w:val="TableTextNormal"/>
            </w:pPr>
          </w:p>
          <w:p w14:paraId="4ED2F146" w14:textId="77777777" w:rsidR="00562F87" w:rsidRDefault="00A42A00">
            <w:pPr>
              <w:pStyle w:val="TableTextNormal"/>
            </w:pPr>
            <w:r>
              <w:rPr>
                <w:noProof/>
                <w:sz w:val="0"/>
                <w:szCs w:val="0"/>
              </w:rPr>
              <w:drawing>
                <wp:inline distT="0" distB="0" distL="0" distR="0" wp14:anchorId="78E414FD" wp14:editId="6106221F">
                  <wp:extent cx="114300" cy="1143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tsunami broadcast :   Public  = 19</w:t>
            </w:r>
          </w:p>
          <w:p w14:paraId="0D7EF342" w14:textId="77777777" w:rsidR="00562F87" w:rsidRDefault="00562F87">
            <w:pPr>
              <w:pStyle w:val="TableTextNormal"/>
              <w:tabs>
                <w:tab w:val="left" w:pos="540"/>
              </w:tabs>
            </w:pPr>
          </w:p>
          <w:p w14:paraId="5A46E2DF" w14:textId="77777777" w:rsidR="00562F87" w:rsidRDefault="00A42A00">
            <w:pPr>
              <w:pStyle w:val="TableTextNormal"/>
            </w:pPr>
            <w:r>
              <w:t>broadcasts about tsunamis, including watches, advisories, and other types of messages relating to tsunamis or potential tsunamis</w:t>
            </w:r>
          </w:p>
          <w:p w14:paraId="6C7A722E" w14:textId="77777777" w:rsidR="00562F87" w:rsidRDefault="00A42A00">
            <w:pPr>
              <w:pStyle w:val="TableTextNormal"/>
              <w:tabs>
                <w:tab w:val="left" w:pos="1440"/>
              </w:tabs>
              <w:jc w:val="right"/>
            </w:pPr>
            <w:r>
              <w:rPr>
                <w:rStyle w:val="TableFieldLabel"/>
              </w:rPr>
              <w:t>[ Is static True. Containment is Not Specified. ]</w:t>
            </w:r>
          </w:p>
          <w:p w14:paraId="307B4181" w14:textId="77777777" w:rsidR="00562F87" w:rsidRDefault="00562F87">
            <w:pPr>
              <w:pStyle w:val="TableTextNormal"/>
              <w:tabs>
                <w:tab w:val="left" w:pos="720"/>
              </w:tabs>
            </w:pPr>
          </w:p>
        </w:tc>
      </w:tr>
    </w:tbl>
    <w:p w14:paraId="47423A2C" w14:textId="77777777" w:rsidR="00562F87" w:rsidRDefault="00562F87">
      <w:pPr>
        <w:pStyle w:val="Notes"/>
      </w:pPr>
    </w:p>
    <w:p w14:paraId="52BE81E0" w14:textId="77777777" w:rsidR="00562F87" w:rsidRDefault="00A42A00">
      <w:pPr>
        <w:pStyle w:val="Notes"/>
      </w:pPr>
      <w:r>
        <w:t xml:space="preserve">  </w:t>
      </w:r>
      <w:bookmarkEnd w:id="209"/>
    </w:p>
    <w:p w14:paraId="71894AAF" w14:textId="77777777" w:rsidR="00562F87" w:rsidRDefault="00562F87">
      <w:pPr>
        <w:pStyle w:val="Notes"/>
      </w:pPr>
    </w:p>
    <w:p w14:paraId="3B031363" w14:textId="77777777" w:rsidR="00562F87" w:rsidRDefault="00A42A00">
      <w:pPr>
        <w:pStyle w:val="Heading3"/>
      </w:pPr>
      <w:bookmarkStart w:id="211" w:name="BKM_6573381F_3568_4139_9340_A771AF65CA6D"/>
      <w:bookmarkStart w:id="212" w:name="_Toc25000168"/>
      <w:proofErr w:type="spellStart"/>
      <w:r>
        <w:t>categoryOfMilitaryPracticeArea</w:t>
      </w:r>
      <w:bookmarkEnd w:id="212"/>
      <w:proofErr w:type="spellEnd"/>
    </w:p>
    <w:p w14:paraId="000B8187" w14:textId="77777777" w:rsidR="00562F87" w:rsidRDefault="00A42A00">
      <w:pPr>
        <w:pStyle w:val="Notes"/>
      </w:pPr>
      <w:r>
        <w:rPr>
          <w:rStyle w:val="Italics"/>
        </w:rPr>
        <w:t>Enumeration in package 'S-127 Domain Model'</w:t>
      </w:r>
    </w:p>
    <w:p w14:paraId="5474D33C" w14:textId="77777777" w:rsidR="00562F87" w:rsidRDefault="00562F87">
      <w:pPr>
        <w:pStyle w:val="Notes"/>
        <w:tabs>
          <w:tab w:val="left" w:pos="720"/>
        </w:tabs>
      </w:pPr>
    </w:p>
    <w:p w14:paraId="20D891AC" w14:textId="77777777" w:rsidR="00562F87" w:rsidRDefault="00A42A00">
      <w:pPr>
        <w:pStyle w:val="Notes"/>
      </w:pPr>
      <w:r>
        <w:t>Classification of area by military use.</w:t>
      </w:r>
    </w:p>
    <w:p w14:paraId="2F5931AD" w14:textId="77777777" w:rsidR="00562F87" w:rsidRDefault="00562F87">
      <w:pPr>
        <w:pStyle w:val="Notes"/>
      </w:pPr>
    </w:p>
    <w:p w14:paraId="0BD38A8D" w14:textId="77777777" w:rsidR="00562F87" w:rsidRDefault="00A42A00">
      <w:pPr>
        <w:pStyle w:val="Properties"/>
      </w:pPr>
      <w:proofErr w:type="spellStart"/>
      <w:r>
        <w:t>categoryOfMilitaryPracticeArea</w:t>
      </w:r>
      <w:proofErr w:type="spellEnd"/>
      <w:r>
        <w:t xml:space="preserve"> </w:t>
      </w:r>
    </w:p>
    <w:p w14:paraId="4D76E863" w14:textId="77777777" w:rsidR="00562F87" w:rsidRDefault="00A42A00">
      <w:pPr>
        <w:pStyle w:val="Properties"/>
      </w:pPr>
      <w:r>
        <w:t>Version 1.0  Phase 1.0  Proposed</w:t>
      </w:r>
    </w:p>
    <w:p w14:paraId="65BDFB66" w14:textId="77777777" w:rsidR="00562F87" w:rsidRDefault="00A42A00">
      <w:pPr>
        <w:pStyle w:val="Properties"/>
      </w:pPr>
      <w:proofErr w:type="spellStart"/>
      <w:r>
        <w:t>raphaelm</w:t>
      </w:r>
      <w:proofErr w:type="spellEnd"/>
      <w:r>
        <w:t xml:space="preserve"> created on 02-Jan-2018.  Last modified 20-Aug-2018</w:t>
      </w:r>
    </w:p>
    <w:p w14:paraId="4462654D" w14:textId="77777777" w:rsidR="00562F87" w:rsidRDefault="00A42A00">
      <w:pPr>
        <w:pStyle w:val="Properties"/>
      </w:pPr>
      <w:r>
        <w:t>Alias CATMPA</w:t>
      </w:r>
    </w:p>
    <w:p w14:paraId="0DD50E5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E07E19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1950C5B" w14:textId="77777777" w:rsidR="00562F87" w:rsidRDefault="00A42A00">
            <w:pPr>
              <w:pStyle w:val="TableHeadingLight"/>
            </w:pPr>
            <w:r>
              <w:t>ATTRIBUTES</w:t>
            </w:r>
          </w:p>
        </w:tc>
      </w:tr>
      <w:tr w:rsidR="00562F87" w14:paraId="389E4D5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663239" w14:textId="77777777" w:rsidR="00562F87" w:rsidRDefault="00562F87">
            <w:pPr>
              <w:pStyle w:val="TableTextNormal"/>
            </w:pPr>
          </w:p>
          <w:p w14:paraId="6EA1A2C6" w14:textId="77777777" w:rsidR="00562F87" w:rsidRDefault="00A42A00">
            <w:pPr>
              <w:pStyle w:val="TableTextNormal"/>
            </w:pPr>
            <w:r>
              <w:rPr>
                <w:noProof/>
                <w:sz w:val="0"/>
                <w:szCs w:val="0"/>
              </w:rPr>
              <w:drawing>
                <wp:inline distT="0" distB="0" distL="0" distR="0" wp14:anchorId="4357F4F9" wp14:editId="205DDC03">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torpedo exercise area :   Public  = 2</w:t>
            </w:r>
          </w:p>
          <w:p w14:paraId="49EE7F9D" w14:textId="77777777" w:rsidR="00562F87" w:rsidRDefault="00562F87">
            <w:pPr>
              <w:pStyle w:val="TableTextNormal"/>
              <w:tabs>
                <w:tab w:val="left" w:pos="540"/>
              </w:tabs>
            </w:pPr>
          </w:p>
          <w:p w14:paraId="5DA28346" w14:textId="77777777" w:rsidR="00562F87" w:rsidRDefault="00A42A00">
            <w:pPr>
              <w:pStyle w:val="TableTextNormal"/>
            </w:pPr>
            <w:r>
              <w:t>An area within which exercises are carried out with torpedoes.</w:t>
            </w:r>
          </w:p>
          <w:p w14:paraId="3E92FB15"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7B728A0" w14:textId="77777777" w:rsidR="00562F87" w:rsidRDefault="00562F87">
            <w:pPr>
              <w:pStyle w:val="TableTextNormal"/>
              <w:tabs>
                <w:tab w:val="left" w:pos="720"/>
              </w:tabs>
            </w:pPr>
          </w:p>
        </w:tc>
      </w:tr>
      <w:tr w:rsidR="00562F87" w14:paraId="3ADE39A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0A5D9F" w14:textId="77777777" w:rsidR="00562F87" w:rsidRDefault="00562F87">
            <w:pPr>
              <w:pStyle w:val="TableTextNormal"/>
            </w:pPr>
          </w:p>
          <w:p w14:paraId="24B67421" w14:textId="77777777" w:rsidR="00562F87" w:rsidRDefault="00A42A00">
            <w:pPr>
              <w:pStyle w:val="TableTextNormal"/>
            </w:pPr>
            <w:r>
              <w:rPr>
                <w:noProof/>
                <w:sz w:val="0"/>
                <w:szCs w:val="0"/>
              </w:rPr>
              <w:drawing>
                <wp:inline distT="0" distB="0" distL="0" distR="0" wp14:anchorId="4BCE139D" wp14:editId="3BD3548A">
                  <wp:extent cx="114300" cy="11430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submarine exercise area :   Public  = 3</w:t>
            </w:r>
          </w:p>
          <w:p w14:paraId="0691E7E4" w14:textId="77777777" w:rsidR="00562F87" w:rsidRDefault="00562F87">
            <w:pPr>
              <w:pStyle w:val="TableTextNormal"/>
              <w:tabs>
                <w:tab w:val="left" w:pos="540"/>
              </w:tabs>
            </w:pPr>
          </w:p>
          <w:p w14:paraId="2679B766" w14:textId="77777777" w:rsidR="00562F87" w:rsidRDefault="00A42A00">
            <w:pPr>
              <w:pStyle w:val="TableTextNormal"/>
            </w:pPr>
            <w:r>
              <w:t>An area within which submarine exercises are carried out.</w:t>
            </w:r>
          </w:p>
          <w:p w14:paraId="267D85E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8875540" w14:textId="77777777" w:rsidR="00562F87" w:rsidRDefault="00562F87">
            <w:pPr>
              <w:pStyle w:val="TableTextNormal"/>
              <w:tabs>
                <w:tab w:val="left" w:pos="720"/>
              </w:tabs>
            </w:pPr>
          </w:p>
        </w:tc>
      </w:tr>
      <w:tr w:rsidR="00562F87" w14:paraId="77F8F4E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56F82F" w14:textId="77777777" w:rsidR="00562F87" w:rsidRDefault="00562F87">
            <w:pPr>
              <w:pStyle w:val="TableTextNormal"/>
            </w:pPr>
          </w:p>
          <w:p w14:paraId="757C2393" w14:textId="77777777" w:rsidR="00562F87" w:rsidRDefault="00A42A00">
            <w:pPr>
              <w:pStyle w:val="TableTextNormal"/>
            </w:pPr>
            <w:r>
              <w:rPr>
                <w:noProof/>
                <w:sz w:val="0"/>
                <w:szCs w:val="0"/>
              </w:rPr>
              <w:drawing>
                <wp:inline distT="0" distB="0" distL="0" distR="0" wp14:anchorId="355EF831" wp14:editId="17644346">
                  <wp:extent cx="114300" cy="1143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firing danger area :   Public  = 4</w:t>
            </w:r>
          </w:p>
          <w:p w14:paraId="366DAC06" w14:textId="77777777" w:rsidR="00562F87" w:rsidRDefault="00562F87">
            <w:pPr>
              <w:pStyle w:val="TableTextNormal"/>
              <w:tabs>
                <w:tab w:val="left" w:pos="540"/>
              </w:tabs>
            </w:pPr>
          </w:p>
          <w:p w14:paraId="286D3221" w14:textId="77777777" w:rsidR="00562F87" w:rsidRDefault="00A42A00">
            <w:pPr>
              <w:pStyle w:val="TableTextNormal"/>
            </w:pPr>
            <w:r>
              <w:t>Areas for bombing and missile exercises.</w:t>
            </w:r>
          </w:p>
          <w:p w14:paraId="0028EE9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D54C43C" w14:textId="77777777" w:rsidR="00562F87" w:rsidRDefault="00562F87">
            <w:pPr>
              <w:pStyle w:val="TableTextNormal"/>
              <w:tabs>
                <w:tab w:val="left" w:pos="720"/>
              </w:tabs>
            </w:pPr>
          </w:p>
        </w:tc>
      </w:tr>
      <w:tr w:rsidR="00562F87" w14:paraId="38DE23A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D95376" w14:textId="77777777" w:rsidR="00562F87" w:rsidRDefault="00562F87">
            <w:pPr>
              <w:pStyle w:val="TableTextNormal"/>
            </w:pPr>
          </w:p>
          <w:p w14:paraId="4063993A" w14:textId="77777777" w:rsidR="00562F87" w:rsidRDefault="00A42A00">
            <w:pPr>
              <w:pStyle w:val="TableTextNormal"/>
            </w:pPr>
            <w:r>
              <w:rPr>
                <w:noProof/>
                <w:sz w:val="0"/>
                <w:szCs w:val="0"/>
              </w:rPr>
              <w:drawing>
                <wp:inline distT="0" distB="0" distL="0" distR="0" wp14:anchorId="7C75953D" wp14:editId="45EB49EF">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mine-laying practice area :   Public  = 5</w:t>
            </w:r>
          </w:p>
          <w:p w14:paraId="47FA2B39" w14:textId="77777777" w:rsidR="00562F87" w:rsidRDefault="00562F87">
            <w:pPr>
              <w:pStyle w:val="TableTextNormal"/>
              <w:tabs>
                <w:tab w:val="left" w:pos="540"/>
              </w:tabs>
            </w:pPr>
          </w:p>
          <w:p w14:paraId="63590BC9" w14:textId="77777777" w:rsidR="00562F87" w:rsidRDefault="00A42A00">
            <w:pPr>
              <w:pStyle w:val="TableTextNormal"/>
            </w:pPr>
            <w:r>
              <w:t>An area within which mine-laying exercises are carried out.</w:t>
            </w:r>
          </w:p>
          <w:p w14:paraId="6A26154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20C31C5" w14:textId="77777777" w:rsidR="00562F87" w:rsidRDefault="00562F87">
            <w:pPr>
              <w:pStyle w:val="TableTextNormal"/>
              <w:tabs>
                <w:tab w:val="left" w:pos="720"/>
              </w:tabs>
            </w:pPr>
          </w:p>
        </w:tc>
      </w:tr>
      <w:tr w:rsidR="00562F87" w14:paraId="7E43959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0A1296" w14:textId="77777777" w:rsidR="00562F87" w:rsidRDefault="00562F87">
            <w:pPr>
              <w:pStyle w:val="TableTextNormal"/>
            </w:pPr>
          </w:p>
          <w:p w14:paraId="4677CD53" w14:textId="77777777" w:rsidR="00562F87" w:rsidRDefault="00A42A00">
            <w:pPr>
              <w:pStyle w:val="TableTextNormal"/>
            </w:pPr>
            <w:r>
              <w:rPr>
                <w:noProof/>
                <w:sz w:val="0"/>
                <w:szCs w:val="0"/>
              </w:rPr>
              <w:drawing>
                <wp:inline distT="0" distB="0" distL="0" distR="0" wp14:anchorId="6E802A91" wp14:editId="45EDE739">
                  <wp:extent cx="114300" cy="11430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small arms firing range :   Public  = 6</w:t>
            </w:r>
          </w:p>
          <w:p w14:paraId="7D0CB1E8" w14:textId="77777777" w:rsidR="00562F87" w:rsidRDefault="00562F87">
            <w:pPr>
              <w:pStyle w:val="TableTextNormal"/>
              <w:tabs>
                <w:tab w:val="left" w:pos="540"/>
              </w:tabs>
            </w:pPr>
          </w:p>
          <w:p w14:paraId="6B11F96E" w14:textId="77777777" w:rsidR="00562F87" w:rsidRDefault="00A42A00">
            <w:pPr>
              <w:pStyle w:val="TableTextNormal"/>
            </w:pPr>
            <w:r>
              <w:t>An area for shooting pistols, rifles and machine guns, etc. at a target.</w:t>
            </w:r>
          </w:p>
          <w:p w14:paraId="2B9ADD6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F2BCC25" w14:textId="77777777" w:rsidR="00562F87" w:rsidRDefault="00562F87">
            <w:pPr>
              <w:pStyle w:val="TableTextNormal"/>
              <w:tabs>
                <w:tab w:val="left" w:pos="720"/>
              </w:tabs>
            </w:pPr>
          </w:p>
        </w:tc>
      </w:tr>
    </w:tbl>
    <w:p w14:paraId="01CE75EF" w14:textId="77777777" w:rsidR="00562F87" w:rsidRDefault="00562F87">
      <w:pPr>
        <w:pStyle w:val="Notes"/>
      </w:pPr>
    </w:p>
    <w:p w14:paraId="688F0E97" w14:textId="77777777" w:rsidR="00562F87" w:rsidRDefault="00A42A00">
      <w:pPr>
        <w:pStyle w:val="Notes"/>
      </w:pPr>
      <w:r>
        <w:t xml:space="preserve">  </w:t>
      </w:r>
      <w:bookmarkEnd w:id="211"/>
    </w:p>
    <w:p w14:paraId="532F9C9C" w14:textId="77777777" w:rsidR="00562F87" w:rsidRDefault="00562F87">
      <w:pPr>
        <w:pStyle w:val="Notes"/>
      </w:pPr>
    </w:p>
    <w:p w14:paraId="6497F0C6" w14:textId="77777777" w:rsidR="00562F87" w:rsidRDefault="00A42A00">
      <w:pPr>
        <w:pStyle w:val="Heading3"/>
      </w:pPr>
      <w:bookmarkStart w:id="213" w:name="BKM_D8315F04_CE4E_4BD6_92AE_E8935CD1FC4D"/>
      <w:bookmarkStart w:id="214" w:name="_Toc25000169"/>
      <w:proofErr w:type="spellStart"/>
      <w:r>
        <w:t>categoryOfNavigationLine</w:t>
      </w:r>
      <w:bookmarkEnd w:id="214"/>
      <w:proofErr w:type="spellEnd"/>
    </w:p>
    <w:p w14:paraId="33FCCF8C" w14:textId="77777777" w:rsidR="00562F87" w:rsidRDefault="00A42A00">
      <w:pPr>
        <w:pStyle w:val="Notes"/>
      </w:pPr>
      <w:r>
        <w:rPr>
          <w:rStyle w:val="Italics"/>
        </w:rPr>
        <w:t>Enumeration in package 'S-127 Domain Model'</w:t>
      </w:r>
    </w:p>
    <w:p w14:paraId="04B2EBC1" w14:textId="77777777" w:rsidR="00562F87" w:rsidRDefault="00562F87">
      <w:pPr>
        <w:pStyle w:val="Notes"/>
        <w:tabs>
          <w:tab w:val="left" w:pos="720"/>
        </w:tabs>
      </w:pPr>
    </w:p>
    <w:p w14:paraId="5F0AFFF0" w14:textId="77777777" w:rsidR="00562F87" w:rsidRDefault="00A42A00">
      <w:pPr>
        <w:pStyle w:val="Notes"/>
      </w:pPr>
      <w:r>
        <w:t>Classification of route guidance given to vessels</w:t>
      </w:r>
    </w:p>
    <w:p w14:paraId="44097633" w14:textId="77777777" w:rsidR="00562F87" w:rsidRDefault="00562F87">
      <w:pPr>
        <w:pStyle w:val="Notes"/>
      </w:pPr>
    </w:p>
    <w:p w14:paraId="3A085E77" w14:textId="77777777" w:rsidR="00562F87" w:rsidRDefault="00A42A00">
      <w:pPr>
        <w:pStyle w:val="Properties"/>
      </w:pPr>
      <w:proofErr w:type="spellStart"/>
      <w:r>
        <w:t>categoryOfNavigationLine</w:t>
      </w:r>
      <w:proofErr w:type="spellEnd"/>
      <w:r>
        <w:t xml:space="preserve"> </w:t>
      </w:r>
    </w:p>
    <w:p w14:paraId="6E1CD032" w14:textId="77777777" w:rsidR="00562F87" w:rsidRDefault="00A42A00">
      <w:pPr>
        <w:pStyle w:val="Properties"/>
      </w:pPr>
      <w:r>
        <w:t>Version 1.0  Phase 1.0  Proposed</w:t>
      </w:r>
    </w:p>
    <w:p w14:paraId="626C0D9E" w14:textId="77777777" w:rsidR="00562F87" w:rsidRDefault="00A42A00">
      <w:pPr>
        <w:pStyle w:val="Properties"/>
      </w:pPr>
      <w:proofErr w:type="spellStart"/>
      <w:r>
        <w:t>raphaelm</w:t>
      </w:r>
      <w:proofErr w:type="spellEnd"/>
      <w:r>
        <w:t xml:space="preserve"> created on 09-Jan-2018.  Last modified 20-Aug-2018</w:t>
      </w:r>
    </w:p>
    <w:p w14:paraId="66533F30" w14:textId="77777777" w:rsidR="00562F87" w:rsidRDefault="00A42A00">
      <w:pPr>
        <w:pStyle w:val="Properties"/>
      </w:pPr>
      <w:r>
        <w:t>Alias CATNAV</w:t>
      </w:r>
    </w:p>
    <w:p w14:paraId="22ABF7A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017C1F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A483B4D" w14:textId="77777777" w:rsidR="00562F87" w:rsidRDefault="00A42A00">
            <w:pPr>
              <w:pStyle w:val="TableHeadingLight"/>
            </w:pPr>
            <w:r>
              <w:t>ATTRIBUTES</w:t>
            </w:r>
          </w:p>
        </w:tc>
      </w:tr>
      <w:tr w:rsidR="00562F87" w14:paraId="2ED11A2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788456" w14:textId="77777777" w:rsidR="00562F87" w:rsidRDefault="00562F87">
            <w:pPr>
              <w:pStyle w:val="TableTextNormal"/>
            </w:pPr>
          </w:p>
          <w:p w14:paraId="6C7990C9" w14:textId="77777777" w:rsidR="00562F87" w:rsidRDefault="00A42A00">
            <w:pPr>
              <w:pStyle w:val="TableTextNormal"/>
            </w:pPr>
            <w:r>
              <w:rPr>
                <w:noProof/>
                <w:sz w:val="0"/>
                <w:szCs w:val="0"/>
              </w:rPr>
              <w:drawing>
                <wp:inline distT="0" distB="0" distL="0" distR="0" wp14:anchorId="52CC5AEF" wp14:editId="04C96BE1">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clearing line :   Public  = 1</w:t>
            </w:r>
          </w:p>
          <w:p w14:paraId="0EB469AE" w14:textId="77777777" w:rsidR="00562F87" w:rsidRDefault="00562F87">
            <w:pPr>
              <w:pStyle w:val="TableTextNormal"/>
              <w:tabs>
                <w:tab w:val="left" w:pos="540"/>
              </w:tabs>
            </w:pPr>
          </w:p>
          <w:p w14:paraId="3A46F906" w14:textId="77777777" w:rsidR="00562F87" w:rsidRDefault="00A42A00">
            <w:pPr>
              <w:pStyle w:val="TableTextNormal"/>
            </w:pPr>
            <w:r>
              <w:t>A straight line that marks the boundary between a safe and a dangerous area or that passes clear of a navigational danger.</w:t>
            </w:r>
          </w:p>
          <w:p w14:paraId="4FCC399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8CA2A99" w14:textId="77777777" w:rsidR="00562F87" w:rsidRDefault="00562F87">
            <w:pPr>
              <w:pStyle w:val="TableTextNormal"/>
              <w:tabs>
                <w:tab w:val="left" w:pos="720"/>
              </w:tabs>
            </w:pPr>
          </w:p>
        </w:tc>
      </w:tr>
      <w:tr w:rsidR="00562F87" w14:paraId="17A5E91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E44912" w14:textId="77777777" w:rsidR="00562F87" w:rsidRDefault="00562F87">
            <w:pPr>
              <w:pStyle w:val="TableTextNormal"/>
            </w:pPr>
          </w:p>
          <w:p w14:paraId="1ED3EC4A" w14:textId="77777777" w:rsidR="00562F87" w:rsidRDefault="00A42A00">
            <w:pPr>
              <w:pStyle w:val="TableTextNormal"/>
            </w:pPr>
            <w:r>
              <w:rPr>
                <w:noProof/>
                <w:sz w:val="0"/>
                <w:szCs w:val="0"/>
              </w:rPr>
              <w:drawing>
                <wp:inline distT="0" distB="0" distL="0" distR="0" wp14:anchorId="3E3C3D2D" wp14:editId="2803C828">
                  <wp:extent cx="114300" cy="11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transit line :   Public  = 2</w:t>
            </w:r>
          </w:p>
          <w:p w14:paraId="431CA7ED" w14:textId="77777777" w:rsidR="00562F87" w:rsidRDefault="00562F87">
            <w:pPr>
              <w:pStyle w:val="TableTextNormal"/>
              <w:tabs>
                <w:tab w:val="left" w:pos="540"/>
              </w:tabs>
            </w:pPr>
          </w:p>
          <w:p w14:paraId="3D630F28" w14:textId="77777777" w:rsidR="00562F87" w:rsidRDefault="00A42A00">
            <w:pPr>
              <w:pStyle w:val="TableTextNormal"/>
            </w:pPr>
            <w:r>
              <w:t>A line passing through one or more fixed marks.</w:t>
            </w:r>
          </w:p>
          <w:p w14:paraId="1C49462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214163D" w14:textId="77777777" w:rsidR="00562F87" w:rsidRDefault="00562F87">
            <w:pPr>
              <w:pStyle w:val="TableTextNormal"/>
              <w:tabs>
                <w:tab w:val="left" w:pos="720"/>
              </w:tabs>
            </w:pPr>
          </w:p>
        </w:tc>
      </w:tr>
      <w:tr w:rsidR="00562F87" w14:paraId="0E2A0AA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2ECFE43" w14:textId="77777777" w:rsidR="00562F87" w:rsidRDefault="00562F87">
            <w:pPr>
              <w:pStyle w:val="TableTextNormal"/>
            </w:pPr>
          </w:p>
          <w:p w14:paraId="68E32C6D" w14:textId="77777777" w:rsidR="00562F87" w:rsidRDefault="00A42A00">
            <w:pPr>
              <w:pStyle w:val="TableTextNormal"/>
            </w:pPr>
            <w:r>
              <w:rPr>
                <w:noProof/>
                <w:sz w:val="0"/>
                <w:szCs w:val="0"/>
              </w:rPr>
              <w:drawing>
                <wp:inline distT="0" distB="0" distL="0" distR="0" wp14:anchorId="34227415" wp14:editId="28CC2365">
                  <wp:extent cx="114300" cy="1143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leading line bearing a recommended track :   Public  = 3</w:t>
            </w:r>
          </w:p>
          <w:p w14:paraId="6E2C3480" w14:textId="77777777" w:rsidR="00562F87" w:rsidRDefault="00562F87">
            <w:pPr>
              <w:pStyle w:val="TableTextNormal"/>
              <w:tabs>
                <w:tab w:val="left" w:pos="540"/>
              </w:tabs>
            </w:pPr>
          </w:p>
          <w:p w14:paraId="30E709B6" w14:textId="77777777" w:rsidR="00562F87" w:rsidRDefault="00A42A00">
            <w:pPr>
              <w:pStyle w:val="TableTextNormal"/>
            </w:pPr>
            <w:r>
              <w:t>A line passing through one or more clearly defined features, along the path of which a vessel can approach safely up to a certain distance off.</w:t>
            </w:r>
          </w:p>
          <w:p w14:paraId="2A6C64A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B5E5D32" w14:textId="77777777" w:rsidR="00562F87" w:rsidRDefault="00562F87">
            <w:pPr>
              <w:pStyle w:val="TableTextNormal"/>
              <w:tabs>
                <w:tab w:val="left" w:pos="720"/>
              </w:tabs>
            </w:pPr>
          </w:p>
        </w:tc>
      </w:tr>
    </w:tbl>
    <w:p w14:paraId="7DE85B92" w14:textId="77777777" w:rsidR="00562F87" w:rsidRDefault="00562F87">
      <w:pPr>
        <w:pStyle w:val="Notes"/>
      </w:pPr>
    </w:p>
    <w:p w14:paraId="560DF03E" w14:textId="77777777" w:rsidR="00562F87" w:rsidRDefault="00A42A00">
      <w:pPr>
        <w:pStyle w:val="Notes"/>
      </w:pPr>
      <w:r>
        <w:t xml:space="preserve">  </w:t>
      </w:r>
      <w:bookmarkEnd w:id="213"/>
    </w:p>
    <w:p w14:paraId="6FC64C45" w14:textId="77777777" w:rsidR="00562F87" w:rsidRDefault="00562F87">
      <w:pPr>
        <w:pStyle w:val="Notes"/>
      </w:pPr>
    </w:p>
    <w:p w14:paraId="2568D36D" w14:textId="77777777" w:rsidR="00562F87" w:rsidRDefault="00A42A00">
      <w:pPr>
        <w:pStyle w:val="Heading3"/>
      </w:pPr>
      <w:bookmarkStart w:id="215" w:name="BKM_91718B2A_557D_4415_8CDD_D5BC2D7884FA"/>
      <w:bookmarkStart w:id="216" w:name="_Toc25000170"/>
      <w:proofErr w:type="spellStart"/>
      <w:r>
        <w:t>categoryOfPilot</w:t>
      </w:r>
      <w:bookmarkEnd w:id="216"/>
      <w:proofErr w:type="spellEnd"/>
    </w:p>
    <w:p w14:paraId="4183C6DA" w14:textId="77777777" w:rsidR="00562F87" w:rsidRDefault="00A42A00">
      <w:pPr>
        <w:pStyle w:val="Notes"/>
      </w:pPr>
      <w:r>
        <w:rPr>
          <w:rStyle w:val="Italics"/>
        </w:rPr>
        <w:t>Enumeration in package 'S-127 Domain Model'</w:t>
      </w:r>
    </w:p>
    <w:p w14:paraId="77707342" w14:textId="77777777" w:rsidR="00562F87" w:rsidRDefault="00562F87">
      <w:pPr>
        <w:pStyle w:val="Notes"/>
        <w:tabs>
          <w:tab w:val="left" w:pos="720"/>
        </w:tabs>
      </w:pPr>
    </w:p>
    <w:p w14:paraId="3002918E" w14:textId="77777777" w:rsidR="00562F87" w:rsidRDefault="00A42A00">
      <w:pPr>
        <w:pStyle w:val="Notes"/>
      </w:pPr>
      <w:r>
        <w:t>Classification of pilots and pilot services by type of waterway where piloting services are provided.</w:t>
      </w:r>
    </w:p>
    <w:p w14:paraId="6D96C1AF" w14:textId="77777777" w:rsidR="00562F87" w:rsidRDefault="00562F87">
      <w:pPr>
        <w:pStyle w:val="Notes"/>
      </w:pPr>
    </w:p>
    <w:p w14:paraId="4B915341" w14:textId="77777777" w:rsidR="00562F87" w:rsidRDefault="00A42A00">
      <w:pPr>
        <w:pStyle w:val="Properties"/>
      </w:pPr>
      <w:proofErr w:type="spellStart"/>
      <w:r>
        <w:t>categoryOfPilot</w:t>
      </w:r>
      <w:proofErr w:type="spellEnd"/>
      <w:r>
        <w:t xml:space="preserve"> </w:t>
      </w:r>
    </w:p>
    <w:p w14:paraId="2133C80C" w14:textId="77777777" w:rsidR="00562F87" w:rsidRDefault="00A42A00">
      <w:pPr>
        <w:pStyle w:val="Properties"/>
      </w:pPr>
      <w:r>
        <w:t>Version 1.0  Phase 1.0  Proposed</w:t>
      </w:r>
    </w:p>
    <w:p w14:paraId="5A8E2942" w14:textId="77777777" w:rsidR="00562F87" w:rsidRDefault="00A42A00">
      <w:pPr>
        <w:pStyle w:val="Properties"/>
      </w:pPr>
      <w:proofErr w:type="spellStart"/>
      <w:r>
        <w:t>raphaelm</w:t>
      </w:r>
      <w:proofErr w:type="spellEnd"/>
      <w:r>
        <w:t xml:space="preserve"> created on 08-Jan-2018.  Last modified 20-Aug-2018</w:t>
      </w:r>
    </w:p>
    <w:p w14:paraId="1AD1ABF6" w14:textId="77777777" w:rsidR="00562F87" w:rsidRDefault="00A42A00">
      <w:pPr>
        <w:pStyle w:val="Properties"/>
      </w:pPr>
      <w:r>
        <w:t>Alias CATPLT</w:t>
      </w:r>
    </w:p>
    <w:p w14:paraId="78BEADD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419EA7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1F26A2" w14:textId="77777777" w:rsidR="00562F87" w:rsidRDefault="00A42A00">
            <w:pPr>
              <w:pStyle w:val="TableHeadingLight"/>
            </w:pPr>
            <w:r>
              <w:t>ATTRIBUTES</w:t>
            </w:r>
          </w:p>
        </w:tc>
      </w:tr>
      <w:tr w:rsidR="00562F87" w14:paraId="5514D71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45D537" w14:textId="77777777" w:rsidR="00562F87" w:rsidRDefault="00562F87">
            <w:pPr>
              <w:pStyle w:val="TableTextNormal"/>
            </w:pPr>
          </w:p>
          <w:p w14:paraId="4F1178F8" w14:textId="77777777" w:rsidR="00562F87" w:rsidRDefault="00A42A00">
            <w:pPr>
              <w:pStyle w:val="TableTextNormal"/>
            </w:pPr>
            <w:r>
              <w:rPr>
                <w:noProof/>
                <w:sz w:val="0"/>
                <w:szCs w:val="0"/>
              </w:rPr>
              <w:drawing>
                <wp:inline distT="0" distB="0" distL="0" distR="0" wp14:anchorId="3A76A465" wp14:editId="748D9433">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pilot :   Public  = 1</w:t>
            </w:r>
          </w:p>
          <w:p w14:paraId="6C5AA1B3" w14:textId="77777777" w:rsidR="00562F87" w:rsidRDefault="00562F87">
            <w:pPr>
              <w:pStyle w:val="TableTextNormal"/>
              <w:tabs>
                <w:tab w:val="left" w:pos="540"/>
              </w:tabs>
            </w:pPr>
          </w:p>
          <w:p w14:paraId="6BFA4789" w14:textId="77777777" w:rsidR="00562F87" w:rsidRDefault="00A42A00">
            <w:pPr>
              <w:pStyle w:val="TableTextNormal"/>
            </w:pPr>
            <w:r>
              <w:lastRenderedPageBreak/>
              <w:t xml:space="preserve">Pilot </w:t>
            </w:r>
            <w:proofErr w:type="spellStart"/>
            <w:r>
              <w:t>licenced</w:t>
            </w:r>
            <w:proofErr w:type="spellEnd"/>
            <w:r>
              <w:t xml:space="preserve"> to conduct vessels during approach from sea to a specified place which may be a handover place, an anchorage or alongside.</w:t>
            </w:r>
          </w:p>
          <w:p w14:paraId="7B97482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75B8FED3" w14:textId="77777777" w:rsidR="00562F87" w:rsidRDefault="00562F87">
            <w:pPr>
              <w:pStyle w:val="TableTextNormal"/>
              <w:tabs>
                <w:tab w:val="left" w:pos="720"/>
              </w:tabs>
            </w:pPr>
          </w:p>
        </w:tc>
      </w:tr>
      <w:tr w:rsidR="00562F87" w14:paraId="4F96FEA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8B8F1B" w14:textId="77777777" w:rsidR="00562F87" w:rsidRDefault="00562F87">
            <w:pPr>
              <w:pStyle w:val="TableTextNormal"/>
            </w:pPr>
          </w:p>
          <w:p w14:paraId="53FDAFD0" w14:textId="77777777" w:rsidR="00562F87" w:rsidRDefault="00A42A00">
            <w:pPr>
              <w:pStyle w:val="TableTextNormal"/>
            </w:pPr>
            <w:r>
              <w:rPr>
                <w:noProof/>
                <w:sz w:val="0"/>
                <w:szCs w:val="0"/>
              </w:rPr>
              <w:drawing>
                <wp:inline distT="0" distB="0" distL="0" distR="0" wp14:anchorId="767B5CBD" wp14:editId="75A1B45F">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deep sea :   Public  = 2</w:t>
            </w:r>
          </w:p>
          <w:p w14:paraId="464E9076" w14:textId="77777777" w:rsidR="00562F87" w:rsidRDefault="00562F87">
            <w:pPr>
              <w:pStyle w:val="TableTextNormal"/>
              <w:tabs>
                <w:tab w:val="left" w:pos="540"/>
              </w:tabs>
            </w:pPr>
          </w:p>
          <w:p w14:paraId="4F08C6CC" w14:textId="77777777" w:rsidR="00562F87" w:rsidRDefault="00A42A00">
            <w:pPr>
              <w:pStyle w:val="TableTextNormal"/>
            </w:pPr>
            <w:r>
              <w:t xml:space="preserve">Pilot </w:t>
            </w:r>
            <w:proofErr w:type="spellStart"/>
            <w:r>
              <w:t>licenced</w:t>
            </w:r>
            <w:proofErr w:type="spellEnd"/>
            <w:r>
              <w:t xml:space="preserve"> to conduct vessels over extensive sea areas.</w:t>
            </w:r>
          </w:p>
          <w:p w14:paraId="1EBF6856"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012781F" w14:textId="77777777" w:rsidR="00562F87" w:rsidRDefault="00562F87">
            <w:pPr>
              <w:pStyle w:val="TableTextNormal"/>
              <w:tabs>
                <w:tab w:val="left" w:pos="720"/>
              </w:tabs>
            </w:pPr>
          </w:p>
        </w:tc>
      </w:tr>
      <w:tr w:rsidR="00562F87" w14:paraId="05AD8EC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B4FC46" w14:textId="77777777" w:rsidR="00562F87" w:rsidRDefault="00562F87">
            <w:pPr>
              <w:pStyle w:val="TableTextNormal"/>
            </w:pPr>
          </w:p>
          <w:p w14:paraId="303F09EF" w14:textId="77777777" w:rsidR="00562F87" w:rsidRDefault="00A42A00">
            <w:pPr>
              <w:pStyle w:val="TableTextNormal"/>
            </w:pPr>
            <w:r>
              <w:rPr>
                <w:noProof/>
                <w:sz w:val="0"/>
                <w:szCs w:val="0"/>
              </w:rPr>
              <w:drawing>
                <wp:inline distT="0" distB="0" distL="0" distR="0" wp14:anchorId="57918823" wp14:editId="052088A6">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harbour</w:t>
            </w:r>
            <w:proofErr w:type="spellEnd"/>
            <w:r>
              <w:t xml:space="preserve"> :   Public  = 3</w:t>
            </w:r>
          </w:p>
          <w:p w14:paraId="7D6CDD14" w14:textId="77777777" w:rsidR="00562F87" w:rsidRDefault="00562F87">
            <w:pPr>
              <w:pStyle w:val="TableTextNormal"/>
              <w:tabs>
                <w:tab w:val="left" w:pos="540"/>
              </w:tabs>
            </w:pPr>
          </w:p>
          <w:p w14:paraId="546A3E80" w14:textId="77777777" w:rsidR="00562F87" w:rsidRDefault="00A42A00">
            <w:pPr>
              <w:pStyle w:val="TableTextNormal"/>
            </w:pPr>
            <w:r>
              <w:t xml:space="preserve">Pilot who is </w:t>
            </w:r>
            <w:proofErr w:type="spellStart"/>
            <w:r>
              <w:t>licenced</w:t>
            </w:r>
            <w:proofErr w:type="spellEnd"/>
            <w:r>
              <w:t xml:space="preserve"> to conduct vessels from a specified place, such as a handover area or anchorage into a </w:t>
            </w:r>
            <w:proofErr w:type="spellStart"/>
            <w:r>
              <w:t>harbour</w:t>
            </w:r>
            <w:proofErr w:type="spellEnd"/>
            <w:r>
              <w:t>.</w:t>
            </w:r>
          </w:p>
          <w:p w14:paraId="0AECA69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3C0C760" w14:textId="77777777" w:rsidR="00562F87" w:rsidRDefault="00562F87">
            <w:pPr>
              <w:pStyle w:val="TableTextNormal"/>
              <w:tabs>
                <w:tab w:val="left" w:pos="720"/>
              </w:tabs>
            </w:pPr>
          </w:p>
        </w:tc>
      </w:tr>
      <w:tr w:rsidR="00562F87" w14:paraId="1EF2FE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4A7CFE" w14:textId="77777777" w:rsidR="00562F87" w:rsidRDefault="00562F87">
            <w:pPr>
              <w:pStyle w:val="TableTextNormal"/>
            </w:pPr>
          </w:p>
          <w:p w14:paraId="3AAA1848" w14:textId="77777777" w:rsidR="00562F87" w:rsidRDefault="00A42A00">
            <w:pPr>
              <w:pStyle w:val="TableTextNormal"/>
            </w:pPr>
            <w:r>
              <w:rPr>
                <w:noProof/>
                <w:sz w:val="0"/>
                <w:szCs w:val="0"/>
              </w:rPr>
              <w:drawing>
                <wp:inline distT="0" distB="0" distL="0" distR="0" wp14:anchorId="4C270B4A" wp14:editId="10E8FE90">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bar :   Public  = 4</w:t>
            </w:r>
          </w:p>
          <w:p w14:paraId="2A724D50" w14:textId="77777777" w:rsidR="00562F87" w:rsidRDefault="00562F87">
            <w:pPr>
              <w:pStyle w:val="TableTextNormal"/>
              <w:tabs>
                <w:tab w:val="left" w:pos="540"/>
              </w:tabs>
            </w:pPr>
          </w:p>
          <w:p w14:paraId="7E0CB0A7" w14:textId="77777777" w:rsidR="00562F87" w:rsidRDefault="00A42A00">
            <w:pPr>
              <w:pStyle w:val="TableTextNormal"/>
            </w:pPr>
            <w:r>
              <w:t>Pilot licensed to conduct vessels over a bar to or from a handover with a river pilot (for example as used in USA).</w:t>
            </w:r>
          </w:p>
          <w:p w14:paraId="47E1F885"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307D7EA" w14:textId="77777777" w:rsidR="00562F87" w:rsidRDefault="00562F87">
            <w:pPr>
              <w:pStyle w:val="TableTextNormal"/>
              <w:tabs>
                <w:tab w:val="left" w:pos="720"/>
              </w:tabs>
            </w:pPr>
          </w:p>
        </w:tc>
      </w:tr>
      <w:tr w:rsidR="00562F87" w14:paraId="4707F9C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17944E" w14:textId="77777777" w:rsidR="00562F87" w:rsidRDefault="00562F87">
            <w:pPr>
              <w:pStyle w:val="TableTextNormal"/>
            </w:pPr>
          </w:p>
          <w:p w14:paraId="02A16615" w14:textId="77777777" w:rsidR="00562F87" w:rsidRDefault="00A42A00">
            <w:pPr>
              <w:pStyle w:val="TableTextNormal"/>
            </w:pPr>
            <w:r>
              <w:rPr>
                <w:noProof/>
                <w:sz w:val="0"/>
                <w:szCs w:val="0"/>
              </w:rPr>
              <w:drawing>
                <wp:inline distT="0" distB="0" distL="0" distR="0" wp14:anchorId="557A8445" wp14:editId="5831407A">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river :   Public  = 5</w:t>
            </w:r>
          </w:p>
          <w:p w14:paraId="04D5DCEB" w14:textId="77777777" w:rsidR="00562F87" w:rsidRDefault="00562F87">
            <w:pPr>
              <w:pStyle w:val="TableTextNormal"/>
              <w:tabs>
                <w:tab w:val="left" w:pos="540"/>
              </w:tabs>
            </w:pPr>
          </w:p>
          <w:p w14:paraId="1B88DA13" w14:textId="77777777" w:rsidR="00562F87" w:rsidRDefault="00A42A00">
            <w:pPr>
              <w:pStyle w:val="TableTextNormal"/>
            </w:pPr>
            <w:r>
              <w:t>Pilot licensed to conduct vessels from and to specified places, along the course of a river (for example as used in Rio Amazonas and Rio de La Plata).</w:t>
            </w:r>
          </w:p>
          <w:p w14:paraId="6C22C5E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D1057E1" w14:textId="77777777" w:rsidR="00562F87" w:rsidRDefault="00562F87">
            <w:pPr>
              <w:pStyle w:val="TableTextNormal"/>
              <w:tabs>
                <w:tab w:val="left" w:pos="720"/>
              </w:tabs>
            </w:pPr>
          </w:p>
        </w:tc>
      </w:tr>
      <w:tr w:rsidR="00562F87" w14:paraId="65D987A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8061320" w14:textId="77777777" w:rsidR="00562F87" w:rsidRDefault="00562F87">
            <w:pPr>
              <w:pStyle w:val="TableTextNormal"/>
            </w:pPr>
          </w:p>
          <w:p w14:paraId="3C185F35" w14:textId="77777777" w:rsidR="00562F87" w:rsidRDefault="00A42A00">
            <w:pPr>
              <w:pStyle w:val="TableTextNormal"/>
            </w:pPr>
            <w:r>
              <w:rPr>
                <w:noProof/>
                <w:sz w:val="0"/>
                <w:szCs w:val="0"/>
              </w:rPr>
              <w:drawing>
                <wp:inline distT="0" distB="0" distL="0" distR="0" wp14:anchorId="74837A5C" wp14:editId="72FA06CB">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channel :   Public  = 6</w:t>
            </w:r>
          </w:p>
          <w:p w14:paraId="0E095105" w14:textId="77777777" w:rsidR="00562F87" w:rsidRDefault="00562F87">
            <w:pPr>
              <w:pStyle w:val="TableTextNormal"/>
              <w:tabs>
                <w:tab w:val="left" w:pos="540"/>
              </w:tabs>
            </w:pPr>
          </w:p>
          <w:p w14:paraId="1675DB5A" w14:textId="77777777" w:rsidR="00562F87" w:rsidRDefault="00A42A00">
            <w:pPr>
              <w:pStyle w:val="TableTextNormal"/>
            </w:pPr>
            <w:r>
              <w:t>Pilot licensed to conduct vessels from and to specified places, along the course of a channel. (for example as used in Rio Amazonas and Rio de La Plata).</w:t>
            </w:r>
          </w:p>
          <w:p w14:paraId="426CB774"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FC6B9FA" w14:textId="77777777" w:rsidR="00562F87" w:rsidRDefault="00562F87">
            <w:pPr>
              <w:pStyle w:val="TableTextNormal"/>
              <w:tabs>
                <w:tab w:val="left" w:pos="720"/>
              </w:tabs>
            </w:pPr>
          </w:p>
        </w:tc>
      </w:tr>
      <w:tr w:rsidR="00562F87" w14:paraId="252E883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371293" w14:textId="77777777" w:rsidR="00562F87" w:rsidRDefault="00562F87">
            <w:pPr>
              <w:pStyle w:val="TableTextNormal"/>
            </w:pPr>
          </w:p>
          <w:p w14:paraId="0CD06E9E" w14:textId="77777777" w:rsidR="00562F87" w:rsidRDefault="00A42A00">
            <w:pPr>
              <w:pStyle w:val="TableTextNormal"/>
            </w:pPr>
            <w:r>
              <w:rPr>
                <w:noProof/>
                <w:sz w:val="0"/>
                <w:szCs w:val="0"/>
              </w:rPr>
              <w:drawing>
                <wp:inline distT="0" distB="0" distL="0" distR="0" wp14:anchorId="7CE37ED2" wp14:editId="3E853FD7">
                  <wp:extent cx="114300" cy="1143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lake :   Public  = 7</w:t>
            </w:r>
          </w:p>
          <w:p w14:paraId="33305560" w14:textId="77777777" w:rsidR="00562F87" w:rsidRDefault="00562F87">
            <w:pPr>
              <w:pStyle w:val="TableTextNormal"/>
              <w:tabs>
                <w:tab w:val="left" w:pos="540"/>
              </w:tabs>
            </w:pPr>
          </w:p>
          <w:p w14:paraId="604823A2" w14:textId="77777777" w:rsidR="00562F87" w:rsidRDefault="00A42A00">
            <w:pPr>
              <w:pStyle w:val="TableTextNormal"/>
            </w:pPr>
            <w:r>
              <w:t>Pilot licensed to conduct vessels from and to specified places on a great lake. (for example as used in the Lago de Maracaibo in Venezuela.</w:t>
            </w:r>
          </w:p>
          <w:p w14:paraId="4A8BDCE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72A7A9EB" w14:textId="77777777" w:rsidR="00562F87" w:rsidRDefault="00562F87">
            <w:pPr>
              <w:pStyle w:val="TableTextNormal"/>
              <w:tabs>
                <w:tab w:val="left" w:pos="720"/>
              </w:tabs>
            </w:pPr>
          </w:p>
        </w:tc>
      </w:tr>
    </w:tbl>
    <w:p w14:paraId="052BA854" w14:textId="77777777" w:rsidR="00562F87" w:rsidRDefault="00562F87">
      <w:pPr>
        <w:pStyle w:val="Notes"/>
      </w:pPr>
    </w:p>
    <w:p w14:paraId="76E560E6" w14:textId="77777777" w:rsidR="00562F87" w:rsidRDefault="00A42A00">
      <w:pPr>
        <w:pStyle w:val="Notes"/>
      </w:pPr>
      <w:r>
        <w:t xml:space="preserve">  </w:t>
      </w:r>
      <w:bookmarkEnd w:id="215"/>
    </w:p>
    <w:p w14:paraId="58C35535" w14:textId="77777777" w:rsidR="00562F87" w:rsidRDefault="00562F87">
      <w:pPr>
        <w:pStyle w:val="Notes"/>
      </w:pPr>
    </w:p>
    <w:p w14:paraId="58A8C39F" w14:textId="77777777" w:rsidR="00562F87" w:rsidRDefault="00A42A00">
      <w:pPr>
        <w:pStyle w:val="Heading3"/>
      </w:pPr>
      <w:bookmarkStart w:id="217" w:name="BKM_D57F85AD_9791_48E6_B5B8_61F1DF9CE404"/>
      <w:bookmarkStart w:id="218" w:name="_Toc25000171"/>
      <w:proofErr w:type="spellStart"/>
      <w:r>
        <w:t>categoryOfPilotBoardingPlace</w:t>
      </w:r>
      <w:bookmarkEnd w:id="218"/>
      <w:proofErr w:type="spellEnd"/>
    </w:p>
    <w:p w14:paraId="5D657DC8" w14:textId="77777777" w:rsidR="00562F87" w:rsidRDefault="00A42A00">
      <w:pPr>
        <w:pStyle w:val="Notes"/>
      </w:pPr>
      <w:r>
        <w:rPr>
          <w:rStyle w:val="Italics"/>
        </w:rPr>
        <w:t>Enumeration in package 'S-127 Domain Model'</w:t>
      </w:r>
    </w:p>
    <w:p w14:paraId="19974563" w14:textId="77777777" w:rsidR="00562F87" w:rsidRDefault="00562F87">
      <w:pPr>
        <w:pStyle w:val="Notes"/>
        <w:tabs>
          <w:tab w:val="left" w:pos="720"/>
        </w:tabs>
      </w:pPr>
    </w:p>
    <w:p w14:paraId="5B4DB7BC" w14:textId="0DEE755D" w:rsidR="00562F87" w:rsidRDefault="00A42A00">
      <w:pPr>
        <w:pStyle w:val="Notes"/>
      </w:pPr>
      <w:r>
        <w:t xml:space="preserve">Classification of pilot boarding </w:t>
      </w:r>
      <w:del w:id="219" w:author="Raphael Malyankar" w:date="2019-11-18T19:39:00Z">
        <w:r w:rsidDel="00124D08">
          <w:delText>place by method used to board pilots</w:delText>
        </w:r>
      </w:del>
      <w:ins w:id="220" w:author="Raphael Malyankar" w:date="2019-11-18T19:39:00Z">
        <w:r w:rsidR="00124D08">
          <w:t>method</w:t>
        </w:r>
      </w:ins>
      <w:r>
        <w:t>.</w:t>
      </w:r>
    </w:p>
    <w:p w14:paraId="4F8EA028" w14:textId="77777777" w:rsidR="00562F87" w:rsidRDefault="00562F87">
      <w:pPr>
        <w:pStyle w:val="Notes"/>
      </w:pPr>
    </w:p>
    <w:p w14:paraId="2DA2F7D9" w14:textId="77777777" w:rsidR="00562F87" w:rsidRDefault="00A42A00">
      <w:pPr>
        <w:pStyle w:val="Properties"/>
      </w:pPr>
      <w:proofErr w:type="spellStart"/>
      <w:r>
        <w:t>categoryOfPilotBoardingPlace</w:t>
      </w:r>
      <w:proofErr w:type="spellEnd"/>
      <w:r>
        <w:t xml:space="preserve"> </w:t>
      </w:r>
    </w:p>
    <w:p w14:paraId="600B0716" w14:textId="77777777" w:rsidR="00562F87" w:rsidRDefault="00A42A00">
      <w:pPr>
        <w:pStyle w:val="Properties"/>
      </w:pPr>
      <w:r>
        <w:t>Version 1.0  Phase 1.0  Proposed</w:t>
      </w:r>
    </w:p>
    <w:p w14:paraId="221BCD3B" w14:textId="77777777" w:rsidR="00562F87" w:rsidRDefault="00A42A00">
      <w:pPr>
        <w:pStyle w:val="Properties"/>
      </w:pPr>
      <w:proofErr w:type="spellStart"/>
      <w:r>
        <w:t>raphaelm</w:t>
      </w:r>
      <w:proofErr w:type="spellEnd"/>
      <w:r>
        <w:t xml:space="preserve"> created on 08-Jan-2018.  Last modified 20-Aug-2018</w:t>
      </w:r>
    </w:p>
    <w:p w14:paraId="1F9D1C0A" w14:textId="77777777" w:rsidR="00562F87" w:rsidRDefault="00A42A00">
      <w:pPr>
        <w:pStyle w:val="Properties"/>
      </w:pPr>
      <w:r>
        <w:t>Alias CATPIL</w:t>
      </w:r>
    </w:p>
    <w:p w14:paraId="694969A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A54387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067D49C" w14:textId="77777777" w:rsidR="00562F87" w:rsidRDefault="00A42A00">
            <w:pPr>
              <w:pStyle w:val="TableHeadingLight"/>
            </w:pPr>
            <w:r>
              <w:t>ATTRIBUTES</w:t>
            </w:r>
          </w:p>
        </w:tc>
      </w:tr>
      <w:tr w:rsidR="00562F87" w14:paraId="0EAE046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0623BD" w14:textId="77777777" w:rsidR="00562F87" w:rsidRDefault="00562F87">
            <w:pPr>
              <w:pStyle w:val="TableTextNormal"/>
            </w:pPr>
          </w:p>
          <w:p w14:paraId="5295D796" w14:textId="77777777" w:rsidR="00562F87" w:rsidRDefault="00A42A00">
            <w:pPr>
              <w:pStyle w:val="TableTextNormal"/>
            </w:pPr>
            <w:r>
              <w:rPr>
                <w:noProof/>
                <w:sz w:val="0"/>
                <w:szCs w:val="0"/>
              </w:rPr>
              <w:drawing>
                <wp:inline distT="0" distB="0" distL="0" distR="0" wp14:anchorId="18EEF732" wp14:editId="228DF5B5">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boarding by pilot-cruising vessel :   Public  = 1</w:t>
            </w:r>
          </w:p>
          <w:p w14:paraId="597C6BBC" w14:textId="77777777" w:rsidR="00562F87" w:rsidRDefault="00562F87">
            <w:pPr>
              <w:pStyle w:val="TableTextNormal"/>
              <w:tabs>
                <w:tab w:val="left" w:pos="540"/>
              </w:tabs>
            </w:pPr>
          </w:p>
          <w:p w14:paraId="153DE7C3" w14:textId="77777777" w:rsidR="00562F87" w:rsidRDefault="00A42A00">
            <w:pPr>
              <w:pStyle w:val="TableTextNormal"/>
            </w:pPr>
            <w:r>
              <w:t>Pilot boards from a cruising vessel.</w:t>
            </w:r>
          </w:p>
          <w:p w14:paraId="02F0DCDD"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D55C686" w14:textId="77777777" w:rsidR="00562F87" w:rsidRDefault="00562F87">
            <w:pPr>
              <w:pStyle w:val="TableTextNormal"/>
              <w:tabs>
                <w:tab w:val="left" w:pos="720"/>
              </w:tabs>
            </w:pPr>
          </w:p>
        </w:tc>
      </w:tr>
      <w:tr w:rsidR="00562F87" w14:paraId="5B3619D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EAFE31" w14:textId="77777777" w:rsidR="00562F87" w:rsidRDefault="00562F87">
            <w:pPr>
              <w:pStyle w:val="TableTextNormal"/>
            </w:pPr>
          </w:p>
          <w:p w14:paraId="0626686F" w14:textId="77777777" w:rsidR="00562F87" w:rsidRDefault="00A42A00">
            <w:pPr>
              <w:pStyle w:val="TableTextNormal"/>
            </w:pPr>
            <w:r>
              <w:rPr>
                <w:noProof/>
                <w:sz w:val="0"/>
                <w:szCs w:val="0"/>
              </w:rPr>
              <w:drawing>
                <wp:inline distT="0" distB="0" distL="0" distR="0" wp14:anchorId="3B17F19A" wp14:editId="209C7A69">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boarding by helicopter :   Public  = 2</w:t>
            </w:r>
          </w:p>
          <w:p w14:paraId="0A811A82" w14:textId="77777777" w:rsidR="00562F87" w:rsidRDefault="00562F87">
            <w:pPr>
              <w:pStyle w:val="TableTextNormal"/>
              <w:tabs>
                <w:tab w:val="left" w:pos="540"/>
              </w:tabs>
            </w:pPr>
          </w:p>
          <w:p w14:paraId="15E298D6" w14:textId="77777777" w:rsidR="00562F87" w:rsidRDefault="00A42A00">
            <w:pPr>
              <w:pStyle w:val="TableTextNormal"/>
            </w:pPr>
            <w:r>
              <w:t>Pilot boards by helicopter which comes out from the shore.</w:t>
            </w:r>
          </w:p>
          <w:p w14:paraId="310E18A5"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4D42FB0" w14:textId="77777777" w:rsidR="00562F87" w:rsidRDefault="00562F87">
            <w:pPr>
              <w:pStyle w:val="TableTextNormal"/>
              <w:tabs>
                <w:tab w:val="left" w:pos="720"/>
              </w:tabs>
            </w:pPr>
          </w:p>
        </w:tc>
      </w:tr>
      <w:tr w:rsidR="00562F87" w14:paraId="77F84EC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8997E8" w14:textId="77777777" w:rsidR="00562F87" w:rsidRDefault="00562F87">
            <w:pPr>
              <w:pStyle w:val="TableTextNormal"/>
            </w:pPr>
          </w:p>
          <w:p w14:paraId="4A957A78" w14:textId="77777777" w:rsidR="00562F87" w:rsidRDefault="00A42A00">
            <w:pPr>
              <w:pStyle w:val="TableTextNormal"/>
            </w:pPr>
            <w:r>
              <w:rPr>
                <w:noProof/>
                <w:sz w:val="0"/>
                <w:szCs w:val="0"/>
              </w:rPr>
              <w:drawing>
                <wp:inline distT="0" distB="0" distL="0" distR="0" wp14:anchorId="2E10E357" wp14:editId="58EE483C">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pilot comes out from shore :   Public  = 3</w:t>
            </w:r>
          </w:p>
          <w:p w14:paraId="6388299B" w14:textId="77777777" w:rsidR="00562F87" w:rsidRDefault="00562F87">
            <w:pPr>
              <w:pStyle w:val="TableTextNormal"/>
              <w:tabs>
                <w:tab w:val="left" w:pos="540"/>
              </w:tabs>
            </w:pPr>
          </w:p>
          <w:p w14:paraId="79B0FB3E" w14:textId="77777777" w:rsidR="00562F87" w:rsidRDefault="00A42A00">
            <w:pPr>
              <w:pStyle w:val="TableTextNormal"/>
            </w:pPr>
            <w:r>
              <w:t>Pilot boards from a vessel which comes out from the shore on request.</w:t>
            </w:r>
          </w:p>
          <w:p w14:paraId="15A374DC"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AC6CECD" w14:textId="77777777" w:rsidR="00562F87" w:rsidRDefault="00562F87">
            <w:pPr>
              <w:pStyle w:val="TableTextNormal"/>
              <w:tabs>
                <w:tab w:val="left" w:pos="720"/>
              </w:tabs>
            </w:pPr>
          </w:p>
        </w:tc>
      </w:tr>
    </w:tbl>
    <w:p w14:paraId="0BF262D7" w14:textId="77777777" w:rsidR="00562F87" w:rsidRDefault="00562F87">
      <w:pPr>
        <w:pStyle w:val="Notes"/>
      </w:pPr>
    </w:p>
    <w:p w14:paraId="6CC6770B" w14:textId="77777777" w:rsidR="00562F87" w:rsidRDefault="00A42A00">
      <w:pPr>
        <w:pStyle w:val="Notes"/>
      </w:pPr>
      <w:r>
        <w:t xml:space="preserve">  </w:t>
      </w:r>
      <w:bookmarkEnd w:id="217"/>
    </w:p>
    <w:p w14:paraId="14D1CFE5" w14:textId="77777777" w:rsidR="00562F87" w:rsidRDefault="00562F87">
      <w:pPr>
        <w:pStyle w:val="Notes"/>
      </w:pPr>
    </w:p>
    <w:p w14:paraId="50213113" w14:textId="77777777" w:rsidR="00562F87" w:rsidRDefault="00A42A00">
      <w:pPr>
        <w:pStyle w:val="Heading3"/>
      </w:pPr>
      <w:bookmarkStart w:id="221" w:name="BKM_CB4DFA99_2CFF_455E_B5E7_4C3D56AEA595"/>
      <w:bookmarkStart w:id="222" w:name="_Toc25000172"/>
      <w:proofErr w:type="spellStart"/>
      <w:r>
        <w:t>categoryOfPreference</w:t>
      </w:r>
      <w:bookmarkEnd w:id="222"/>
      <w:proofErr w:type="spellEnd"/>
    </w:p>
    <w:p w14:paraId="2464782D" w14:textId="77777777" w:rsidR="00562F87" w:rsidRDefault="00A42A00">
      <w:pPr>
        <w:pStyle w:val="Notes"/>
      </w:pPr>
      <w:r>
        <w:rPr>
          <w:rStyle w:val="Italics"/>
        </w:rPr>
        <w:t>Enumeration in package 'S-127 Domain Model'</w:t>
      </w:r>
    </w:p>
    <w:p w14:paraId="3D631AC2" w14:textId="77777777" w:rsidR="00562F87" w:rsidRDefault="00562F87">
      <w:pPr>
        <w:pStyle w:val="Notes"/>
        <w:tabs>
          <w:tab w:val="left" w:pos="720"/>
        </w:tabs>
      </w:pPr>
    </w:p>
    <w:p w14:paraId="1E065819" w14:textId="77777777" w:rsidR="00562F87" w:rsidRDefault="00A42A00">
      <w:pPr>
        <w:pStyle w:val="Notes"/>
      </w:pPr>
      <w:r>
        <w:t>The selection of a first choice compared to other options.</w:t>
      </w:r>
    </w:p>
    <w:p w14:paraId="746E85D4" w14:textId="77777777" w:rsidR="00562F87" w:rsidRDefault="00A42A00">
      <w:pPr>
        <w:pStyle w:val="Notes"/>
      </w:pPr>
      <w:r>
        <w:t xml:space="preserve">Remark: Renamed </w:t>
      </w:r>
      <w:proofErr w:type="spellStart"/>
      <w:r>
        <w:t>preferenceOfPilotBoardingPlace</w:t>
      </w:r>
      <w:proofErr w:type="spellEnd"/>
      <w:r>
        <w:t xml:space="preserve"> according to February 2018 discussion on NIPWG Wiki.</w:t>
      </w:r>
    </w:p>
    <w:p w14:paraId="4F11128C" w14:textId="77777777" w:rsidR="00562F87" w:rsidRDefault="00562F87">
      <w:pPr>
        <w:pStyle w:val="Notes"/>
      </w:pPr>
    </w:p>
    <w:p w14:paraId="5D015A80" w14:textId="77777777" w:rsidR="00562F87" w:rsidRDefault="00A42A00">
      <w:pPr>
        <w:pStyle w:val="Properties"/>
      </w:pPr>
      <w:proofErr w:type="spellStart"/>
      <w:r>
        <w:t>categoryOfPreference</w:t>
      </w:r>
      <w:proofErr w:type="spellEnd"/>
      <w:r>
        <w:t xml:space="preserve"> </w:t>
      </w:r>
    </w:p>
    <w:p w14:paraId="17F9D1F2" w14:textId="77777777" w:rsidR="00562F87" w:rsidRDefault="00A42A00">
      <w:pPr>
        <w:pStyle w:val="Properties"/>
      </w:pPr>
      <w:r>
        <w:t>Version 1.0  Phase 1.0  Proposed</w:t>
      </w:r>
    </w:p>
    <w:p w14:paraId="65F7E48A" w14:textId="77777777" w:rsidR="00562F87" w:rsidRDefault="00A42A00">
      <w:pPr>
        <w:pStyle w:val="Properties"/>
      </w:pPr>
      <w:proofErr w:type="spellStart"/>
      <w:r>
        <w:t>raphaelm</w:t>
      </w:r>
      <w:proofErr w:type="spellEnd"/>
      <w:r>
        <w:t xml:space="preserve"> created on 09-Feb-2018.  Last modified 20-Aug-2018</w:t>
      </w:r>
    </w:p>
    <w:p w14:paraId="720761BD" w14:textId="77777777" w:rsidR="00562F87" w:rsidRDefault="00A42A00">
      <w:pPr>
        <w:pStyle w:val="Properties"/>
      </w:pPr>
      <w:r>
        <w:t>Alias PRFPIL</w:t>
      </w:r>
    </w:p>
    <w:p w14:paraId="203D872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85E8EF2"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777208" w14:textId="77777777" w:rsidR="00562F87" w:rsidRDefault="00A42A00">
            <w:pPr>
              <w:pStyle w:val="TableHeadingLight"/>
            </w:pPr>
            <w:r>
              <w:t>ATTRIBUTES</w:t>
            </w:r>
          </w:p>
        </w:tc>
      </w:tr>
      <w:tr w:rsidR="00562F87" w14:paraId="1F07394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9EC56F" w14:textId="77777777" w:rsidR="00562F87" w:rsidRDefault="00562F87">
            <w:pPr>
              <w:pStyle w:val="TableTextNormal"/>
            </w:pPr>
          </w:p>
          <w:p w14:paraId="5C092643" w14:textId="77777777" w:rsidR="00562F87" w:rsidRDefault="00A42A00">
            <w:pPr>
              <w:pStyle w:val="TableTextNormal"/>
            </w:pPr>
            <w:r>
              <w:rPr>
                <w:noProof/>
                <w:sz w:val="0"/>
                <w:szCs w:val="0"/>
              </w:rPr>
              <w:drawing>
                <wp:inline distT="0" distB="0" distL="0" distR="0" wp14:anchorId="48561883" wp14:editId="29F736F4">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primary :   Public  = 1</w:t>
            </w:r>
          </w:p>
          <w:p w14:paraId="660DCAC1" w14:textId="77777777" w:rsidR="00562F87" w:rsidRDefault="00562F87">
            <w:pPr>
              <w:pStyle w:val="TableTextNormal"/>
              <w:tabs>
                <w:tab w:val="left" w:pos="540"/>
              </w:tabs>
            </w:pPr>
          </w:p>
          <w:p w14:paraId="3A2835F7" w14:textId="77777777" w:rsidR="00562F87" w:rsidRDefault="00A42A00">
            <w:pPr>
              <w:pStyle w:val="TableTextNormal"/>
            </w:pPr>
            <w:r>
              <w:t>The preferred first choice used in normal conditions.</w:t>
            </w:r>
          </w:p>
          <w:p w14:paraId="33AB152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5566902" w14:textId="77777777" w:rsidR="00562F87" w:rsidRDefault="00562F87">
            <w:pPr>
              <w:pStyle w:val="TableTextNormal"/>
              <w:tabs>
                <w:tab w:val="left" w:pos="720"/>
              </w:tabs>
            </w:pPr>
          </w:p>
        </w:tc>
      </w:tr>
      <w:tr w:rsidR="00562F87" w14:paraId="7DA7DED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2D6AE6" w14:textId="77777777" w:rsidR="00562F87" w:rsidRDefault="00562F87">
            <w:pPr>
              <w:pStyle w:val="TableTextNormal"/>
            </w:pPr>
          </w:p>
          <w:p w14:paraId="306B0167" w14:textId="77777777" w:rsidR="00562F87" w:rsidRDefault="00A42A00">
            <w:pPr>
              <w:pStyle w:val="TableTextNormal"/>
            </w:pPr>
            <w:r>
              <w:rPr>
                <w:noProof/>
                <w:sz w:val="0"/>
                <w:szCs w:val="0"/>
              </w:rPr>
              <w:drawing>
                <wp:inline distT="0" distB="0" distL="0" distR="0" wp14:anchorId="0C03EE8F" wp14:editId="0DE3951B">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alternate :   Public  = 2</w:t>
            </w:r>
          </w:p>
          <w:p w14:paraId="14218C09" w14:textId="77777777" w:rsidR="00562F87" w:rsidRDefault="00562F87">
            <w:pPr>
              <w:pStyle w:val="TableTextNormal"/>
              <w:tabs>
                <w:tab w:val="left" w:pos="540"/>
              </w:tabs>
            </w:pPr>
          </w:p>
          <w:p w14:paraId="6605F0E9" w14:textId="77777777" w:rsidR="00562F87" w:rsidRDefault="00A42A00">
            <w:pPr>
              <w:pStyle w:val="TableTextNormal"/>
            </w:pPr>
            <w:r>
              <w:t>The preferred choice in extraordinary conditions.</w:t>
            </w:r>
          </w:p>
          <w:p w14:paraId="0CF80AF7" w14:textId="77777777" w:rsidR="00562F87" w:rsidRDefault="00A42A00">
            <w:pPr>
              <w:pStyle w:val="TableTextNormal"/>
            </w:pPr>
            <w:r>
              <w:t>Remark: Tentative.</w:t>
            </w:r>
          </w:p>
          <w:p w14:paraId="22C963EC"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30B256F" w14:textId="77777777" w:rsidR="00562F87" w:rsidRDefault="00562F87">
            <w:pPr>
              <w:pStyle w:val="TableTextNormal"/>
              <w:tabs>
                <w:tab w:val="left" w:pos="720"/>
              </w:tabs>
            </w:pPr>
          </w:p>
        </w:tc>
      </w:tr>
    </w:tbl>
    <w:p w14:paraId="2C1D2EA2" w14:textId="77777777" w:rsidR="00562F87" w:rsidRDefault="00562F87">
      <w:pPr>
        <w:pStyle w:val="Notes"/>
      </w:pPr>
    </w:p>
    <w:p w14:paraId="7692C3CE" w14:textId="77777777" w:rsidR="00562F87" w:rsidRDefault="00A42A00">
      <w:pPr>
        <w:pStyle w:val="Notes"/>
      </w:pPr>
      <w:r>
        <w:t xml:space="preserve">  </w:t>
      </w:r>
      <w:bookmarkEnd w:id="221"/>
    </w:p>
    <w:p w14:paraId="776EB68F" w14:textId="77777777" w:rsidR="00562F87" w:rsidRDefault="00562F87">
      <w:pPr>
        <w:pStyle w:val="Notes"/>
      </w:pPr>
    </w:p>
    <w:p w14:paraId="6D5E8E8C" w14:textId="77777777" w:rsidR="00562F87" w:rsidRDefault="00A42A00">
      <w:pPr>
        <w:pStyle w:val="Heading3"/>
      </w:pPr>
      <w:bookmarkStart w:id="223" w:name="BKM_9C5EF5F2_43F6_42B8_B2AC_CA3F84245BB8"/>
      <w:bookmarkStart w:id="224" w:name="_Toc25000173"/>
      <w:proofErr w:type="spellStart"/>
      <w:r>
        <w:t>categoryOfRadioMethods</w:t>
      </w:r>
      <w:bookmarkEnd w:id="224"/>
      <w:proofErr w:type="spellEnd"/>
    </w:p>
    <w:p w14:paraId="5F8F81C6" w14:textId="77777777" w:rsidR="00562F87" w:rsidRDefault="00A42A00">
      <w:pPr>
        <w:pStyle w:val="Notes"/>
      </w:pPr>
      <w:r>
        <w:rPr>
          <w:rStyle w:val="Italics"/>
        </w:rPr>
        <w:t>Enumeration in package 'S-127 Domain Model'</w:t>
      </w:r>
    </w:p>
    <w:p w14:paraId="1F727EF2" w14:textId="77777777" w:rsidR="00562F87" w:rsidRDefault="00562F87">
      <w:pPr>
        <w:pStyle w:val="Notes"/>
        <w:tabs>
          <w:tab w:val="left" w:pos="720"/>
        </w:tabs>
      </w:pPr>
    </w:p>
    <w:p w14:paraId="067CC09E" w14:textId="77777777" w:rsidR="00562F87" w:rsidRDefault="00A42A00">
      <w:pPr>
        <w:pStyle w:val="Notes"/>
      </w:pPr>
      <w:r>
        <w:t>Categories of radiocommunications based on frequency band and radio traffic method.</w:t>
      </w:r>
    </w:p>
    <w:p w14:paraId="7AF61170" w14:textId="77777777" w:rsidR="00562F87" w:rsidRDefault="00562F87">
      <w:pPr>
        <w:pStyle w:val="Notes"/>
      </w:pPr>
    </w:p>
    <w:p w14:paraId="4D07DDB0" w14:textId="77777777" w:rsidR="00562F87" w:rsidRDefault="00A42A00">
      <w:pPr>
        <w:pStyle w:val="Properties"/>
      </w:pPr>
      <w:proofErr w:type="spellStart"/>
      <w:r>
        <w:t>categoryOfRadioMethods</w:t>
      </w:r>
      <w:proofErr w:type="spellEnd"/>
      <w:r>
        <w:t xml:space="preserve"> </w:t>
      </w:r>
    </w:p>
    <w:p w14:paraId="41D08746" w14:textId="77777777" w:rsidR="00562F87" w:rsidRDefault="00A42A00">
      <w:pPr>
        <w:pStyle w:val="Properties"/>
      </w:pPr>
      <w:r>
        <w:t>Version 1.0  Phase 1.0  Proposed</w:t>
      </w:r>
    </w:p>
    <w:p w14:paraId="77E25634" w14:textId="77777777" w:rsidR="00562F87" w:rsidRDefault="00A42A00">
      <w:pPr>
        <w:pStyle w:val="Properties"/>
      </w:pPr>
      <w:proofErr w:type="spellStart"/>
      <w:r>
        <w:t>raphaelm</w:t>
      </w:r>
      <w:proofErr w:type="spellEnd"/>
      <w:r>
        <w:t xml:space="preserve"> created on 28-May-2018.  Last modified 20-Aug-2018</w:t>
      </w:r>
    </w:p>
    <w:p w14:paraId="4111F78F" w14:textId="77777777" w:rsidR="00562F87" w:rsidRDefault="00A42A00">
      <w:pPr>
        <w:pStyle w:val="Properties"/>
      </w:pPr>
      <w:r>
        <w:t>Alias CATRMT</w:t>
      </w:r>
    </w:p>
    <w:p w14:paraId="69530DB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BEF438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2427E2D" w14:textId="77777777" w:rsidR="00562F87" w:rsidRDefault="00A42A00">
            <w:pPr>
              <w:pStyle w:val="TableHeadingLight"/>
            </w:pPr>
            <w:r>
              <w:t>ATTRIBUTES</w:t>
            </w:r>
          </w:p>
        </w:tc>
      </w:tr>
      <w:tr w:rsidR="00562F87" w14:paraId="08D73EB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FDD726" w14:textId="77777777" w:rsidR="00562F87" w:rsidRDefault="00562F87">
            <w:pPr>
              <w:pStyle w:val="TableTextNormal"/>
            </w:pPr>
          </w:p>
          <w:p w14:paraId="7933AF7B" w14:textId="77777777" w:rsidR="00562F87" w:rsidRDefault="00A42A00">
            <w:pPr>
              <w:pStyle w:val="TableTextNormal"/>
            </w:pPr>
            <w:r>
              <w:rPr>
                <w:noProof/>
                <w:sz w:val="0"/>
                <w:szCs w:val="0"/>
              </w:rPr>
              <w:drawing>
                <wp:inline distT="0" distB="0" distL="0" distR="0" wp14:anchorId="6EDBE647" wp14:editId="051E17D9">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Low Frequency (LF) voice traffic :   Public  = 1</w:t>
            </w:r>
          </w:p>
          <w:p w14:paraId="4EE00A5A" w14:textId="77777777" w:rsidR="00562F87" w:rsidRDefault="00562F87">
            <w:pPr>
              <w:pStyle w:val="TableTextNormal"/>
              <w:tabs>
                <w:tab w:val="left" w:pos="540"/>
              </w:tabs>
            </w:pPr>
          </w:p>
          <w:p w14:paraId="03FA0487" w14:textId="77777777" w:rsidR="00562F87" w:rsidRDefault="00A42A00">
            <w:pPr>
              <w:pStyle w:val="TableTextNormal"/>
            </w:pPr>
            <w:r>
              <w:t>Frequency in a frequency range between 30 and 300 kHz used for voice traffic</w:t>
            </w:r>
          </w:p>
          <w:p w14:paraId="298C5CC0" w14:textId="77777777" w:rsidR="00562F87" w:rsidRDefault="00A42A00">
            <w:pPr>
              <w:pStyle w:val="TableTextNormal"/>
              <w:tabs>
                <w:tab w:val="left" w:pos="1440"/>
              </w:tabs>
              <w:jc w:val="right"/>
            </w:pPr>
            <w:r>
              <w:rPr>
                <w:rStyle w:val="TableFieldLabel"/>
              </w:rPr>
              <w:t>[ Is static True. Containment is Not Specified. ]</w:t>
            </w:r>
          </w:p>
          <w:p w14:paraId="08CF03F3" w14:textId="77777777" w:rsidR="00562F87" w:rsidRDefault="00562F87">
            <w:pPr>
              <w:pStyle w:val="TableTextNormal"/>
              <w:tabs>
                <w:tab w:val="left" w:pos="720"/>
              </w:tabs>
            </w:pPr>
          </w:p>
        </w:tc>
      </w:tr>
      <w:tr w:rsidR="00562F87" w14:paraId="4586C6E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8DF096" w14:textId="77777777" w:rsidR="00562F87" w:rsidRDefault="00562F87">
            <w:pPr>
              <w:pStyle w:val="TableTextNormal"/>
            </w:pPr>
          </w:p>
          <w:p w14:paraId="145378DF" w14:textId="77777777" w:rsidR="00562F87" w:rsidRDefault="00A42A00">
            <w:pPr>
              <w:pStyle w:val="TableTextNormal"/>
            </w:pPr>
            <w:r>
              <w:rPr>
                <w:noProof/>
                <w:sz w:val="0"/>
                <w:szCs w:val="0"/>
              </w:rPr>
              <w:drawing>
                <wp:inline distT="0" distB="0" distL="0" distR="0" wp14:anchorId="6E85A297" wp14:editId="17BB74FE">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Medium Frequency (MF) voice traffic :   Public  = 2</w:t>
            </w:r>
          </w:p>
          <w:p w14:paraId="6150B656" w14:textId="77777777" w:rsidR="00562F87" w:rsidRDefault="00562F87">
            <w:pPr>
              <w:pStyle w:val="TableTextNormal"/>
              <w:tabs>
                <w:tab w:val="left" w:pos="540"/>
              </w:tabs>
            </w:pPr>
          </w:p>
          <w:p w14:paraId="706FEB57" w14:textId="77777777" w:rsidR="00562F87" w:rsidRDefault="00A42A00">
            <w:pPr>
              <w:pStyle w:val="TableTextNormal"/>
            </w:pPr>
            <w:r>
              <w:lastRenderedPageBreak/>
              <w:t>Frequency in a frequency range between 300 and 3 000kHz used for voice traffic</w:t>
            </w:r>
          </w:p>
          <w:p w14:paraId="10A44A3E" w14:textId="77777777" w:rsidR="00562F87" w:rsidRDefault="00A42A00">
            <w:pPr>
              <w:pStyle w:val="TableTextNormal"/>
              <w:tabs>
                <w:tab w:val="left" w:pos="1440"/>
              </w:tabs>
              <w:jc w:val="right"/>
            </w:pPr>
            <w:r>
              <w:rPr>
                <w:rStyle w:val="TableFieldLabel"/>
              </w:rPr>
              <w:t>[ Is static True. Containment is Not Specified. ]</w:t>
            </w:r>
          </w:p>
          <w:p w14:paraId="09C0D3B7" w14:textId="77777777" w:rsidR="00562F87" w:rsidRDefault="00562F87">
            <w:pPr>
              <w:pStyle w:val="TableTextNormal"/>
              <w:tabs>
                <w:tab w:val="left" w:pos="720"/>
              </w:tabs>
            </w:pPr>
          </w:p>
        </w:tc>
      </w:tr>
      <w:tr w:rsidR="00562F87" w14:paraId="6E61415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8896CE" w14:textId="77777777" w:rsidR="00562F87" w:rsidRDefault="00562F87">
            <w:pPr>
              <w:pStyle w:val="TableTextNormal"/>
            </w:pPr>
          </w:p>
          <w:p w14:paraId="390E3A59" w14:textId="77777777" w:rsidR="00562F87" w:rsidRDefault="00A42A00">
            <w:pPr>
              <w:pStyle w:val="TableTextNormal"/>
            </w:pPr>
            <w:r>
              <w:rPr>
                <w:noProof/>
                <w:sz w:val="0"/>
                <w:szCs w:val="0"/>
              </w:rPr>
              <w:drawing>
                <wp:inline distT="0" distB="0" distL="0" distR="0" wp14:anchorId="0D83EAC0" wp14:editId="18D17D40">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Frequency (HF) voice traffic :   Public  = 3</w:t>
            </w:r>
          </w:p>
          <w:p w14:paraId="71E1362E" w14:textId="77777777" w:rsidR="00562F87" w:rsidRDefault="00562F87">
            <w:pPr>
              <w:pStyle w:val="TableTextNormal"/>
              <w:tabs>
                <w:tab w:val="left" w:pos="540"/>
              </w:tabs>
            </w:pPr>
          </w:p>
          <w:p w14:paraId="67E87859" w14:textId="77777777" w:rsidR="00562F87" w:rsidRDefault="00A42A00">
            <w:pPr>
              <w:pStyle w:val="TableTextNormal"/>
            </w:pPr>
            <w:r>
              <w:t>Frequency in a frequency range between 3 and 30 MHz used for voice traffic</w:t>
            </w:r>
          </w:p>
          <w:p w14:paraId="5C5DCF10" w14:textId="77777777" w:rsidR="00562F87" w:rsidRDefault="00A42A00">
            <w:pPr>
              <w:pStyle w:val="TableTextNormal"/>
              <w:tabs>
                <w:tab w:val="left" w:pos="1440"/>
              </w:tabs>
              <w:jc w:val="right"/>
            </w:pPr>
            <w:r>
              <w:rPr>
                <w:rStyle w:val="TableFieldLabel"/>
              </w:rPr>
              <w:t>[ Is static True. Containment is Not Specified. ]</w:t>
            </w:r>
          </w:p>
          <w:p w14:paraId="15DD85C3" w14:textId="77777777" w:rsidR="00562F87" w:rsidRDefault="00562F87">
            <w:pPr>
              <w:pStyle w:val="TableTextNormal"/>
              <w:tabs>
                <w:tab w:val="left" w:pos="720"/>
              </w:tabs>
            </w:pPr>
          </w:p>
        </w:tc>
      </w:tr>
      <w:tr w:rsidR="00562F87" w14:paraId="4EEB17C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15571E" w14:textId="77777777" w:rsidR="00562F87" w:rsidRDefault="00562F87">
            <w:pPr>
              <w:pStyle w:val="TableTextNormal"/>
            </w:pPr>
          </w:p>
          <w:p w14:paraId="61BBD491" w14:textId="77777777" w:rsidR="00562F87" w:rsidRDefault="00A42A00">
            <w:pPr>
              <w:pStyle w:val="TableTextNormal"/>
            </w:pPr>
            <w:r>
              <w:rPr>
                <w:noProof/>
                <w:sz w:val="0"/>
                <w:szCs w:val="0"/>
              </w:rPr>
              <w:drawing>
                <wp:inline distT="0" distB="0" distL="0" distR="0" wp14:anchorId="37BECE40" wp14:editId="2DFB4A76">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Very High Frequency (VHF) voice traffic :   Public  = 4</w:t>
            </w:r>
          </w:p>
          <w:p w14:paraId="7DD6A121" w14:textId="77777777" w:rsidR="00562F87" w:rsidRDefault="00562F87">
            <w:pPr>
              <w:pStyle w:val="TableTextNormal"/>
              <w:tabs>
                <w:tab w:val="left" w:pos="540"/>
              </w:tabs>
            </w:pPr>
          </w:p>
          <w:p w14:paraId="2DF062C1" w14:textId="77777777" w:rsidR="00562F87" w:rsidRDefault="00A42A00">
            <w:pPr>
              <w:pStyle w:val="TableTextNormal"/>
            </w:pPr>
            <w:r>
              <w:t>Frequency in a frequency range between 30 and 300 MHz used for voice traffic</w:t>
            </w:r>
          </w:p>
          <w:p w14:paraId="7A095203" w14:textId="77777777" w:rsidR="00562F87" w:rsidRDefault="00A42A00">
            <w:pPr>
              <w:pStyle w:val="TableTextNormal"/>
              <w:tabs>
                <w:tab w:val="left" w:pos="1440"/>
              </w:tabs>
              <w:jc w:val="right"/>
            </w:pPr>
            <w:r>
              <w:rPr>
                <w:rStyle w:val="TableFieldLabel"/>
              </w:rPr>
              <w:t>[ Is static True. Containment is Not Specified. ]</w:t>
            </w:r>
          </w:p>
          <w:p w14:paraId="529C3D5E" w14:textId="77777777" w:rsidR="00562F87" w:rsidRDefault="00562F87">
            <w:pPr>
              <w:pStyle w:val="TableTextNormal"/>
              <w:tabs>
                <w:tab w:val="left" w:pos="720"/>
              </w:tabs>
            </w:pPr>
          </w:p>
        </w:tc>
      </w:tr>
      <w:tr w:rsidR="00562F87" w14:paraId="32747E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FC75A7" w14:textId="77777777" w:rsidR="00562F87" w:rsidRDefault="00562F87">
            <w:pPr>
              <w:pStyle w:val="TableTextNormal"/>
            </w:pPr>
          </w:p>
          <w:p w14:paraId="0F3A5645" w14:textId="77777777" w:rsidR="00562F87" w:rsidRDefault="00A42A00">
            <w:pPr>
              <w:pStyle w:val="TableTextNormal"/>
            </w:pPr>
            <w:r>
              <w:rPr>
                <w:noProof/>
                <w:sz w:val="0"/>
                <w:szCs w:val="0"/>
              </w:rPr>
              <w:drawing>
                <wp:inline distT="0" distB="0" distL="0" distR="0" wp14:anchorId="1C646936" wp14:editId="5324F603">
                  <wp:extent cx="114300" cy="114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Frequency Narrow Band Direct Printing :   Public  = 5</w:t>
            </w:r>
          </w:p>
          <w:p w14:paraId="4C0C5D4C" w14:textId="77777777" w:rsidR="00562F87" w:rsidRDefault="00562F87">
            <w:pPr>
              <w:pStyle w:val="TableTextNormal"/>
              <w:tabs>
                <w:tab w:val="left" w:pos="540"/>
              </w:tabs>
            </w:pPr>
          </w:p>
          <w:p w14:paraId="11640A59" w14:textId="77777777" w:rsidR="00562F87" w:rsidRDefault="00A42A00">
            <w:pPr>
              <w:pStyle w:val="TableTextNormal"/>
            </w:pPr>
            <w:r>
              <w:t>High Frequency Narrow Band Direct Printing</w:t>
            </w:r>
          </w:p>
          <w:p w14:paraId="45EDB4B9" w14:textId="77777777" w:rsidR="00562F87" w:rsidRDefault="00A42A00">
            <w:pPr>
              <w:pStyle w:val="TableTextNormal"/>
              <w:tabs>
                <w:tab w:val="left" w:pos="1440"/>
              </w:tabs>
              <w:jc w:val="right"/>
            </w:pPr>
            <w:r>
              <w:rPr>
                <w:rStyle w:val="TableFieldLabel"/>
              </w:rPr>
              <w:t>[ Is static True. Containment is Not Specified. ]</w:t>
            </w:r>
          </w:p>
          <w:p w14:paraId="4B3B067B" w14:textId="77777777" w:rsidR="00562F87" w:rsidRDefault="00562F87">
            <w:pPr>
              <w:pStyle w:val="TableTextNormal"/>
              <w:tabs>
                <w:tab w:val="left" w:pos="720"/>
              </w:tabs>
            </w:pPr>
          </w:p>
        </w:tc>
      </w:tr>
      <w:tr w:rsidR="00562F87" w14:paraId="707F2D5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2196C6" w14:textId="77777777" w:rsidR="00562F87" w:rsidRDefault="00562F87">
            <w:pPr>
              <w:pStyle w:val="TableTextNormal"/>
            </w:pPr>
          </w:p>
          <w:p w14:paraId="35A1F89B" w14:textId="77777777" w:rsidR="00562F87" w:rsidRDefault="00A42A00">
            <w:pPr>
              <w:pStyle w:val="TableTextNormal"/>
            </w:pPr>
            <w:r>
              <w:rPr>
                <w:noProof/>
                <w:sz w:val="0"/>
                <w:szCs w:val="0"/>
              </w:rPr>
              <w:drawing>
                <wp:inline distT="0" distB="0" distL="0" distR="0" wp14:anchorId="4BFEB02C" wp14:editId="04B97515">
                  <wp:extent cx="114300" cy="1143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NAVTEX :   Public  = 6</w:t>
            </w:r>
          </w:p>
          <w:p w14:paraId="21CB2183" w14:textId="77777777" w:rsidR="00562F87" w:rsidRDefault="00562F87">
            <w:pPr>
              <w:pStyle w:val="TableTextNormal"/>
              <w:tabs>
                <w:tab w:val="left" w:pos="540"/>
              </w:tabs>
            </w:pPr>
          </w:p>
          <w:p w14:paraId="08D151D8" w14:textId="77777777" w:rsidR="00562F87" w:rsidRDefault="00A42A00">
            <w:pPr>
              <w:pStyle w:val="TableTextNormal"/>
            </w:pPr>
            <w:r>
              <w:t>Narrow-band direct-printing telegraphy system for transmission of maritime safety information.</w:t>
            </w:r>
          </w:p>
          <w:p w14:paraId="613D883C" w14:textId="77777777" w:rsidR="00562F87" w:rsidRDefault="00A42A00">
            <w:pPr>
              <w:pStyle w:val="TableTextNormal"/>
              <w:tabs>
                <w:tab w:val="left" w:pos="1440"/>
              </w:tabs>
              <w:jc w:val="right"/>
            </w:pPr>
            <w:r>
              <w:rPr>
                <w:rStyle w:val="TableFieldLabel"/>
              </w:rPr>
              <w:t>[ Is static True. Containment is Not Specified. ]</w:t>
            </w:r>
          </w:p>
          <w:p w14:paraId="10A04B8D" w14:textId="77777777" w:rsidR="00562F87" w:rsidRDefault="00562F87">
            <w:pPr>
              <w:pStyle w:val="TableTextNormal"/>
              <w:tabs>
                <w:tab w:val="left" w:pos="720"/>
              </w:tabs>
            </w:pPr>
          </w:p>
        </w:tc>
      </w:tr>
      <w:tr w:rsidR="00562F87" w14:paraId="1D7AAC3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FA9F78" w14:textId="77777777" w:rsidR="00562F87" w:rsidRDefault="00562F87">
            <w:pPr>
              <w:pStyle w:val="TableTextNormal"/>
            </w:pPr>
          </w:p>
          <w:p w14:paraId="7EC4A205" w14:textId="77777777" w:rsidR="00562F87" w:rsidRDefault="00A42A00">
            <w:pPr>
              <w:pStyle w:val="TableTextNormal"/>
            </w:pPr>
            <w:r>
              <w:rPr>
                <w:noProof/>
                <w:sz w:val="0"/>
                <w:szCs w:val="0"/>
              </w:rPr>
              <w:drawing>
                <wp:inline distT="0" distB="0" distL="0" distR="0" wp14:anchorId="59CD6C16" wp14:editId="38B87071">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SafetyNET</w:t>
            </w:r>
            <w:proofErr w:type="spellEnd"/>
            <w:r>
              <w:t xml:space="preserve"> :   Public  = 7</w:t>
            </w:r>
          </w:p>
          <w:p w14:paraId="58889B71" w14:textId="77777777" w:rsidR="00562F87" w:rsidRDefault="00562F87">
            <w:pPr>
              <w:pStyle w:val="TableTextNormal"/>
              <w:tabs>
                <w:tab w:val="left" w:pos="540"/>
              </w:tabs>
            </w:pPr>
          </w:p>
          <w:p w14:paraId="0BC0212F" w14:textId="77777777" w:rsidR="00562F87" w:rsidRDefault="00A42A00">
            <w:pPr>
              <w:pStyle w:val="TableTextNormal"/>
            </w:pPr>
            <w:proofErr w:type="spellStart"/>
            <w:r>
              <w:t>SafetyNET</w:t>
            </w:r>
            <w:proofErr w:type="spellEnd"/>
            <w:r>
              <w:t xml:space="preserve"> is an international automatic direct-printing satellite-based service for the promulgation of navigational and meteorological warnings, meteorological forecasts and other urgent safety-related messages - maritime safety information (MSI) - to ships.</w:t>
            </w:r>
          </w:p>
          <w:p w14:paraId="64C5C776" w14:textId="77777777" w:rsidR="00562F87" w:rsidRDefault="00A42A00">
            <w:pPr>
              <w:pStyle w:val="TableTextNormal"/>
              <w:tabs>
                <w:tab w:val="left" w:pos="1440"/>
              </w:tabs>
              <w:jc w:val="right"/>
            </w:pPr>
            <w:r>
              <w:rPr>
                <w:rStyle w:val="TableFieldLabel"/>
              </w:rPr>
              <w:t>[ Is static True. Containment is Not Specified. ]</w:t>
            </w:r>
          </w:p>
          <w:p w14:paraId="1281ED56" w14:textId="77777777" w:rsidR="00562F87" w:rsidRDefault="00562F87">
            <w:pPr>
              <w:pStyle w:val="TableTextNormal"/>
              <w:tabs>
                <w:tab w:val="left" w:pos="720"/>
              </w:tabs>
            </w:pPr>
          </w:p>
        </w:tc>
      </w:tr>
      <w:tr w:rsidR="00562F87" w14:paraId="6BCA9C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2CDD99" w14:textId="77777777" w:rsidR="00562F87" w:rsidRDefault="00562F87">
            <w:pPr>
              <w:pStyle w:val="TableTextNormal"/>
            </w:pPr>
          </w:p>
          <w:p w14:paraId="023DEB7C" w14:textId="77777777" w:rsidR="00562F87" w:rsidRDefault="00A42A00">
            <w:pPr>
              <w:pStyle w:val="TableTextNormal"/>
            </w:pPr>
            <w:r>
              <w:rPr>
                <w:noProof/>
                <w:sz w:val="0"/>
                <w:szCs w:val="0"/>
              </w:rPr>
              <w:drawing>
                <wp:inline distT="0" distB="0" distL="0" distR="0" wp14:anchorId="16BE80D6" wp14:editId="256146CB">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NBDP Telegraphy :   Public  = 8</w:t>
            </w:r>
          </w:p>
          <w:p w14:paraId="1C7FB0AB" w14:textId="77777777" w:rsidR="00562F87" w:rsidRDefault="00562F87">
            <w:pPr>
              <w:pStyle w:val="TableTextNormal"/>
              <w:tabs>
                <w:tab w:val="left" w:pos="540"/>
              </w:tabs>
            </w:pPr>
          </w:p>
          <w:p w14:paraId="69A94193" w14:textId="77777777" w:rsidR="00562F87" w:rsidRDefault="00A42A00">
            <w:pPr>
              <w:pStyle w:val="TableTextNormal"/>
            </w:pPr>
            <w:r>
              <w:t>Narrow Band Direct Printing Telegraphy. A communications system consisting of teletypewriters connected to a telephonic network to send and receive wireless signals.</w:t>
            </w:r>
          </w:p>
          <w:p w14:paraId="1D4590C0" w14:textId="77777777" w:rsidR="00562F87" w:rsidRDefault="00A42A00">
            <w:pPr>
              <w:pStyle w:val="TableTextNormal"/>
              <w:tabs>
                <w:tab w:val="left" w:pos="1440"/>
              </w:tabs>
              <w:jc w:val="right"/>
            </w:pPr>
            <w:r>
              <w:rPr>
                <w:rStyle w:val="TableFieldLabel"/>
              </w:rPr>
              <w:t>[ Is static True. Containment is Not Specified. ]</w:t>
            </w:r>
          </w:p>
          <w:p w14:paraId="10CEE241" w14:textId="77777777" w:rsidR="00562F87" w:rsidRDefault="00562F87">
            <w:pPr>
              <w:pStyle w:val="TableTextNormal"/>
              <w:tabs>
                <w:tab w:val="left" w:pos="720"/>
              </w:tabs>
            </w:pPr>
          </w:p>
        </w:tc>
      </w:tr>
      <w:tr w:rsidR="00562F87" w14:paraId="06A4554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E484E5" w14:textId="77777777" w:rsidR="00562F87" w:rsidRDefault="00562F87">
            <w:pPr>
              <w:pStyle w:val="TableTextNormal"/>
            </w:pPr>
          </w:p>
          <w:p w14:paraId="17CB1D89" w14:textId="77777777" w:rsidR="00562F87" w:rsidRDefault="00A42A00">
            <w:pPr>
              <w:pStyle w:val="TableTextNormal"/>
            </w:pPr>
            <w:r>
              <w:rPr>
                <w:noProof/>
                <w:sz w:val="0"/>
                <w:szCs w:val="0"/>
              </w:rPr>
              <w:drawing>
                <wp:inline distT="0" distB="0" distL="0" distR="0" wp14:anchorId="1FE5A44D" wp14:editId="47DCED8C">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facsimile :   Public  = 9</w:t>
            </w:r>
          </w:p>
          <w:p w14:paraId="6638CA2A" w14:textId="77777777" w:rsidR="00562F87" w:rsidRDefault="00562F87">
            <w:pPr>
              <w:pStyle w:val="TableTextNormal"/>
              <w:tabs>
                <w:tab w:val="left" w:pos="540"/>
              </w:tabs>
            </w:pPr>
          </w:p>
          <w:p w14:paraId="2BB08C58" w14:textId="77777777" w:rsidR="00562F87" w:rsidRDefault="00A42A00">
            <w:pPr>
              <w:pStyle w:val="TableTextNormal"/>
            </w:pPr>
            <w:r>
              <w:t>A method or device for transmitting documents, drawings, photographs, or the like, by means of radio or telephone for exact reproduction elsewhere.</w:t>
            </w:r>
          </w:p>
          <w:p w14:paraId="2F04D2B4" w14:textId="77777777" w:rsidR="00562F87" w:rsidRDefault="00A42A00">
            <w:pPr>
              <w:pStyle w:val="TableTextNormal"/>
              <w:tabs>
                <w:tab w:val="left" w:pos="1440"/>
              </w:tabs>
              <w:jc w:val="right"/>
            </w:pPr>
            <w:r>
              <w:rPr>
                <w:rStyle w:val="TableFieldLabel"/>
              </w:rPr>
              <w:t>[ Is static True. Containment is Not Specified. ]</w:t>
            </w:r>
          </w:p>
          <w:p w14:paraId="671408D9" w14:textId="77777777" w:rsidR="00562F87" w:rsidRDefault="00562F87">
            <w:pPr>
              <w:pStyle w:val="TableTextNormal"/>
              <w:tabs>
                <w:tab w:val="left" w:pos="720"/>
              </w:tabs>
            </w:pPr>
          </w:p>
        </w:tc>
      </w:tr>
      <w:tr w:rsidR="00562F87" w14:paraId="297BD57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688CEF" w14:textId="77777777" w:rsidR="00562F87" w:rsidRDefault="00562F87">
            <w:pPr>
              <w:pStyle w:val="TableTextNormal"/>
            </w:pPr>
          </w:p>
          <w:p w14:paraId="6AF3AE99" w14:textId="77777777" w:rsidR="00562F87" w:rsidRDefault="00A42A00">
            <w:pPr>
              <w:pStyle w:val="TableTextNormal"/>
            </w:pPr>
            <w:r>
              <w:rPr>
                <w:noProof/>
                <w:sz w:val="0"/>
                <w:szCs w:val="0"/>
              </w:rPr>
              <w:drawing>
                <wp:inline distT="0" distB="0" distL="0" distR="0" wp14:anchorId="0191E9F5" wp14:editId="55C9042A">
                  <wp:extent cx="114300" cy="1143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NAVIP :   Public  = 10</w:t>
            </w:r>
          </w:p>
          <w:p w14:paraId="217E1480" w14:textId="77777777" w:rsidR="00562F87" w:rsidRDefault="00562F87">
            <w:pPr>
              <w:pStyle w:val="TableTextNormal"/>
              <w:tabs>
                <w:tab w:val="left" w:pos="540"/>
              </w:tabs>
            </w:pPr>
          </w:p>
          <w:p w14:paraId="7CE54225" w14:textId="77777777" w:rsidR="00562F87" w:rsidRDefault="00A42A00">
            <w:pPr>
              <w:pStyle w:val="TableTextNormal"/>
            </w:pPr>
            <w:r>
              <w:t>A Russian system transmitting navigational information, send by radio and containing information relevant to coastal waters of foreign countries and high seas.</w:t>
            </w:r>
          </w:p>
          <w:p w14:paraId="022788DF" w14:textId="77777777" w:rsidR="00562F87" w:rsidRDefault="00A42A00">
            <w:pPr>
              <w:pStyle w:val="TableTextNormal"/>
              <w:tabs>
                <w:tab w:val="left" w:pos="1440"/>
              </w:tabs>
              <w:jc w:val="right"/>
            </w:pPr>
            <w:r>
              <w:rPr>
                <w:rStyle w:val="TableFieldLabel"/>
              </w:rPr>
              <w:t>[ Is static True. Containment is Not Specified. ]</w:t>
            </w:r>
          </w:p>
          <w:p w14:paraId="41BA7734" w14:textId="77777777" w:rsidR="00562F87" w:rsidRDefault="00562F87">
            <w:pPr>
              <w:pStyle w:val="TableTextNormal"/>
              <w:tabs>
                <w:tab w:val="left" w:pos="720"/>
              </w:tabs>
            </w:pPr>
          </w:p>
        </w:tc>
      </w:tr>
      <w:tr w:rsidR="00562F87" w14:paraId="40BBC22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B92354" w14:textId="77777777" w:rsidR="00562F87" w:rsidRDefault="00562F87">
            <w:pPr>
              <w:pStyle w:val="TableTextNormal"/>
            </w:pPr>
          </w:p>
          <w:p w14:paraId="6F8D12F9" w14:textId="77777777" w:rsidR="00562F87" w:rsidRDefault="00A42A00">
            <w:pPr>
              <w:pStyle w:val="TableTextNormal"/>
            </w:pPr>
            <w:r>
              <w:rPr>
                <w:noProof/>
                <w:sz w:val="0"/>
                <w:szCs w:val="0"/>
              </w:rPr>
              <w:drawing>
                <wp:inline distT="0" distB="0" distL="0" distR="0" wp14:anchorId="1BB1A6E3" wp14:editId="095C196D">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Low Frequency (LF) digital traffic :   Public  = 11</w:t>
            </w:r>
          </w:p>
          <w:p w14:paraId="121DC2E9" w14:textId="77777777" w:rsidR="00562F87" w:rsidRDefault="00562F87">
            <w:pPr>
              <w:pStyle w:val="TableTextNormal"/>
              <w:tabs>
                <w:tab w:val="left" w:pos="540"/>
              </w:tabs>
            </w:pPr>
          </w:p>
          <w:p w14:paraId="1ACB2037" w14:textId="77777777" w:rsidR="00562F87" w:rsidRDefault="00A42A00">
            <w:pPr>
              <w:pStyle w:val="TableTextNormal"/>
            </w:pPr>
            <w:r>
              <w:t>Frequency in a frequency range between 30 and 300 kHz used for digital traffic</w:t>
            </w:r>
          </w:p>
          <w:p w14:paraId="7D9FA0F7" w14:textId="77777777" w:rsidR="00562F87" w:rsidRDefault="00A42A00">
            <w:pPr>
              <w:pStyle w:val="TableTextNormal"/>
              <w:tabs>
                <w:tab w:val="left" w:pos="1440"/>
              </w:tabs>
              <w:jc w:val="right"/>
            </w:pPr>
            <w:r>
              <w:rPr>
                <w:rStyle w:val="TableFieldLabel"/>
              </w:rPr>
              <w:t>[ Is static True. Containment is Not Specified. ]</w:t>
            </w:r>
          </w:p>
          <w:p w14:paraId="6FEF0C67" w14:textId="77777777" w:rsidR="00562F87" w:rsidRDefault="00562F87">
            <w:pPr>
              <w:pStyle w:val="TableTextNormal"/>
              <w:tabs>
                <w:tab w:val="left" w:pos="720"/>
              </w:tabs>
            </w:pPr>
          </w:p>
        </w:tc>
      </w:tr>
      <w:tr w:rsidR="00562F87" w14:paraId="6D0E762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1534CD" w14:textId="77777777" w:rsidR="00562F87" w:rsidRDefault="00562F87">
            <w:pPr>
              <w:pStyle w:val="TableTextNormal"/>
            </w:pPr>
          </w:p>
          <w:p w14:paraId="0E97915D" w14:textId="77777777" w:rsidR="00562F87" w:rsidRDefault="00A42A00">
            <w:pPr>
              <w:pStyle w:val="TableTextNormal"/>
            </w:pPr>
            <w:r>
              <w:rPr>
                <w:noProof/>
                <w:sz w:val="0"/>
                <w:szCs w:val="0"/>
              </w:rPr>
              <w:drawing>
                <wp:inline distT="0" distB="0" distL="0" distR="0" wp14:anchorId="2D481E99" wp14:editId="42CAAFAB">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Medium Frequency (MF) digital traffic :   Public  = 12</w:t>
            </w:r>
          </w:p>
          <w:p w14:paraId="67B05E0C" w14:textId="77777777" w:rsidR="00562F87" w:rsidRDefault="00562F87">
            <w:pPr>
              <w:pStyle w:val="TableTextNormal"/>
              <w:tabs>
                <w:tab w:val="left" w:pos="540"/>
              </w:tabs>
            </w:pPr>
          </w:p>
          <w:p w14:paraId="7414D436" w14:textId="77777777" w:rsidR="00562F87" w:rsidRDefault="00A42A00">
            <w:pPr>
              <w:pStyle w:val="TableTextNormal"/>
            </w:pPr>
            <w:r>
              <w:t>Frequency in a frequency range between 300 and 3000kHz used for digital traffic</w:t>
            </w:r>
          </w:p>
          <w:p w14:paraId="5E1E245C" w14:textId="77777777" w:rsidR="00562F87" w:rsidRDefault="00A42A00">
            <w:pPr>
              <w:pStyle w:val="TableTextNormal"/>
              <w:tabs>
                <w:tab w:val="left" w:pos="1440"/>
              </w:tabs>
              <w:jc w:val="right"/>
            </w:pPr>
            <w:r>
              <w:rPr>
                <w:rStyle w:val="TableFieldLabel"/>
              </w:rPr>
              <w:t>[ Is static True. Containment is Not Specified. ]</w:t>
            </w:r>
          </w:p>
          <w:p w14:paraId="4565CA4B" w14:textId="77777777" w:rsidR="00562F87" w:rsidRDefault="00562F87">
            <w:pPr>
              <w:pStyle w:val="TableTextNormal"/>
              <w:tabs>
                <w:tab w:val="left" w:pos="720"/>
              </w:tabs>
            </w:pPr>
          </w:p>
        </w:tc>
      </w:tr>
      <w:tr w:rsidR="00562F87" w14:paraId="2D80D11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D7F7B5" w14:textId="77777777" w:rsidR="00562F87" w:rsidRDefault="00562F87">
            <w:pPr>
              <w:pStyle w:val="TableTextNormal"/>
            </w:pPr>
          </w:p>
          <w:p w14:paraId="1E46BB7D" w14:textId="77777777" w:rsidR="00562F87" w:rsidRDefault="00A42A00">
            <w:pPr>
              <w:pStyle w:val="TableTextNormal"/>
            </w:pPr>
            <w:r>
              <w:rPr>
                <w:noProof/>
                <w:sz w:val="0"/>
                <w:szCs w:val="0"/>
              </w:rPr>
              <w:drawing>
                <wp:inline distT="0" distB="0" distL="0" distR="0" wp14:anchorId="74C21606" wp14:editId="54D3DB64">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Frequency (HF) digital traffic :   Public  = 13</w:t>
            </w:r>
          </w:p>
          <w:p w14:paraId="1A9370FF" w14:textId="77777777" w:rsidR="00562F87" w:rsidRDefault="00562F87">
            <w:pPr>
              <w:pStyle w:val="TableTextNormal"/>
              <w:tabs>
                <w:tab w:val="left" w:pos="540"/>
              </w:tabs>
            </w:pPr>
          </w:p>
          <w:p w14:paraId="25629E29" w14:textId="77777777" w:rsidR="00562F87" w:rsidRDefault="00A42A00">
            <w:pPr>
              <w:pStyle w:val="TableTextNormal"/>
            </w:pPr>
            <w:r>
              <w:t>Frequency in a frequency range between 3 and 30 MHz used for digital traffic</w:t>
            </w:r>
          </w:p>
          <w:p w14:paraId="535A5539" w14:textId="77777777" w:rsidR="00562F87" w:rsidRDefault="00A42A00">
            <w:pPr>
              <w:pStyle w:val="TableTextNormal"/>
              <w:tabs>
                <w:tab w:val="left" w:pos="1440"/>
              </w:tabs>
              <w:jc w:val="right"/>
            </w:pPr>
            <w:r>
              <w:rPr>
                <w:rStyle w:val="TableFieldLabel"/>
              </w:rPr>
              <w:t>[ Is static True. Containment is Not Specified. ]</w:t>
            </w:r>
          </w:p>
          <w:p w14:paraId="4B844CBD" w14:textId="77777777" w:rsidR="00562F87" w:rsidRDefault="00562F87">
            <w:pPr>
              <w:pStyle w:val="TableTextNormal"/>
              <w:tabs>
                <w:tab w:val="left" w:pos="720"/>
              </w:tabs>
            </w:pPr>
          </w:p>
        </w:tc>
      </w:tr>
      <w:tr w:rsidR="00562F87" w14:paraId="4B6ACE1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1E3394D" w14:textId="77777777" w:rsidR="00562F87" w:rsidRDefault="00562F87">
            <w:pPr>
              <w:pStyle w:val="TableTextNormal"/>
            </w:pPr>
          </w:p>
          <w:p w14:paraId="451A0ACD" w14:textId="77777777" w:rsidR="00562F87" w:rsidRDefault="00A42A00">
            <w:pPr>
              <w:pStyle w:val="TableTextNormal"/>
            </w:pPr>
            <w:r>
              <w:rPr>
                <w:noProof/>
                <w:sz w:val="0"/>
                <w:szCs w:val="0"/>
              </w:rPr>
              <w:drawing>
                <wp:inline distT="0" distB="0" distL="0" distR="0" wp14:anchorId="5E9464DE" wp14:editId="7DEE74CF">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Very High Frequency (VHF) digital traffic :   Public  = 14</w:t>
            </w:r>
          </w:p>
          <w:p w14:paraId="131D2D6C" w14:textId="77777777" w:rsidR="00562F87" w:rsidRDefault="00562F87">
            <w:pPr>
              <w:pStyle w:val="TableTextNormal"/>
              <w:tabs>
                <w:tab w:val="left" w:pos="540"/>
              </w:tabs>
            </w:pPr>
          </w:p>
          <w:p w14:paraId="61643EA1" w14:textId="77777777" w:rsidR="00562F87" w:rsidRDefault="00A42A00">
            <w:pPr>
              <w:pStyle w:val="TableTextNormal"/>
            </w:pPr>
            <w:r>
              <w:t>Frequency in a frequency range between 30 and 300 MHz used for digital traffic</w:t>
            </w:r>
          </w:p>
          <w:p w14:paraId="5DC3A1BE" w14:textId="77777777" w:rsidR="00562F87" w:rsidRDefault="00A42A00">
            <w:pPr>
              <w:pStyle w:val="TableTextNormal"/>
              <w:tabs>
                <w:tab w:val="left" w:pos="1440"/>
              </w:tabs>
              <w:jc w:val="right"/>
            </w:pPr>
            <w:r>
              <w:rPr>
                <w:rStyle w:val="TableFieldLabel"/>
              </w:rPr>
              <w:t>[ Is static True. Containment is Not Specified. ]</w:t>
            </w:r>
          </w:p>
          <w:p w14:paraId="3520EE82" w14:textId="77777777" w:rsidR="00562F87" w:rsidRDefault="00562F87">
            <w:pPr>
              <w:pStyle w:val="TableTextNormal"/>
              <w:tabs>
                <w:tab w:val="left" w:pos="720"/>
              </w:tabs>
            </w:pPr>
          </w:p>
        </w:tc>
      </w:tr>
      <w:tr w:rsidR="00562F87" w14:paraId="6896839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7017AC" w14:textId="77777777" w:rsidR="00562F87" w:rsidRDefault="00562F87">
            <w:pPr>
              <w:pStyle w:val="TableTextNormal"/>
            </w:pPr>
          </w:p>
          <w:p w14:paraId="764915D8" w14:textId="77777777" w:rsidR="00562F87" w:rsidRDefault="00A42A00">
            <w:pPr>
              <w:pStyle w:val="TableTextNormal"/>
            </w:pPr>
            <w:r>
              <w:rPr>
                <w:noProof/>
                <w:sz w:val="0"/>
                <w:szCs w:val="0"/>
              </w:rPr>
              <w:drawing>
                <wp:inline distT="0" distB="0" distL="0" distR="0" wp14:anchorId="40041313" wp14:editId="775C8CB3">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Low Frequency (LF) telegraph traffic :   Public  = 15</w:t>
            </w:r>
          </w:p>
          <w:p w14:paraId="6CD8030A" w14:textId="77777777" w:rsidR="00562F87" w:rsidRDefault="00562F87">
            <w:pPr>
              <w:pStyle w:val="TableTextNormal"/>
              <w:tabs>
                <w:tab w:val="left" w:pos="540"/>
              </w:tabs>
            </w:pPr>
          </w:p>
          <w:p w14:paraId="35F99556" w14:textId="77777777" w:rsidR="00562F87" w:rsidRDefault="00A42A00">
            <w:pPr>
              <w:pStyle w:val="TableTextNormal"/>
            </w:pPr>
            <w:r>
              <w:t>Frequency in a frequency range between 30 and 300 kHz used for telegraph traffic</w:t>
            </w:r>
          </w:p>
          <w:p w14:paraId="42E2E413" w14:textId="77777777" w:rsidR="00562F87" w:rsidRDefault="00A42A00">
            <w:pPr>
              <w:pStyle w:val="TableTextNormal"/>
              <w:tabs>
                <w:tab w:val="left" w:pos="1440"/>
              </w:tabs>
              <w:jc w:val="right"/>
            </w:pPr>
            <w:r>
              <w:rPr>
                <w:rStyle w:val="TableFieldLabel"/>
              </w:rPr>
              <w:t>[ Is static True. Containment is Not Specified. ]</w:t>
            </w:r>
          </w:p>
          <w:p w14:paraId="155492F5" w14:textId="77777777" w:rsidR="00562F87" w:rsidRDefault="00562F87">
            <w:pPr>
              <w:pStyle w:val="TableTextNormal"/>
              <w:tabs>
                <w:tab w:val="left" w:pos="720"/>
              </w:tabs>
            </w:pPr>
          </w:p>
        </w:tc>
      </w:tr>
      <w:tr w:rsidR="00562F87" w14:paraId="0DB8FA5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440A3B" w14:textId="77777777" w:rsidR="00562F87" w:rsidRDefault="00562F87">
            <w:pPr>
              <w:pStyle w:val="TableTextNormal"/>
            </w:pPr>
          </w:p>
          <w:p w14:paraId="5A495E5C" w14:textId="77777777" w:rsidR="00562F87" w:rsidRDefault="00A42A00">
            <w:pPr>
              <w:pStyle w:val="TableTextNormal"/>
            </w:pPr>
            <w:r>
              <w:rPr>
                <w:noProof/>
                <w:sz w:val="0"/>
                <w:szCs w:val="0"/>
              </w:rPr>
              <w:drawing>
                <wp:inline distT="0" distB="0" distL="0" distR="0" wp14:anchorId="348EB633" wp14:editId="61F09014">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Medium Frequency (MF) telegraph traffic :   Public  = 16</w:t>
            </w:r>
          </w:p>
          <w:p w14:paraId="4BB5E309" w14:textId="77777777" w:rsidR="00562F87" w:rsidRDefault="00562F87">
            <w:pPr>
              <w:pStyle w:val="TableTextNormal"/>
              <w:tabs>
                <w:tab w:val="left" w:pos="540"/>
              </w:tabs>
            </w:pPr>
          </w:p>
          <w:p w14:paraId="1BD3B487" w14:textId="77777777" w:rsidR="00562F87" w:rsidRDefault="00A42A00">
            <w:pPr>
              <w:pStyle w:val="TableTextNormal"/>
            </w:pPr>
            <w:r>
              <w:t>Frequency in a frequency range between 300 and 3 000kHz used for telegraph traffic</w:t>
            </w:r>
          </w:p>
          <w:p w14:paraId="23C153DF" w14:textId="77777777" w:rsidR="00562F87" w:rsidRDefault="00A42A00">
            <w:pPr>
              <w:pStyle w:val="TableTextNormal"/>
              <w:tabs>
                <w:tab w:val="left" w:pos="1440"/>
              </w:tabs>
              <w:jc w:val="right"/>
            </w:pPr>
            <w:r>
              <w:rPr>
                <w:rStyle w:val="TableFieldLabel"/>
              </w:rPr>
              <w:t>[ Is static True. Containment is Not Specified. ]</w:t>
            </w:r>
          </w:p>
          <w:p w14:paraId="4ABB47A9" w14:textId="77777777" w:rsidR="00562F87" w:rsidRDefault="00562F87">
            <w:pPr>
              <w:pStyle w:val="TableTextNormal"/>
              <w:tabs>
                <w:tab w:val="left" w:pos="720"/>
              </w:tabs>
            </w:pPr>
          </w:p>
        </w:tc>
      </w:tr>
      <w:tr w:rsidR="00562F87" w14:paraId="7E6DF82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6863DA" w14:textId="77777777" w:rsidR="00562F87" w:rsidRDefault="00562F87">
            <w:pPr>
              <w:pStyle w:val="TableTextNormal"/>
            </w:pPr>
          </w:p>
          <w:p w14:paraId="1BCB54ED" w14:textId="77777777" w:rsidR="00562F87" w:rsidRDefault="00A42A00">
            <w:pPr>
              <w:pStyle w:val="TableTextNormal"/>
            </w:pPr>
            <w:r>
              <w:rPr>
                <w:noProof/>
                <w:sz w:val="0"/>
                <w:szCs w:val="0"/>
              </w:rPr>
              <w:drawing>
                <wp:inline distT="0" distB="0" distL="0" distR="0" wp14:anchorId="64D42907" wp14:editId="3A36E29C">
                  <wp:extent cx="114300" cy="1143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Frequency (HF) telegraph traffic :   Public  = 17</w:t>
            </w:r>
          </w:p>
          <w:p w14:paraId="6285BA73" w14:textId="77777777" w:rsidR="00562F87" w:rsidRDefault="00562F87">
            <w:pPr>
              <w:pStyle w:val="TableTextNormal"/>
              <w:tabs>
                <w:tab w:val="left" w:pos="540"/>
              </w:tabs>
            </w:pPr>
          </w:p>
          <w:p w14:paraId="3F4EAA04" w14:textId="77777777" w:rsidR="00562F87" w:rsidRDefault="00A42A00">
            <w:pPr>
              <w:pStyle w:val="TableTextNormal"/>
            </w:pPr>
            <w:r>
              <w:t>Frequency in a frequency range between 3 and 30 MHz used for telegraph traffic</w:t>
            </w:r>
          </w:p>
          <w:p w14:paraId="47DD25EF" w14:textId="77777777" w:rsidR="00562F87" w:rsidRDefault="00A42A00">
            <w:pPr>
              <w:pStyle w:val="TableTextNormal"/>
              <w:tabs>
                <w:tab w:val="left" w:pos="1440"/>
              </w:tabs>
              <w:jc w:val="right"/>
            </w:pPr>
            <w:r>
              <w:rPr>
                <w:rStyle w:val="TableFieldLabel"/>
              </w:rPr>
              <w:t>[ Is static True. Containment is Not Specified. ]</w:t>
            </w:r>
          </w:p>
          <w:p w14:paraId="0A050A6F" w14:textId="77777777" w:rsidR="00562F87" w:rsidRDefault="00562F87">
            <w:pPr>
              <w:pStyle w:val="TableTextNormal"/>
              <w:tabs>
                <w:tab w:val="left" w:pos="720"/>
              </w:tabs>
            </w:pPr>
          </w:p>
        </w:tc>
      </w:tr>
      <w:tr w:rsidR="00562F87" w14:paraId="23A267B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D6A47F" w14:textId="77777777" w:rsidR="00562F87" w:rsidRDefault="00562F87">
            <w:pPr>
              <w:pStyle w:val="TableTextNormal"/>
            </w:pPr>
          </w:p>
          <w:p w14:paraId="5471875C" w14:textId="77777777" w:rsidR="00562F87" w:rsidRDefault="00A42A00">
            <w:pPr>
              <w:pStyle w:val="TableTextNormal"/>
            </w:pPr>
            <w:r>
              <w:rPr>
                <w:noProof/>
                <w:sz w:val="0"/>
                <w:szCs w:val="0"/>
              </w:rPr>
              <w:drawing>
                <wp:inline distT="0" distB="0" distL="0" distR="0" wp14:anchorId="66A0582E" wp14:editId="3063D0ED">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Medium Frequency (MF) Digital Selective Call traffic :   Public  = 18</w:t>
            </w:r>
          </w:p>
          <w:p w14:paraId="2262AB7E" w14:textId="77777777" w:rsidR="00562F87" w:rsidRDefault="00562F87">
            <w:pPr>
              <w:pStyle w:val="TableTextNormal"/>
              <w:tabs>
                <w:tab w:val="left" w:pos="540"/>
              </w:tabs>
            </w:pPr>
          </w:p>
          <w:p w14:paraId="3E59B6CC" w14:textId="77777777" w:rsidR="00562F87" w:rsidRDefault="00A42A00">
            <w:pPr>
              <w:pStyle w:val="TableTextNormal"/>
            </w:pPr>
            <w:r>
              <w:t>Frequency in a frequency range between 300 and 3000kHz used for Digital Selective Call traffic</w:t>
            </w:r>
          </w:p>
          <w:p w14:paraId="12C68887" w14:textId="77777777" w:rsidR="00562F87" w:rsidRDefault="00A42A00">
            <w:pPr>
              <w:pStyle w:val="TableTextNormal"/>
              <w:tabs>
                <w:tab w:val="left" w:pos="1440"/>
              </w:tabs>
              <w:jc w:val="right"/>
            </w:pPr>
            <w:r>
              <w:rPr>
                <w:rStyle w:val="TableFieldLabel"/>
              </w:rPr>
              <w:t>[ Is static True. Containment is Not Specified. ]</w:t>
            </w:r>
          </w:p>
          <w:p w14:paraId="65706368" w14:textId="77777777" w:rsidR="00562F87" w:rsidRDefault="00562F87">
            <w:pPr>
              <w:pStyle w:val="TableTextNormal"/>
              <w:tabs>
                <w:tab w:val="left" w:pos="720"/>
              </w:tabs>
            </w:pPr>
          </w:p>
        </w:tc>
      </w:tr>
      <w:tr w:rsidR="00562F87" w14:paraId="105BAB3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72D17F" w14:textId="77777777" w:rsidR="00562F87" w:rsidRDefault="00562F87">
            <w:pPr>
              <w:pStyle w:val="TableTextNormal"/>
            </w:pPr>
          </w:p>
          <w:p w14:paraId="57DBB713" w14:textId="77777777" w:rsidR="00562F87" w:rsidRDefault="00A42A00">
            <w:pPr>
              <w:pStyle w:val="TableTextNormal"/>
            </w:pPr>
            <w:r>
              <w:rPr>
                <w:noProof/>
                <w:sz w:val="0"/>
                <w:szCs w:val="0"/>
              </w:rPr>
              <w:drawing>
                <wp:inline distT="0" distB="0" distL="0" distR="0" wp14:anchorId="0052E360" wp14:editId="06E99419">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Frequency (HF) Digital Selective Call traffic :   Public  = 19</w:t>
            </w:r>
          </w:p>
          <w:p w14:paraId="230B27C0" w14:textId="77777777" w:rsidR="00562F87" w:rsidRDefault="00562F87">
            <w:pPr>
              <w:pStyle w:val="TableTextNormal"/>
              <w:tabs>
                <w:tab w:val="left" w:pos="540"/>
              </w:tabs>
            </w:pPr>
          </w:p>
          <w:p w14:paraId="7E00AE0A" w14:textId="77777777" w:rsidR="00562F87" w:rsidRDefault="00A42A00">
            <w:pPr>
              <w:pStyle w:val="TableTextNormal"/>
            </w:pPr>
            <w:r>
              <w:t>Frequency in a frequency range between 3 and 30 MHz used for Digital Selective Call traffic</w:t>
            </w:r>
          </w:p>
          <w:p w14:paraId="7B21A5CC" w14:textId="77777777" w:rsidR="00562F87" w:rsidRDefault="00A42A00">
            <w:pPr>
              <w:pStyle w:val="TableTextNormal"/>
              <w:tabs>
                <w:tab w:val="left" w:pos="1440"/>
              </w:tabs>
              <w:jc w:val="right"/>
            </w:pPr>
            <w:r>
              <w:rPr>
                <w:rStyle w:val="TableFieldLabel"/>
              </w:rPr>
              <w:t>[ Is static True. Containment is Not Specified. ]</w:t>
            </w:r>
          </w:p>
          <w:p w14:paraId="54E2802A" w14:textId="77777777" w:rsidR="00562F87" w:rsidRDefault="00562F87">
            <w:pPr>
              <w:pStyle w:val="TableTextNormal"/>
              <w:tabs>
                <w:tab w:val="left" w:pos="720"/>
              </w:tabs>
            </w:pPr>
          </w:p>
        </w:tc>
      </w:tr>
      <w:tr w:rsidR="00562F87" w14:paraId="11ECEA2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C53727" w14:textId="77777777" w:rsidR="00562F87" w:rsidRDefault="00562F87">
            <w:pPr>
              <w:pStyle w:val="TableTextNormal"/>
            </w:pPr>
          </w:p>
          <w:p w14:paraId="53E18D89" w14:textId="77777777" w:rsidR="00562F87" w:rsidRDefault="00A42A00">
            <w:pPr>
              <w:pStyle w:val="TableTextNormal"/>
            </w:pPr>
            <w:r>
              <w:rPr>
                <w:noProof/>
                <w:sz w:val="0"/>
                <w:szCs w:val="0"/>
              </w:rPr>
              <w:drawing>
                <wp:inline distT="0" distB="0" distL="0" distR="0" wp14:anchorId="49E33BBB" wp14:editId="2D774313">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Very High Frequency (VHF) Digital Selective Call traffic :   Public  = 20</w:t>
            </w:r>
          </w:p>
          <w:p w14:paraId="0EFFADB8" w14:textId="77777777" w:rsidR="00562F87" w:rsidRDefault="00562F87">
            <w:pPr>
              <w:pStyle w:val="TableTextNormal"/>
              <w:tabs>
                <w:tab w:val="left" w:pos="540"/>
              </w:tabs>
            </w:pPr>
          </w:p>
          <w:p w14:paraId="01B8235F" w14:textId="77777777" w:rsidR="00562F87" w:rsidRDefault="00A42A00">
            <w:pPr>
              <w:pStyle w:val="TableTextNormal"/>
            </w:pPr>
            <w:r>
              <w:t>Frequency in a frequency range between 30 and 300 MHz used for Digital Selective Call traffic</w:t>
            </w:r>
          </w:p>
          <w:p w14:paraId="1031977B" w14:textId="77777777" w:rsidR="00562F87" w:rsidRDefault="00A42A00">
            <w:pPr>
              <w:pStyle w:val="TableTextNormal"/>
              <w:tabs>
                <w:tab w:val="left" w:pos="1440"/>
              </w:tabs>
              <w:jc w:val="right"/>
            </w:pPr>
            <w:r>
              <w:rPr>
                <w:rStyle w:val="TableFieldLabel"/>
              </w:rPr>
              <w:t>[ Is static True. Containment is Not Specified. ]</w:t>
            </w:r>
          </w:p>
          <w:p w14:paraId="598D045B" w14:textId="77777777" w:rsidR="00562F87" w:rsidRDefault="00562F87">
            <w:pPr>
              <w:pStyle w:val="TableTextNormal"/>
              <w:tabs>
                <w:tab w:val="left" w:pos="720"/>
              </w:tabs>
            </w:pPr>
          </w:p>
        </w:tc>
      </w:tr>
    </w:tbl>
    <w:p w14:paraId="48DFC4DE" w14:textId="77777777" w:rsidR="00562F87" w:rsidRDefault="00562F87">
      <w:pPr>
        <w:pStyle w:val="Notes"/>
      </w:pPr>
    </w:p>
    <w:p w14:paraId="4B90454D" w14:textId="77777777" w:rsidR="00562F87" w:rsidRDefault="00A42A00">
      <w:pPr>
        <w:pStyle w:val="Notes"/>
      </w:pPr>
      <w:r>
        <w:t xml:space="preserve">  </w:t>
      </w:r>
      <w:bookmarkEnd w:id="223"/>
    </w:p>
    <w:p w14:paraId="78BF6DD7" w14:textId="77777777" w:rsidR="00562F87" w:rsidRDefault="00562F87">
      <w:pPr>
        <w:pStyle w:val="Notes"/>
      </w:pPr>
    </w:p>
    <w:p w14:paraId="62E5CD43" w14:textId="77777777" w:rsidR="00562F87" w:rsidRDefault="00A42A00">
      <w:pPr>
        <w:pStyle w:val="Heading3"/>
      </w:pPr>
      <w:bookmarkStart w:id="225" w:name="BKM_EA4E16B4_8DE3_4EDB_8CA1_03F715B138A0"/>
      <w:bookmarkStart w:id="226" w:name="_Toc25000174"/>
      <w:proofErr w:type="spellStart"/>
      <w:r>
        <w:t>categoryOfRelationship</w:t>
      </w:r>
      <w:bookmarkEnd w:id="226"/>
      <w:proofErr w:type="spellEnd"/>
    </w:p>
    <w:p w14:paraId="25005C6E" w14:textId="77777777" w:rsidR="00562F87" w:rsidRDefault="00A42A00">
      <w:pPr>
        <w:pStyle w:val="Notes"/>
      </w:pPr>
      <w:r>
        <w:rPr>
          <w:rStyle w:val="Italics"/>
        </w:rPr>
        <w:t>Enumeration in package 'S-127 Domain Model'</w:t>
      </w:r>
    </w:p>
    <w:p w14:paraId="19E6C0AE" w14:textId="77777777" w:rsidR="00562F87" w:rsidRDefault="00562F87">
      <w:pPr>
        <w:pStyle w:val="Notes"/>
        <w:tabs>
          <w:tab w:val="left" w:pos="720"/>
        </w:tabs>
      </w:pPr>
    </w:p>
    <w:p w14:paraId="447A8916" w14:textId="77777777" w:rsidR="00562F87" w:rsidRDefault="00A42A00">
      <w:pPr>
        <w:pStyle w:val="Notes"/>
      </w:pPr>
      <w:r>
        <w:t>Expresses constraints or requirements on vessel actions or activities in relation to a geographic feature, facility, or service.</w:t>
      </w:r>
    </w:p>
    <w:p w14:paraId="2BE9DB79" w14:textId="77777777" w:rsidR="00562F87" w:rsidRDefault="00562F87">
      <w:pPr>
        <w:pStyle w:val="Notes"/>
      </w:pPr>
    </w:p>
    <w:p w14:paraId="45957990" w14:textId="77777777" w:rsidR="00562F87" w:rsidRDefault="00A42A00">
      <w:pPr>
        <w:pStyle w:val="Properties"/>
      </w:pPr>
      <w:proofErr w:type="spellStart"/>
      <w:r>
        <w:t>categoryOfRelationship</w:t>
      </w:r>
      <w:proofErr w:type="spellEnd"/>
      <w:r>
        <w:t xml:space="preserve"> </w:t>
      </w:r>
    </w:p>
    <w:p w14:paraId="12656387" w14:textId="77777777" w:rsidR="00562F87" w:rsidRDefault="00A42A00">
      <w:pPr>
        <w:pStyle w:val="Properties"/>
      </w:pPr>
      <w:r>
        <w:t>Version 1.0  Phase 1.0  Proposed</w:t>
      </w:r>
    </w:p>
    <w:p w14:paraId="56A80031" w14:textId="77777777" w:rsidR="00562F87" w:rsidRDefault="00A42A00">
      <w:pPr>
        <w:pStyle w:val="Properties"/>
      </w:pPr>
      <w:proofErr w:type="spellStart"/>
      <w:r>
        <w:t>raphaelm</w:t>
      </w:r>
      <w:proofErr w:type="spellEnd"/>
      <w:r>
        <w:t xml:space="preserve"> created on 01-Jan-2018.  Last modified 20-Aug-2018</w:t>
      </w:r>
    </w:p>
    <w:p w14:paraId="061C42F4" w14:textId="77777777" w:rsidR="00562F87" w:rsidRDefault="00A42A00">
      <w:pPr>
        <w:pStyle w:val="Properties"/>
      </w:pPr>
      <w:r>
        <w:t>Alias CATREL</w:t>
      </w:r>
    </w:p>
    <w:p w14:paraId="0541346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F8AB2A5"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1832762" w14:textId="77777777" w:rsidR="00562F87" w:rsidRDefault="00A42A00">
            <w:pPr>
              <w:pStyle w:val="TableHeadingLight"/>
            </w:pPr>
            <w:r>
              <w:t>ATTRIBUTES</w:t>
            </w:r>
          </w:p>
        </w:tc>
      </w:tr>
      <w:tr w:rsidR="00562F87" w14:paraId="3607A38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F427D3" w14:textId="77777777" w:rsidR="00562F87" w:rsidRDefault="00562F87">
            <w:pPr>
              <w:pStyle w:val="TableTextNormal"/>
            </w:pPr>
          </w:p>
          <w:p w14:paraId="6FA8B938" w14:textId="77777777" w:rsidR="00562F87" w:rsidRDefault="00A42A00">
            <w:pPr>
              <w:pStyle w:val="TableTextNormal"/>
            </w:pPr>
            <w:r>
              <w:rPr>
                <w:noProof/>
                <w:sz w:val="0"/>
                <w:szCs w:val="0"/>
              </w:rPr>
              <w:lastRenderedPageBreak/>
              <w:drawing>
                <wp:inline distT="0" distB="0" distL="0" distR="0" wp14:anchorId="53550BC3" wp14:editId="00B12C35">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prohibited :   Public  = 1</w:t>
            </w:r>
          </w:p>
          <w:p w14:paraId="36D684F1" w14:textId="77777777" w:rsidR="00562F87" w:rsidRDefault="00562F87">
            <w:pPr>
              <w:pStyle w:val="TableTextNormal"/>
              <w:tabs>
                <w:tab w:val="left" w:pos="540"/>
              </w:tabs>
            </w:pPr>
          </w:p>
          <w:p w14:paraId="5EB6E518" w14:textId="77777777" w:rsidR="00562F87" w:rsidRDefault="00A42A00">
            <w:pPr>
              <w:pStyle w:val="TableTextNormal"/>
            </w:pPr>
            <w:r>
              <w:t>use of facility, waterway or service is forbidden</w:t>
            </w:r>
          </w:p>
          <w:p w14:paraId="297FB7DD" w14:textId="77777777" w:rsidR="00562F87" w:rsidRDefault="00A42A00">
            <w:pPr>
              <w:pStyle w:val="TableTextNormal"/>
              <w:tabs>
                <w:tab w:val="left" w:pos="1440"/>
              </w:tabs>
              <w:jc w:val="right"/>
            </w:pPr>
            <w:r>
              <w:rPr>
                <w:rStyle w:val="TableFieldLabel"/>
              </w:rPr>
              <w:t>[ Is static True. Containment is Not Specified. ]</w:t>
            </w:r>
          </w:p>
          <w:p w14:paraId="23BD7393" w14:textId="77777777" w:rsidR="00562F87" w:rsidRDefault="00562F87">
            <w:pPr>
              <w:pStyle w:val="TableTextNormal"/>
              <w:tabs>
                <w:tab w:val="left" w:pos="720"/>
              </w:tabs>
            </w:pPr>
          </w:p>
        </w:tc>
      </w:tr>
      <w:tr w:rsidR="00562F87" w14:paraId="78118AC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190C57" w14:textId="77777777" w:rsidR="00562F87" w:rsidRDefault="00562F87">
            <w:pPr>
              <w:pStyle w:val="TableTextNormal"/>
            </w:pPr>
          </w:p>
          <w:p w14:paraId="01FB5C72" w14:textId="77777777" w:rsidR="00562F87" w:rsidRDefault="00A42A00">
            <w:pPr>
              <w:pStyle w:val="TableTextNormal"/>
            </w:pPr>
            <w:r>
              <w:rPr>
                <w:noProof/>
                <w:sz w:val="0"/>
                <w:szCs w:val="0"/>
              </w:rPr>
              <w:drawing>
                <wp:inline distT="0" distB="0" distL="0" distR="0" wp14:anchorId="27F9A41A" wp14:editId="2F1951CA">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not recommended :   Public  = 2</w:t>
            </w:r>
          </w:p>
          <w:p w14:paraId="2316380A" w14:textId="77777777" w:rsidR="00562F87" w:rsidRDefault="00562F87">
            <w:pPr>
              <w:pStyle w:val="TableTextNormal"/>
              <w:tabs>
                <w:tab w:val="left" w:pos="540"/>
              </w:tabs>
            </w:pPr>
          </w:p>
          <w:p w14:paraId="26709B13" w14:textId="77777777" w:rsidR="00562F87" w:rsidRDefault="00A42A00">
            <w:pPr>
              <w:pStyle w:val="TableTextNormal"/>
            </w:pPr>
            <w:r>
              <w:t>use of facility, waterway or service is not recommended</w:t>
            </w:r>
          </w:p>
          <w:p w14:paraId="48F9DE4D" w14:textId="77777777" w:rsidR="00562F87" w:rsidRDefault="00A42A00">
            <w:pPr>
              <w:pStyle w:val="TableTextNormal"/>
              <w:tabs>
                <w:tab w:val="left" w:pos="1440"/>
              </w:tabs>
              <w:jc w:val="right"/>
            </w:pPr>
            <w:r>
              <w:rPr>
                <w:rStyle w:val="TableFieldLabel"/>
              </w:rPr>
              <w:t>[ Is static True. Containment is Not Specified. ]</w:t>
            </w:r>
          </w:p>
          <w:p w14:paraId="34D204DE" w14:textId="77777777" w:rsidR="00562F87" w:rsidRDefault="00562F87">
            <w:pPr>
              <w:pStyle w:val="TableTextNormal"/>
              <w:tabs>
                <w:tab w:val="left" w:pos="720"/>
              </w:tabs>
            </w:pPr>
          </w:p>
        </w:tc>
      </w:tr>
      <w:tr w:rsidR="00562F87" w14:paraId="7EC614E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058467" w14:textId="77777777" w:rsidR="00562F87" w:rsidRDefault="00562F87">
            <w:pPr>
              <w:pStyle w:val="TableTextNormal"/>
            </w:pPr>
          </w:p>
          <w:p w14:paraId="72B53F5A" w14:textId="77777777" w:rsidR="00562F87" w:rsidRDefault="00A42A00">
            <w:pPr>
              <w:pStyle w:val="TableTextNormal"/>
            </w:pPr>
            <w:r>
              <w:rPr>
                <w:noProof/>
                <w:sz w:val="0"/>
                <w:szCs w:val="0"/>
              </w:rPr>
              <w:drawing>
                <wp:inline distT="0" distB="0" distL="0" distR="0" wp14:anchorId="79637747" wp14:editId="77E3CC86">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permitted :   Public  = 3</w:t>
            </w:r>
          </w:p>
          <w:p w14:paraId="2E4C5B07" w14:textId="77777777" w:rsidR="00562F87" w:rsidRDefault="00562F87">
            <w:pPr>
              <w:pStyle w:val="TableTextNormal"/>
              <w:tabs>
                <w:tab w:val="left" w:pos="540"/>
              </w:tabs>
            </w:pPr>
          </w:p>
          <w:p w14:paraId="424CF4C8" w14:textId="77777777" w:rsidR="00562F87" w:rsidRDefault="00A42A00">
            <w:pPr>
              <w:pStyle w:val="TableTextNormal"/>
            </w:pPr>
            <w:r>
              <w:t xml:space="preserve">use of facility, waterway, or service is permitted but not required </w:t>
            </w:r>
          </w:p>
          <w:p w14:paraId="1D57834F" w14:textId="77777777" w:rsidR="00562F87" w:rsidRDefault="00A42A00">
            <w:pPr>
              <w:pStyle w:val="TableTextNormal"/>
              <w:tabs>
                <w:tab w:val="left" w:pos="1440"/>
              </w:tabs>
              <w:jc w:val="right"/>
            </w:pPr>
            <w:r>
              <w:rPr>
                <w:rStyle w:val="TableFieldLabel"/>
              </w:rPr>
              <w:t>[ Is static True. Containment is Not Specified. ]</w:t>
            </w:r>
          </w:p>
          <w:p w14:paraId="415541B2" w14:textId="77777777" w:rsidR="00562F87" w:rsidRDefault="00562F87">
            <w:pPr>
              <w:pStyle w:val="TableTextNormal"/>
              <w:tabs>
                <w:tab w:val="left" w:pos="720"/>
              </w:tabs>
            </w:pPr>
          </w:p>
        </w:tc>
      </w:tr>
      <w:tr w:rsidR="00562F87" w14:paraId="6A1B87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1C56C2" w14:textId="77777777" w:rsidR="00562F87" w:rsidRDefault="00562F87">
            <w:pPr>
              <w:pStyle w:val="TableTextNormal"/>
            </w:pPr>
          </w:p>
          <w:p w14:paraId="2A39018E" w14:textId="77777777" w:rsidR="00562F87" w:rsidRDefault="00A42A00">
            <w:pPr>
              <w:pStyle w:val="TableTextNormal"/>
            </w:pPr>
            <w:r>
              <w:rPr>
                <w:noProof/>
                <w:sz w:val="0"/>
                <w:szCs w:val="0"/>
              </w:rPr>
              <w:drawing>
                <wp:inline distT="0" distB="0" distL="0" distR="0" wp14:anchorId="792A1E4C" wp14:editId="5FD93FEB">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recommended :   Public  = 4</w:t>
            </w:r>
          </w:p>
          <w:p w14:paraId="67FD7D73" w14:textId="77777777" w:rsidR="00562F87" w:rsidRDefault="00562F87">
            <w:pPr>
              <w:pStyle w:val="TableTextNormal"/>
              <w:tabs>
                <w:tab w:val="left" w:pos="540"/>
              </w:tabs>
            </w:pPr>
          </w:p>
          <w:p w14:paraId="02C28EF4" w14:textId="77777777" w:rsidR="00562F87" w:rsidRDefault="00A42A00">
            <w:pPr>
              <w:pStyle w:val="TableTextNormal"/>
            </w:pPr>
            <w:r>
              <w:t xml:space="preserve">use of facility, waterway, or service is recommended </w:t>
            </w:r>
          </w:p>
          <w:p w14:paraId="7CF2E8E0" w14:textId="77777777" w:rsidR="00562F87" w:rsidRDefault="00A42A00">
            <w:pPr>
              <w:pStyle w:val="TableTextNormal"/>
              <w:tabs>
                <w:tab w:val="left" w:pos="1440"/>
              </w:tabs>
              <w:jc w:val="right"/>
            </w:pPr>
            <w:r>
              <w:rPr>
                <w:rStyle w:val="TableFieldLabel"/>
              </w:rPr>
              <w:t>[ Is static True. Containment is Not Specified. ]</w:t>
            </w:r>
          </w:p>
          <w:p w14:paraId="0DDCC919" w14:textId="77777777" w:rsidR="00562F87" w:rsidRDefault="00562F87">
            <w:pPr>
              <w:pStyle w:val="TableTextNormal"/>
              <w:tabs>
                <w:tab w:val="left" w:pos="720"/>
              </w:tabs>
            </w:pPr>
          </w:p>
        </w:tc>
      </w:tr>
      <w:tr w:rsidR="00562F87" w14:paraId="1035C84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391E6E" w14:textId="77777777" w:rsidR="00562F87" w:rsidRDefault="00562F87">
            <w:pPr>
              <w:pStyle w:val="TableTextNormal"/>
            </w:pPr>
          </w:p>
          <w:p w14:paraId="53512B51" w14:textId="77777777" w:rsidR="00562F87" w:rsidRDefault="00A42A00">
            <w:pPr>
              <w:pStyle w:val="TableTextNormal"/>
            </w:pPr>
            <w:r>
              <w:rPr>
                <w:noProof/>
                <w:sz w:val="0"/>
                <w:szCs w:val="0"/>
              </w:rPr>
              <w:drawing>
                <wp:inline distT="0" distB="0" distL="0" distR="0" wp14:anchorId="2C761362" wp14:editId="48D2577D">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required :   Public  = 5</w:t>
            </w:r>
          </w:p>
          <w:p w14:paraId="6BF79598" w14:textId="77777777" w:rsidR="00562F87" w:rsidRDefault="00562F87">
            <w:pPr>
              <w:pStyle w:val="TableTextNormal"/>
              <w:tabs>
                <w:tab w:val="left" w:pos="540"/>
              </w:tabs>
            </w:pPr>
          </w:p>
          <w:p w14:paraId="1432D9E3" w14:textId="77777777" w:rsidR="00562F87" w:rsidRDefault="00A42A00">
            <w:pPr>
              <w:pStyle w:val="TableTextNormal"/>
            </w:pPr>
            <w:r>
              <w:t xml:space="preserve">use of facility, waterway, or service is required </w:t>
            </w:r>
          </w:p>
          <w:p w14:paraId="7DDDA211" w14:textId="77777777" w:rsidR="00562F87" w:rsidRDefault="00A42A00">
            <w:pPr>
              <w:pStyle w:val="TableTextNormal"/>
              <w:tabs>
                <w:tab w:val="left" w:pos="1440"/>
              </w:tabs>
              <w:jc w:val="right"/>
            </w:pPr>
            <w:r>
              <w:rPr>
                <w:rStyle w:val="TableFieldLabel"/>
              </w:rPr>
              <w:t>[ Is static True. Containment is Not Specified. ]</w:t>
            </w:r>
          </w:p>
          <w:p w14:paraId="3A9F66C1" w14:textId="77777777" w:rsidR="00562F87" w:rsidRDefault="00562F87">
            <w:pPr>
              <w:pStyle w:val="TableTextNormal"/>
              <w:tabs>
                <w:tab w:val="left" w:pos="720"/>
              </w:tabs>
            </w:pPr>
          </w:p>
        </w:tc>
      </w:tr>
      <w:tr w:rsidR="00562F87" w14:paraId="6047503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509D7C" w14:textId="77777777" w:rsidR="00562F87" w:rsidRDefault="00562F87">
            <w:pPr>
              <w:pStyle w:val="TableTextNormal"/>
            </w:pPr>
          </w:p>
          <w:p w14:paraId="01B69483" w14:textId="77777777" w:rsidR="00562F87" w:rsidRDefault="00A42A00">
            <w:pPr>
              <w:pStyle w:val="TableTextNormal"/>
            </w:pPr>
            <w:r>
              <w:rPr>
                <w:noProof/>
                <w:sz w:val="0"/>
                <w:szCs w:val="0"/>
              </w:rPr>
              <w:drawing>
                <wp:inline distT="0" distB="0" distL="0" distR="0" wp14:anchorId="48733BCA" wp14:editId="07C98502">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not required :   Public  = 6</w:t>
            </w:r>
          </w:p>
          <w:p w14:paraId="546C1FCF" w14:textId="77777777" w:rsidR="00562F87" w:rsidRDefault="00562F87">
            <w:pPr>
              <w:pStyle w:val="TableTextNormal"/>
              <w:tabs>
                <w:tab w:val="left" w:pos="540"/>
              </w:tabs>
            </w:pPr>
          </w:p>
          <w:p w14:paraId="530D2736" w14:textId="77777777" w:rsidR="00562F87" w:rsidRDefault="00A42A00">
            <w:pPr>
              <w:pStyle w:val="TableTextNormal"/>
            </w:pPr>
            <w:r>
              <w:t>use of facility, waterway or service is not required</w:t>
            </w:r>
          </w:p>
          <w:p w14:paraId="3AA61963" w14:textId="77777777" w:rsidR="00562F87" w:rsidRDefault="00A42A00">
            <w:pPr>
              <w:pStyle w:val="TableTextNormal"/>
              <w:tabs>
                <w:tab w:val="left" w:pos="1440"/>
              </w:tabs>
              <w:jc w:val="right"/>
            </w:pPr>
            <w:r>
              <w:rPr>
                <w:rStyle w:val="TableFieldLabel"/>
              </w:rPr>
              <w:t>[ Is static True. Containment is Not Specified. ]</w:t>
            </w:r>
          </w:p>
          <w:p w14:paraId="1128AB7B" w14:textId="77777777" w:rsidR="00562F87" w:rsidRDefault="00562F87">
            <w:pPr>
              <w:pStyle w:val="TableTextNormal"/>
              <w:tabs>
                <w:tab w:val="left" w:pos="720"/>
              </w:tabs>
            </w:pPr>
          </w:p>
        </w:tc>
      </w:tr>
    </w:tbl>
    <w:p w14:paraId="2ADD5993" w14:textId="77777777" w:rsidR="00562F87" w:rsidRDefault="00562F87">
      <w:pPr>
        <w:pStyle w:val="Notes"/>
      </w:pPr>
    </w:p>
    <w:p w14:paraId="08C21F18" w14:textId="77777777" w:rsidR="00562F87" w:rsidRDefault="00A42A00">
      <w:pPr>
        <w:pStyle w:val="Notes"/>
      </w:pPr>
      <w:r>
        <w:t xml:space="preserve">  </w:t>
      </w:r>
      <w:bookmarkEnd w:id="225"/>
    </w:p>
    <w:p w14:paraId="1A2F8229" w14:textId="77777777" w:rsidR="00562F87" w:rsidRDefault="00562F87">
      <w:pPr>
        <w:pStyle w:val="Notes"/>
      </w:pPr>
    </w:p>
    <w:p w14:paraId="2BA11957" w14:textId="77777777" w:rsidR="00562F87" w:rsidRDefault="00A42A00">
      <w:pPr>
        <w:pStyle w:val="Heading3"/>
      </w:pPr>
      <w:bookmarkStart w:id="227" w:name="BKM_A5F67D27_AFA6_48E0_9F62_BAA11B826296"/>
      <w:bookmarkStart w:id="228" w:name="_Toc25000175"/>
      <w:proofErr w:type="spellStart"/>
      <w:r>
        <w:t>categoryOfRestrictedArea</w:t>
      </w:r>
      <w:bookmarkEnd w:id="228"/>
      <w:proofErr w:type="spellEnd"/>
    </w:p>
    <w:p w14:paraId="5E55EC28" w14:textId="77777777" w:rsidR="00562F87" w:rsidRDefault="00A42A00">
      <w:pPr>
        <w:pStyle w:val="Notes"/>
      </w:pPr>
      <w:r>
        <w:rPr>
          <w:rStyle w:val="Italics"/>
        </w:rPr>
        <w:t>Enumeration in package 'S-127 Domain Model'</w:t>
      </w:r>
    </w:p>
    <w:p w14:paraId="2151944C" w14:textId="77777777" w:rsidR="00562F87" w:rsidRDefault="00562F87">
      <w:pPr>
        <w:pStyle w:val="Notes"/>
        <w:tabs>
          <w:tab w:val="left" w:pos="720"/>
        </w:tabs>
      </w:pPr>
    </w:p>
    <w:p w14:paraId="51B2F250" w14:textId="77777777" w:rsidR="00562F87" w:rsidRDefault="00A42A00">
      <w:pPr>
        <w:pStyle w:val="Notes"/>
      </w:pPr>
      <w:r>
        <w:t>The official legal status of each kind of restricted area defines the kind of restriction(s), e.g., the restriction for a 'game preserve' may be 'entering prohibited', the restriction for an 'anchoring prohibition area' is 'anchoring prohibited'.</w:t>
      </w:r>
    </w:p>
    <w:p w14:paraId="5906C492" w14:textId="77777777" w:rsidR="00562F87" w:rsidRDefault="00562F87">
      <w:pPr>
        <w:pStyle w:val="Notes"/>
      </w:pPr>
    </w:p>
    <w:p w14:paraId="73B00940" w14:textId="77777777" w:rsidR="00562F87" w:rsidRDefault="00A42A00">
      <w:pPr>
        <w:pStyle w:val="Properties"/>
      </w:pPr>
      <w:proofErr w:type="spellStart"/>
      <w:r>
        <w:t>categoryOfRestrictedArea</w:t>
      </w:r>
      <w:proofErr w:type="spellEnd"/>
      <w:r>
        <w:t xml:space="preserve"> </w:t>
      </w:r>
    </w:p>
    <w:p w14:paraId="435FD1E3" w14:textId="77777777" w:rsidR="00562F87" w:rsidRDefault="00A42A00">
      <w:pPr>
        <w:pStyle w:val="Properties"/>
      </w:pPr>
      <w:r>
        <w:t>Version 1.0  Phase 1.0  Proposed</w:t>
      </w:r>
    </w:p>
    <w:p w14:paraId="4E03D232" w14:textId="77777777" w:rsidR="00562F87" w:rsidRDefault="00A42A00">
      <w:pPr>
        <w:pStyle w:val="Properties"/>
      </w:pPr>
      <w:proofErr w:type="spellStart"/>
      <w:r>
        <w:t>raphaelm</w:t>
      </w:r>
      <w:proofErr w:type="spellEnd"/>
      <w:r>
        <w:t xml:space="preserve"> created on 01-Jan-2018.  Last modified 20-Aug-2018</w:t>
      </w:r>
    </w:p>
    <w:p w14:paraId="03A3B51D" w14:textId="77777777" w:rsidR="00562F87" w:rsidRDefault="00A42A00">
      <w:pPr>
        <w:pStyle w:val="Properties"/>
      </w:pPr>
      <w:r>
        <w:t>Alias CATREA</w:t>
      </w:r>
    </w:p>
    <w:p w14:paraId="3A67D10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AC7115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CBF6C7" w14:textId="77777777" w:rsidR="00562F87" w:rsidRDefault="00A42A00">
            <w:pPr>
              <w:pStyle w:val="TableHeadingLight"/>
            </w:pPr>
            <w:r>
              <w:t>ATTRIBUTES</w:t>
            </w:r>
          </w:p>
        </w:tc>
      </w:tr>
      <w:tr w:rsidR="00562F87" w14:paraId="214558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1F07F9B" w14:textId="77777777" w:rsidR="00562F87" w:rsidRDefault="00562F87">
            <w:pPr>
              <w:pStyle w:val="TableTextNormal"/>
            </w:pPr>
          </w:p>
          <w:p w14:paraId="625C5112" w14:textId="77777777" w:rsidR="00562F87" w:rsidRDefault="00A42A00">
            <w:pPr>
              <w:pStyle w:val="TableTextNormal"/>
            </w:pPr>
            <w:r>
              <w:rPr>
                <w:noProof/>
                <w:sz w:val="0"/>
                <w:szCs w:val="0"/>
              </w:rPr>
              <w:drawing>
                <wp:inline distT="0" distB="0" distL="0" distR="0" wp14:anchorId="59006249" wp14:editId="7EC76C13">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nature reserve :   Public  = 4</w:t>
            </w:r>
          </w:p>
          <w:p w14:paraId="0A9F11BC" w14:textId="77777777" w:rsidR="00562F87" w:rsidRDefault="00562F87">
            <w:pPr>
              <w:pStyle w:val="TableTextNormal"/>
              <w:tabs>
                <w:tab w:val="left" w:pos="540"/>
              </w:tabs>
            </w:pPr>
          </w:p>
          <w:p w14:paraId="137805E2" w14:textId="77777777" w:rsidR="00562F87" w:rsidRDefault="00A42A00">
            <w:pPr>
              <w:pStyle w:val="TableTextNormal"/>
            </w:pPr>
            <w:r>
              <w:t>A tract of land or water managed so as to preserve it's flora, fauna, physical features, etc.</w:t>
            </w:r>
          </w:p>
          <w:p w14:paraId="7E86657F" w14:textId="77777777" w:rsidR="00562F87" w:rsidRDefault="00A42A00">
            <w:pPr>
              <w:pStyle w:val="TableTextNormal"/>
              <w:tabs>
                <w:tab w:val="left" w:pos="1440"/>
              </w:tabs>
              <w:jc w:val="right"/>
            </w:pPr>
            <w:r>
              <w:rPr>
                <w:rStyle w:val="TableFieldLabel"/>
              </w:rPr>
              <w:t>[ Is static True. Containment is Not Specified. ]</w:t>
            </w:r>
          </w:p>
          <w:p w14:paraId="04F0B466" w14:textId="77777777" w:rsidR="00562F87" w:rsidRDefault="00562F87">
            <w:pPr>
              <w:pStyle w:val="TableTextNormal"/>
              <w:tabs>
                <w:tab w:val="left" w:pos="720"/>
              </w:tabs>
            </w:pPr>
          </w:p>
        </w:tc>
      </w:tr>
      <w:tr w:rsidR="00562F87" w14:paraId="2B1951F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6FE044" w14:textId="77777777" w:rsidR="00562F87" w:rsidRDefault="00562F87">
            <w:pPr>
              <w:pStyle w:val="TableTextNormal"/>
            </w:pPr>
          </w:p>
          <w:p w14:paraId="6AFB8ECE" w14:textId="77777777" w:rsidR="00562F87" w:rsidRDefault="00A42A00">
            <w:pPr>
              <w:pStyle w:val="TableTextNormal"/>
            </w:pPr>
            <w:r>
              <w:rPr>
                <w:noProof/>
                <w:sz w:val="0"/>
                <w:szCs w:val="0"/>
              </w:rPr>
              <w:drawing>
                <wp:inline distT="0" distB="0" distL="0" distR="0" wp14:anchorId="438A01C6" wp14:editId="2072DFEC">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bird sanctuary :   Public  = 5</w:t>
            </w:r>
          </w:p>
          <w:p w14:paraId="4FA269A6" w14:textId="77777777" w:rsidR="00562F87" w:rsidRDefault="00562F87">
            <w:pPr>
              <w:pStyle w:val="TableTextNormal"/>
              <w:tabs>
                <w:tab w:val="left" w:pos="540"/>
              </w:tabs>
            </w:pPr>
          </w:p>
          <w:p w14:paraId="24BBE60A" w14:textId="77777777" w:rsidR="00562F87" w:rsidRDefault="00A42A00">
            <w:pPr>
              <w:pStyle w:val="TableTextNormal"/>
            </w:pPr>
            <w:r>
              <w:t>A place where birds are bred and protected.</w:t>
            </w:r>
          </w:p>
          <w:p w14:paraId="5774D437" w14:textId="77777777" w:rsidR="00562F87" w:rsidRDefault="00A42A00">
            <w:pPr>
              <w:pStyle w:val="TableTextNormal"/>
              <w:tabs>
                <w:tab w:val="left" w:pos="1440"/>
              </w:tabs>
              <w:jc w:val="right"/>
            </w:pPr>
            <w:r>
              <w:rPr>
                <w:rStyle w:val="TableFieldLabel"/>
              </w:rPr>
              <w:t>[ Is static True. Containment is Not Specified. ]</w:t>
            </w:r>
          </w:p>
          <w:p w14:paraId="37FE1FDE" w14:textId="77777777" w:rsidR="00562F87" w:rsidRDefault="00562F87">
            <w:pPr>
              <w:pStyle w:val="TableTextNormal"/>
              <w:tabs>
                <w:tab w:val="left" w:pos="720"/>
              </w:tabs>
            </w:pPr>
          </w:p>
        </w:tc>
      </w:tr>
      <w:tr w:rsidR="00562F87" w14:paraId="4D3A3CC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6AC4DB" w14:textId="77777777" w:rsidR="00562F87" w:rsidRDefault="00562F87">
            <w:pPr>
              <w:pStyle w:val="TableTextNormal"/>
            </w:pPr>
          </w:p>
          <w:p w14:paraId="6C0EC1A6" w14:textId="77777777" w:rsidR="00562F87" w:rsidRDefault="00A42A00">
            <w:pPr>
              <w:pStyle w:val="TableTextNormal"/>
            </w:pPr>
            <w:r>
              <w:rPr>
                <w:noProof/>
                <w:sz w:val="0"/>
                <w:szCs w:val="0"/>
              </w:rPr>
              <w:drawing>
                <wp:inline distT="0" distB="0" distL="0" distR="0" wp14:anchorId="72053626" wp14:editId="4CFB52B4">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game reserve :   Public  = 6</w:t>
            </w:r>
          </w:p>
          <w:p w14:paraId="0D27F113" w14:textId="77777777" w:rsidR="00562F87" w:rsidRDefault="00562F87">
            <w:pPr>
              <w:pStyle w:val="TableTextNormal"/>
              <w:tabs>
                <w:tab w:val="left" w:pos="540"/>
              </w:tabs>
            </w:pPr>
          </w:p>
          <w:p w14:paraId="50580B71" w14:textId="77777777" w:rsidR="00562F87" w:rsidRDefault="00A42A00">
            <w:pPr>
              <w:pStyle w:val="TableTextNormal"/>
            </w:pPr>
            <w:r>
              <w:t>A place where wild animals or birds hunted for sport or food are kept undisturbed for private use.</w:t>
            </w:r>
          </w:p>
          <w:p w14:paraId="5CBBC7F7" w14:textId="77777777" w:rsidR="00562F87" w:rsidRDefault="00A42A00">
            <w:pPr>
              <w:pStyle w:val="TableTextNormal"/>
              <w:tabs>
                <w:tab w:val="left" w:pos="1440"/>
              </w:tabs>
              <w:jc w:val="right"/>
            </w:pPr>
            <w:r>
              <w:rPr>
                <w:rStyle w:val="TableFieldLabel"/>
              </w:rPr>
              <w:t>[ Is static True. Containment is Not Specified. ]</w:t>
            </w:r>
          </w:p>
          <w:p w14:paraId="2AF3275F" w14:textId="77777777" w:rsidR="00562F87" w:rsidRDefault="00562F87">
            <w:pPr>
              <w:pStyle w:val="TableTextNormal"/>
              <w:tabs>
                <w:tab w:val="left" w:pos="720"/>
              </w:tabs>
            </w:pPr>
          </w:p>
        </w:tc>
      </w:tr>
      <w:tr w:rsidR="00562F87" w14:paraId="5E261B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3A9341" w14:textId="77777777" w:rsidR="00562F87" w:rsidRDefault="00562F87">
            <w:pPr>
              <w:pStyle w:val="TableTextNormal"/>
            </w:pPr>
          </w:p>
          <w:p w14:paraId="38301335" w14:textId="77777777" w:rsidR="00562F87" w:rsidRDefault="00A42A00">
            <w:pPr>
              <w:pStyle w:val="TableTextNormal"/>
            </w:pPr>
            <w:r>
              <w:rPr>
                <w:noProof/>
                <w:sz w:val="0"/>
                <w:szCs w:val="0"/>
              </w:rPr>
              <w:drawing>
                <wp:inline distT="0" distB="0" distL="0" distR="0" wp14:anchorId="60A0A9D1" wp14:editId="0E9F9C62">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seal sanctuary :   Public  = 7</w:t>
            </w:r>
          </w:p>
          <w:p w14:paraId="275DB5FE" w14:textId="77777777" w:rsidR="00562F87" w:rsidRDefault="00562F87">
            <w:pPr>
              <w:pStyle w:val="TableTextNormal"/>
              <w:tabs>
                <w:tab w:val="left" w:pos="540"/>
              </w:tabs>
            </w:pPr>
          </w:p>
          <w:p w14:paraId="511B8DAA" w14:textId="77777777" w:rsidR="00562F87" w:rsidRDefault="00A42A00">
            <w:pPr>
              <w:pStyle w:val="TableTextNormal"/>
            </w:pPr>
            <w:r>
              <w:t>A place where seals are protected.</w:t>
            </w:r>
          </w:p>
          <w:p w14:paraId="29169C09" w14:textId="77777777" w:rsidR="00562F87" w:rsidRDefault="00A42A00">
            <w:pPr>
              <w:pStyle w:val="TableTextNormal"/>
              <w:tabs>
                <w:tab w:val="left" w:pos="1440"/>
              </w:tabs>
              <w:jc w:val="right"/>
            </w:pPr>
            <w:r>
              <w:rPr>
                <w:rStyle w:val="TableFieldLabel"/>
              </w:rPr>
              <w:t>[ Is static True. Containment is Not Specified. ]</w:t>
            </w:r>
          </w:p>
          <w:p w14:paraId="636CC09C" w14:textId="77777777" w:rsidR="00562F87" w:rsidRDefault="00562F87">
            <w:pPr>
              <w:pStyle w:val="TableTextNormal"/>
              <w:tabs>
                <w:tab w:val="left" w:pos="720"/>
              </w:tabs>
            </w:pPr>
          </w:p>
        </w:tc>
      </w:tr>
      <w:tr w:rsidR="00562F87" w14:paraId="116E34B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F90C5B" w14:textId="77777777" w:rsidR="00562F87" w:rsidRDefault="00562F87">
            <w:pPr>
              <w:pStyle w:val="TableTextNormal"/>
            </w:pPr>
          </w:p>
          <w:p w14:paraId="4B5BF49F" w14:textId="77777777" w:rsidR="00562F87" w:rsidRDefault="00A42A00">
            <w:pPr>
              <w:pStyle w:val="TableTextNormal"/>
            </w:pPr>
            <w:r>
              <w:rPr>
                <w:noProof/>
                <w:sz w:val="0"/>
                <w:szCs w:val="0"/>
              </w:rPr>
              <w:drawing>
                <wp:inline distT="0" distB="0" distL="0" distR="0" wp14:anchorId="1C3F0CD5" wp14:editId="39DC07D1">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historic wreck area :   Public  = 10</w:t>
            </w:r>
          </w:p>
          <w:p w14:paraId="21C45174" w14:textId="77777777" w:rsidR="00562F87" w:rsidRDefault="00562F87">
            <w:pPr>
              <w:pStyle w:val="TableTextNormal"/>
              <w:tabs>
                <w:tab w:val="left" w:pos="540"/>
              </w:tabs>
            </w:pPr>
          </w:p>
          <w:p w14:paraId="037592E1" w14:textId="77777777" w:rsidR="00562F87" w:rsidRDefault="00A42A00">
            <w:pPr>
              <w:pStyle w:val="TableTextNormal"/>
            </w:pPr>
            <w:r>
              <w:t>An area around certain wrecks of historical importance to protect the wrecks from unauthorized interference by diving, salvage or deposition (including anchoring).</w:t>
            </w:r>
          </w:p>
          <w:p w14:paraId="50907D02" w14:textId="77777777" w:rsidR="00562F87" w:rsidRDefault="00A42A00">
            <w:pPr>
              <w:pStyle w:val="TableTextNormal"/>
              <w:tabs>
                <w:tab w:val="left" w:pos="1440"/>
              </w:tabs>
              <w:jc w:val="right"/>
            </w:pPr>
            <w:r>
              <w:rPr>
                <w:rStyle w:val="TableFieldLabel"/>
              </w:rPr>
              <w:t>[ Is static True. Containment is Not Specified. ]</w:t>
            </w:r>
          </w:p>
          <w:p w14:paraId="52188334" w14:textId="77777777" w:rsidR="00562F87" w:rsidRDefault="00562F87">
            <w:pPr>
              <w:pStyle w:val="TableTextNormal"/>
              <w:tabs>
                <w:tab w:val="left" w:pos="720"/>
              </w:tabs>
            </w:pPr>
          </w:p>
        </w:tc>
      </w:tr>
      <w:tr w:rsidR="00562F87" w14:paraId="0D284A0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E812C3" w14:textId="77777777" w:rsidR="00562F87" w:rsidRDefault="00562F87">
            <w:pPr>
              <w:pStyle w:val="TableTextNormal"/>
            </w:pPr>
          </w:p>
          <w:p w14:paraId="21249FFA" w14:textId="77777777" w:rsidR="00562F87" w:rsidRDefault="00A42A00">
            <w:pPr>
              <w:pStyle w:val="TableTextNormal"/>
            </w:pPr>
            <w:r>
              <w:rPr>
                <w:noProof/>
                <w:sz w:val="0"/>
                <w:szCs w:val="0"/>
              </w:rPr>
              <w:drawing>
                <wp:inline distT="0" distB="0" distL="0" distR="0" wp14:anchorId="4924BEDB" wp14:editId="21BAC0E9">
                  <wp:extent cx="114300" cy="1143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research area :   Public  = 20</w:t>
            </w:r>
          </w:p>
          <w:p w14:paraId="151A0B32" w14:textId="77777777" w:rsidR="00562F87" w:rsidRDefault="00562F87">
            <w:pPr>
              <w:pStyle w:val="TableTextNormal"/>
              <w:tabs>
                <w:tab w:val="left" w:pos="540"/>
              </w:tabs>
            </w:pPr>
          </w:p>
          <w:p w14:paraId="232C3AAF" w14:textId="77777777" w:rsidR="00562F87" w:rsidRDefault="00A42A00">
            <w:pPr>
              <w:pStyle w:val="TableTextNormal"/>
            </w:pPr>
            <w:r>
              <w:t>an area where marine research takes place.</w:t>
            </w:r>
          </w:p>
          <w:p w14:paraId="72D403EB" w14:textId="77777777" w:rsidR="00562F87" w:rsidRDefault="00A42A00">
            <w:pPr>
              <w:pStyle w:val="TableTextNormal"/>
              <w:tabs>
                <w:tab w:val="left" w:pos="1440"/>
              </w:tabs>
              <w:jc w:val="right"/>
            </w:pPr>
            <w:r>
              <w:rPr>
                <w:rStyle w:val="TableFieldLabel"/>
              </w:rPr>
              <w:t>[ Is static True. Containment is Not Specified. ]</w:t>
            </w:r>
          </w:p>
          <w:p w14:paraId="4AA73EFD" w14:textId="77777777" w:rsidR="00562F87" w:rsidRDefault="00562F87">
            <w:pPr>
              <w:pStyle w:val="TableTextNormal"/>
              <w:tabs>
                <w:tab w:val="left" w:pos="720"/>
              </w:tabs>
            </w:pPr>
          </w:p>
        </w:tc>
      </w:tr>
      <w:tr w:rsidR="00562F87" w14:paraId="293F2DD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AD9BE7" w14:textId="77777777" w:rsidR="00562F87" w:rsidRDefault="00562F87">
            <w:pPr>
              <w:pStyle w:val="TableTextNormal"/>
            </w:pPr>
          </w:p>
          <w:p w14:paraId="6842DC2F" w14:textId="77777777" w:rsidR="00562F87" w:rsidRDefault="00A42A00">
            <w:pPr>
              <w:pStyle w:val="TableTextNormal"/>
            </w:pPr>
            <w:r>
              <w:rPr>
                <w:noProof/>
                <w:sz w:val="0"/>
                <w:szCs w:val="0"/>
              </w:rPr>
              <w:drawing>
                <wp:inline distT="0" distB="0" distL="0" distR="0" wp14:anchorId="14876CF6" wp14:editId="2A6BC354">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 sanctuary :   Public  = 22</w:t>
            </w:r>
          </w:p>
          <w:p w14:paraId="6805ED29" w14:textId="77777777" w:rsidR="00562F87" w:rsidRDefault="00562F87">
            <w:pPr>
              <w:pStyle w:val="TableTextNormal"/>
              <w:tabs>
                <w:tab w:val="left" w:pos="540"/>
              </w:tabs>
            </w:pPr>
          </w:p>
          <w:p w14:paraId="466821EC" w14:textId="77777777" w:rsidR="00562F87" w:rsidRDefault="00A42A00">
            <w:pPr>
              <w:pStyle w:val="TableTextNormal"/>
            </w:pPr>
            <w:r>
              <w:t>A place where fish are protected.</w:t>
            </w:r>
          </w:p>
          <w:p w14:paraId="23EA4762" w14:textId="77777777" w:rsidR="00562F87" w:rsidRDefault="00A42A00">
            <w:pPr>
              <w:pStyle w:val="TableTextNormal"/>
              <w:tabs>
                <w:tab w:val="left" w:pos="1440"/>
              </w:tabs>
              <w:jc w:val="right"/>
            </w:pPr>
            <w:r>
              <w:rPr>
                <w:rStyle w:val="TableFieldLabel"/>
              </w:rPr>
              <w:t>[ Is static True. Containment is Not Specified. ]</w:t>
            </w:r>
          </w:p>
          <w:p w14:paraId="6DC13C9C" w14:textId="77777777" w:rsidR="00562F87" w:rsidRDefault="00562F87">
            <w:pPr>
              <w:pStyle w:val="TableTextNormal"/>
              <w:tabs>
                <w:tab w:val="left" w:pos="720"/>
              </w:tabs>
            </w:pPr>
          </w:p>
        </w:tc>
      </w:tr>
      <w:tr w:rsidR="00562F87" w14:paraId="6805728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CEBD5D" w14:textId="77777777" w:rsidR="00562F87" w:rsidRDefault="00562F87">
            <w:pPr>
              <w:pStyle w:val="TableTextNormal"/>
            </w:pPr>
          </w:p>
          <w:p w14:paraId="51438954" w14:textId="77777777" w:rsidR="00562F87" w:rsidRDefault="00A42A00">
            <w:pPr>
              <w:pStyle w:val="TableTextNormal"/>
            </w:pPr>
            <w:r>
              <w:rPr>
                <w:noProof/>
                <w:sz w:val="0"/>
                <w:szCs w:val="0"/>
              </w:rPr>
              <w:drawing>
                <wp:inline distT="0" distB="0" distL="0" distR="0" wp14:anchorId="03313C92" wp14:editId="12ED525B">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ecological reserve :   Public  = 23</w:t>
            </w:r>
          </w:p>
          <w:p w14:paraId="26F82EC3" w14:textId="77777777" w:rsidR="00562F87" w:rsidRDefault="00562F87">
            <w:pPr>
              <w:pStyle w:val="TableTextNormal"/>
              <w:tabs>
                <w:tab w:val="left" w:pos="540"/>
              </w:tabs>
            </w:pPr>
          </w:p>
          <w:p w14:paraId="1A26C11D" w14:textId="77777777" w:rsidR="00562F87" w:rsidRDefault="00A42A00">
            <w:pPr>
              <w:pStyle w:val="TableTextNormal"/>
            </w:pPr>
            <w:r>
              <w:t>A tract of land or water managed so as to preserve the relation of plants and living creatures to each other and to their surroundings.</w:t>
            </w:r>
          </w:p>
          <w:p w14:paraId="5BCB39F1" w14:textId="77777777" w:rsidR="00562F87" w:rsidRDefault="00A42A00">
            <w:pPr>
              <w:pStyle w:val="TableTextNormal"/>
              <w:tabs>
                <w:tab w:val="left" w:pos="1440"/>
              </w:tabs>
              <w:jc w:val="right"/>
            </w:pPr>
            <w:r>
              <w:rPr>
                <w:rStyle w:val="TableFieldLabel"/>
              </w:rPr>
              <w:t>[ Is static True. Containment is Not Specified. ]</w:t>
            </w:r>
          </w:p>
          <w:p w14:paraId="1E7ACC89" w14:textId="77777777" w:rsidR="00562F87" w:rsidRDefault="00562F87">
            <w:pPr>
              <w:pStyle w:val="TableTextNormal"/>
              <w:tabs>
                <w:tab w:val="left" w:pos="720"/>
              </w:tabs>
            </w:pPr>
          </w:p>
        </w:tc>
      </w:tr>
      <w:tr w:rsidR="00562F87" w14:paraId="7916A69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072E7C" w14:textId="77777777" w:rsidR="00562F87" w:rsidRDefault="00562F87">
            <w:pPr>
              <w:pStyle w:val="TableTextNormal"/>
            </w:pPr>
          </w:p>
          <w:p w14:paraId="128F208B" w14:textId="77777777" w:rsidR="00562F87" w:rsidRDefault="00A42A00">
            <w:pPr>
              <w:pStyle w:val="TableTextNormal"/>
            </w:pPr>
            <w:r>
              <w:rPr>
                <w:noProof/>
                <w:sz w:val="0"/>
                <w:szCs w:val="0"/>
              </w:rPr>
              <w:drawing>
                <wp:inline distT="0" distB="0" distL="0" distR="0" wp14:anchorId="357D3212" wp14:editId="1EF6B22F">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environmentally sensitive sea area :   Public  = 27</w:t>
            </w:r>
          </w:p>
          <w:p w14:paraId="17E031A4" w14:textId="77777777" w:rsidR="00562F87" w:rsidRDefault="00562F87">
            <w:pPr>
              <w:pStyle w:val="TableTextNormal"/>
              <w:tabs>
                <w:tab w:val="left" w:pos="540"/>
              </w:tabs>
            </w:pPr>
          </w:p>
          <w:p w14:paraId="0EDD1C73" w14:textId="77777777" w:rsidR="00562F87" w:rsidRDefault="00A42A00">
            <w:pPr>
              <w:pStyle w:val="TableTextNormal"/>
            </w:pPr>
            <w:r>
              <w:t>A generic term which may be used to describe a wide range of areas, considered sensitive for a variety of environmental reasons.</w:t>
            </w:r>
          </w:p>
          <w:p w14:paraId="53992046" w14:textId="77777777" w:rsidR="00562F87" w:rsidRDefault="00A42A00">
            <w:pPr>
              <w:pStyle w:val="TableTextNormal"/>
              <w:tabs>
                <w:tab w:val="left" w:pos="1440"/>
              </w:tabs>
              <w:jc w:val="right"/>
            </w:pPr>
            <w:r>
              <w:rPr>
                <w:rStyle w:val="TableFieldLabel"/>
              </w:rPr>
              <w:t>[ Is static True. Containment is Not Specified. ]</w:t>
            </w:r>
          </w:p>
          <w:p w14:paraId="3477F59F" w14:textId="77777777" w:rsidR="00562F87" w:rsidRDefault="00562F87">
            <w:pPr>
              <w:pStyle w:val="TableTextNormal"/>
              <w:tabs>
                <w:tab w:val="left" w:pos="720"/>
              </w:tabs>
            </w:pPr>
          </w:p>
        </w:tc>
      </w:tr>
      <w:tr w:rsidR="00562F87" w14:paraId="2F27D98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5018974" w14:textId="77777777" w:rsidR="00562F87" w:rsidRDefault="00562F87">
            <w:pPr>
              <w:pStyle w:val="TableTextNormal"/>
            </w:pPr>
          </w:p>
          <w:p w14:paraId="57031390" w14:textId="77777777" w:rsidR="00562F87" w:rsidRDefault="00A42A00">
            <w:pPr>
              <w:pStyle w:val="TableTextNormal"/>
            </w:pPr>
            <w:r>
              <w:rPr>
                <w:noProof/>
                <w:sz w:val="0"/>
                <w:szCs w:val="0"/>
              </w:rPr>
              <w:drawing>
                <wp:inline distT="0" distB="0" distL="0" distR="0" wp14:anchorId="791E8026" wp14:editId="22273229">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particularly sensitive sea area :   Public  = 28</w:t>
            </w:r>
          </w:p>
          <w:p w14:paraId="2C124EDC" w14:textId="77777777" w:rsidR="00562F87" w:rsidRDefault="00562F87">
            <w:pPr>
              <w:pStyle w:val="TableTextNormal"/>
              <w:tabs>
                <w:tab w:val="left" w:pos="540"/>
              </w:tabs>
            </w:pPr>
          </w:p>
          <w:p w14:paraId="556815B4" w14:textId="77777777" w:rsidR="00562F87" w:rsidRDefault="00A42A00">
            <w:pPr>
              <w:pStyle w:val="TableTextNormal"/>
            </w:pPr>
            <w:r>
              <w:t>An area that needs special protection through action by IMO because of its significance for regional ecological, socio-economic or scientific reasons and because it may be vulnerable to damage by international shipping activities.</w:t>
            </w:r>
          </w:p>
          <w:p w14:paraId="151574AF" w14:textId="77777777" w:rsidR="00562F87" w:rsidRDefault="00A42A00">
            <w:pPr>
              <w:pStyle w:val="TableTextNormal"/>
              <w:tabs>
                <w:tab w:val="left" w:pos="1440"/>
              </w:tabs>
              <w:jc w:val="right"/>
            </w:pPr>
            <w:r>
              <w:rPr>
                <w:rStyle w:val="TableFieldLabel"/>
              </w:rPr>
              <w:t>[ Is static True. Containment is Not Specified. ]</w:t>
            </w:r>
          </w:p>
          <w:p w14:paraId="732A0C54" w14:textId="77777777" w:rsidR="00562F87" w:rsidRDefault="00562F87">
            <w:pPr>
              <w:pStyle w:val="TableTextNormal"/>
              <w:tabs>
                <w:tab w:val="left" w:pos="720"/>
              </w:tabs>
            </w:pPr>
          </w:p>
        </w:tc>
      </w:tr>
      <w:tr w:rsidR="00562F87" w14:paraId="56A2885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6D17A0C" w14:textId="77777777" w:rsidR="00562F87" w:rsidRDefault="00562F87">
            <w:pPr>
              <w:pStyle w:val="TableTextNormal"/>
            </w:pPr>
          </w:p>
          <w:p w14:paraId="4D43DBF3" w14:textId="77777777" w:rsidR="00562F87" w:rsidRDefault="00A42A00">
            <w:pPr>
              <w:pStyle w:val="TableTextNormal"/>
            </w:pPr>
            <w:r>
              <w:rPr>
                <w:noProof/>
                <w:sz w:val="0"/>
                <w:szCs w:val="0"/>
              </w:rPr>
              <w:drawing>
                <wp:inline distT="0" distB="0" distL="0" distR="0" wp14:anchorId="54BC0837" wp14:editId="4C93FE18">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coral sanctuary :   Public  = 31</w:t>
            </w:r>
          </w:p>
          <w:p w14:paraId="3F59DEF5" w14:textId="77777777" w:rsidR="00562F87" w:rsidRDefault="00562F87">
            <w:pPr>
              <w:pStyle w:val="TableTextNormal"/>
              <w:tabs>
                <w:tab w:val="left" w:pos="540"/>
              </w:tabs>
            </w:pPr>
          </w:p>
          <w:p w14:paraId="75CB2322" w14:textId="77777777" w:rsidR="00562F87" w:rsidRDefault="00A42A00">
            <w:pPr>
              <w:pStyle w:val="TableTextNormal"/>
            </w:pPr>
            <w:r>
              <w:t>A place where coral is protected. (TSMAD 29)</w:t>
            </w:r>
          </w:p>
          <w:p w14:paraId="0D0FD028" w14:textId="77777777" w:rsidR="00562F87" w:rsidRDefault="00A42A00">
            <w:pPr>
              <w:pStyle w:val="TableTextNormal"/>
              <w:tabs>
                <w:tab w:val="left" w:pos="1440"/>
              </w:tabs>
              <w:jc w:val="right"/>
            </w:pPr>
            <w:r>
              <w:rPr>
                <w:rStyle w:val="TableFieldLabel"/>
              </w:rPr>
              <w:t>[ Is static True. Containment is Not Specified. ]</w:t>
            </w:r>
          </w:p>
          <w:p w14:paraId="32B14B4D" w14:textId="77777777" w:rsidR="00562F87" w:rsidRDefault="00562F87">
            <w:pPr>
              <w:pStyle w:val="TableTextNormal"/>
              <w:tabs>
                <w:tab w:val="left" w:pos="720"/>
              </w:tabs>
            </w:pPr>
          </w:p>
        </w:tc>
      </w:tr>
      <w:tr w:rsidR="00562F87" w14:paraId="5C826B0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5624E3" w14:textId="77777777" w:rsidR="00562F87" w:rsidRDefault="00562F87">
            <w:pPr>
              <w:pStyle w:val="TableTextNormal"/>
            </w:pPr>
          </w:p>
          <w:p w14:paraId="67D1EEC8" w14:textId="77777777" w:rsidR="00562F87" w:rsidRDefault="00A42A00">
            <w:pPr>
              <w:pStyle w:val="TableTextNormal"/>
            </w:pPr>
            <w:r>
              <w:rPr>
                <w:noProof/>
                <w:sz w:val="0"/>
                <w:szCs w:val="0"/>
              </w:rPr>
              <w:drawing>
                <wp:inline distT="0" distB="0" distL="0" distR="0" wp14:anchorId="6487CFEF" wp14:editId="4940EF45">
                  <wp:extent cx="11430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recreation area :   Public  = 32</w:t>
            </w:r>
          </w:p>
          <w:p w14:paraId="7BC25215" w14:textId="77777777" w:rsidR="00562F87" w:rsidRDefault="00562F87">
            <w:pPr>
              <w:pStyle w:val="TableTextNormal"/>
              <w:tabs>
                <w:tab w:val="left" w:pos="540"/>
              </w:tabs>
            </w:pPr>
          </w:p>
          <w:p w14:paraId="68D3F141" w14:textId="77777777" w:rsidR="00562F87" w:rsidRDefault="00A42A00">
            <w:pPr>
              <w:pStyle w:val="TableTextNormal"/>
            </w:pPr>
            <w:r>
              <w:t>An area within which recreational activities regularly take place and therefore vessel movement may be restricted.</w:t>
            </w:r>
          </w:p>
          <w:p w14:paraId="25DB2DBF" w14:textId="77777777" w:rsidR="00562F87" w:rsidRDefault="00A42A00">
            <w:pPr>
              <w:pStyle w:val="TableTextNormal"/>
            </w:pPr>
            <w:r>
              <w:t xml:space="preserve">(Adapted from S-57 Edition 3.1, Appendix A </w:t>
            </w:r>
            <w:r>
              <w:rPr>
                <w:color w:val="000000"/>
              </w:rPr>
              <w:t>–</w:t>
            </w:r>
            <w:r>
              <w:t xml:space="preserve"> Chapter 2, Page 2.76, November 2000).</w:t>
            </w:r>
          </w:p>
          <w:p w14:paraId="6476B7C6" w14:textId="77777777" w:rsidR="00562F87" w:rsidRDefault="00A42A00">
            <w:pPr>
              <w:pStyle w:val="TableTextNormal"/>
              <w:tabs>
                <w:tab w:val="left" w:pos="1440"/>
              </w:tabs>
              <w:jc w:val="right"/>
            </w:pPr>
            <w:r>
              <w:rPr>
                <w:rStyle w:val="TableFieldLabel"/>
              </w:rPr>
              <w:t>[ Is static True. Containment is Not Specified. ]</w:t>
            </w:r>
          </w:p>
          <w:p w14:paraId="39751A65" w14:textId="77777777" w:rsidR="00562F87" w:rsidRDefault="00562F87">
            <w:pPr>
              <w:pStyle w:val="TableTextNormal"/>
              <w:tabs>
                <w:tab w:val="left" w:pos="720"/>
              </w:tabs>
            </w:pPr>
          </w:p>
        </w:tc>
      </w:tr>
      <w:tr w:rsidR="00562F87" w14:paraId="74DE772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500F29" w14:textId="77777777" w:rsidR="00562F87" w:rsidRDefault="00562F87">
            <w:pPr>
              <w:pStyle w:val="TableTextNormal"/>
            </w:pPr>
          </w:p>
          <w:p w14:paraId="24624CCC" w14:textId="77777777" w:rsidR="00562F87" w:rsidRDefault="00A42A00">
            <w:pPr>
              <w:pStyle w:val="TableTextNormal"/>
            </w:pPr>
            <w:r>
              <w:rPr>
                <w:noProof/>
                <w:sz w:val="0"/>
                <w:szCs w:val="0"/>
              </w:rPr>
              <w:drawing>
                <wp:inline distT="0" distB="0" distL="0" distR="0" wp14:anchorId="5B281609" wp14:editId="2BE24DA8">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military area :   Public  = 9</w:t>
            </w:r>
          </w:p>
          <w:p w14:paraId="6A28EAB9" w14:textId="77777777" w:rsidR="00562F87" w:rsidRDefault="00562F87">
            <w:pPr>
              <w:pStyle w:val="TableTextNormal"/>
              <w:tabs>
                <w:tab w:val="left" w:pos="540"/>
              </w:tabs>
            </w:pPr>
          </w:p>
          <w:p w14:paraId="3EC1B963" w14:textId="77777777" w:rsidR="00562F87" w:rsidRDefault="00A42A00">
            <w:pPr>
              <w:pStyle w:val="TableTextNormal"/>
            </w:pPr>
            <w:r>
              <w:t>An area controlled by the military in which restrictions may apply.</w:t>
            </w:r>
          </w:p>
          <w:p w14:paraId="28F1E04F" w14:textId="77777777" w:rsidR="00562F87" w:rsidRDefault="00A42A00">
            <w:pPr>
              <w:pStyle w:val="TableTextNormal"/>
              <w:tabs>
                <w:tab w:val="left" w:pos="1440"/>
              </w:tabs>
              <w:jc w:val="right"/>
            </w:pPr>
            <w:r>
              <w:rPr>
                <w:rStyle w:val="TableFieldLabel"/>
              </w:rPr>
              <w:t>[ Is static True. Containment is Not Specified. ]</w:t>
            </w:r>
          </w:p>
          <w:p w14:paraId="62370C44" w14:textId="77777777" w:rsidR="00562F87" w:rsidRDefault="00562F87">
            <w:pPr>
              <w:pStyle w:val="TableTextNormal"/>
              <w:tabs>
                <w:tab w:val="left" w:pos="720"/>
              </w:tabs>
            </w:pPr>
          </w:p>
        </w:tc>
      </w:tr>
      <w:tr w:rsidR="00562F87" w14:paraId="31EB70B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8ED776" w14:textId="77777777" w:rsidR="00562F87" w:rsidRDefault="00562F87">
            <w:pPr>
              <w:pStyle w:val="TableTextNormal"/>
            </w:pPr>
          </w:p>
          <w:p w14:paraId="23EC82BD" w14:textId="77777777" w:rsidR="00562F87" w:rsidRDefault="00A42A00">
            <w:pPr>
              <w:pStyle w:val="TableTextNormal"/>
            </w:pPr>
            <w:r>
              <w:rPr>
                <w:noProof/>
                <w:sz w:val="0"/>
                <w:szCs w:val="0"/>
              </w:rPr>
              <w:drawing>
                <wp:inline distT="0" distB="0" distL="0" distR="0" wp14:anchorId="23C9FF93" wp14:editId="175E6034">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navigational aid safety zone :   Public  = 12</w:t>
            </w:r>
          </w:p>
          <w:p w14:paraId="43606154" w14:textId="77777777" w:rsidR="00562F87" w:rsidRDefault="00562F87">
            <w:pPr>
              <w:pStyle w:val="TableTextNormal"/>
              <w:tabs>
                <w:tab w:val="left" w:pos="540"/>
              </w:tabs>
            </w:pPr>
          </w:p>
          <w:p w14:paraId="6382B718" w14:textId="77777777" w:rsidR="00562F87" w:rsidRDefault="00A42A00">
            <w:pPr>
              <w:pStyle w:val="TableTextNormal"/>
            </w:pPr>
            <w:r>
              <w:t>An area around a navigational aid which vessels are prohibited from entering.</w:t>
            </w:r>
          </w:p>
          <w:p w14:paraId="28B6FCEB" w14:textId="77777777" w:rsidR="00562F87" w:rsidRDefault="00A42A00">
            <w:pPr>
              <w:pStyle w:val="TableTextNormal"/>
              <w:tabs>
                <w:tab w:val="left" w:pos="1440"/>
              </w:tabs>
              <w:jc w:val="right"/>
            </w:pPr>
            <w:r>
              <w:rPr>
                <w:rStyle w:val="TableFieldLabel"/>
              </w:rPr>
              <w:t>[ Is static True. Containment is Not Specified. ]</w:t>
            </w:r>
          </w:p>
          <w:p w14:paraId="0F119E1D" w14:textId="77777777" w:rsidR="00562F87" w:rsidRDefault="00562F87">
            <w:pPr>
              <w:pStyle w:val="TableTextNormal"/>
              <w:tabs>
                <w:tab w:val="left" w:pos="720"/>
              </w:tabs>
            </w:pPr>
          </w:p>
        </w:tc>
      </w:tr>
      <w:tr w:rsidR="00562F87" w14:paraId="1AE4F8F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50D0F6" w14:textId="77777777" w:rsidR="00562F87" w:rsidRDefault="00562F87">
            <w:pPr>
              <w:pStyle w:val="TableTextNormal"/>
            </w:pPr>
          </w:p>
          <w:p w14:paraId="276D4017" w14:textId="77777777" w:rsidR="00562F87" w:rsidRDefault="00A42A00">
            <w:pPr>
              <w:pStyle w:val="TableTextNormal"/>
            </w:pPr>
            <w:r>
              <w:rPr>
                <w:noProof/>
                <w:sz w:val="0"/>
                <w:szCs w:val="0"/>
              </w:rPr>
              <w:drawing>
                <wp:inline distT="0" distB="0" distL="0" distR="0" wp14:anchorId="1A9D6E67" wp14:editId="24A13226">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minefield :   Public  = 14</w:t>
            </w:r>
          </w:p>
          <w:p w14:paraId="25407A37" w14:textId="77777777" w:rsidR="00562F87" w:rsidRDefault="00562F87">
            <w:pPr>
              <w:pStyle w:val="TableTextNormal"/>
              <w:tabs>
                <w:tab w:val="left" w:pos="540"/>
              </w:tabs>
            </w:pPr>
          </w:p>
          <w:p w14:paraId="359D4AE0" w14:textId="77777777" w:rsidR="00562F87" w:rsidRDefault="00A42A00">
            <w:pPr>
              <w:pStyle w:val="TableTextNormal"/>
            </w:pPr>
            <w:r>
              <w:t xml:space="preserve">An area laid and maintained with explosive mines for </w:t>
            </w:r>
            <w:proofErr w:type="spellStart"/>
            <w:r>
              <w:t>defence</w:t>
            </w:r>
            <w:proofErr w:type="spellEnd"/>
            <w:r>
              <w:t xml:space="preserve"> or practice purposes.</w:t>
            </w:r>
          </w:p>
          <w:p w14:paraId="6E4E445F" w14:textId="77777777" w:rsidR="00562F87" w:rsidRDefault="00A42A00">
            <w:pPr>
              <w:pStyle w:val="TableTextNormal"/>
              <w:tabs>
                <w:tab w:val="left" w:pos="1440"/>
              </w:tabs>
              <w:jc w:val="right"/>
            </w:pPr>
            <w:r>
              <w:rPr>
                <w:rStyle w:val="TableFieldLabel"/>
              </w:rPr>
              <w:t>[ Is static True. Containment is Not Specified. ]</w:t>
            </w:r>
          </w:p>
          <w:p w14:paraId="4BA1D7EA" w14:textId="77777777" w:rsidR="00562F87" w:rsidRDefault="00562F87">
            <w:pPr>
              <w:pStyle w:val="TableTextNormal"/>
              <w:tabs>
                <w:tab w:val="left" w:pos="720"/>
              </w:tabs>
            </w:pPr>
          </w:p>
        </w:tc>
      </w:tr>
      <w:tr w:rsidR="00562F87" w14:paraId="7A7F70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2FBDBF" w14:textId="77777777" w:rsidR="00562F87" w:rsidRDefault="00562F87">
            <w:pPr>
              <w:pStyle w:val="TableTextNormal"/>
            </w:pPr>
          </w:p>
          <w:p w14:paraId="0B8F3410" w14:textId="77777777" w:rsidR="00562F87" w:rsidRDefault="00A42A00">
            <w:pPr>
              <w:pStyle w:val="TableTextNormal"/>
            </w:pPr>
            <w:r>
              <w:rPr>
                <w:noProof/>
                <w:sz w:val="0"/>
                <w:szCs w:val="0"/>
              </w:rPr>
              <w:drawing>
                <wp:inline distT="0" distB="0" distL="0" distR="0" wp14:anchorId="570D8F48" wp14:editId="3E3E8ED4">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waiting area :   Public  = 19</w:t>
            </w:r>
          </w:p>
          <w:p w14:paraId="0FCCFDF7" w14:textId="77777777" w:rsidR="00562F87" w:rsidRDefault="00562F87">
            <w:pPr>
              <w:pStyle w:val="TableTextNormal"/>
              <w:tabs>
                <w:tab w:val="left" w:pos="540"/>
              </w:tabs>
            </w:pPr>
          </w:p>
          <w:p w14:paraId="4637B064" w14:textId="77777777" w:rsidR="00562F87" w:rsidRDefault="00A42A00">
            <w:pPr>
              <w:pStyle w:val="TableTextNormal"/>
            </w:pPr>
            <w:r>
              <w:t xml:space="preserve">An area reserved for vessels waiting to enter a </w:t>
            </w:r>
            <w:proofErr w:type="spellStart"/>
            <w:r>
              <w:t>harbour</w:t>
            </w:r>
            <w:proofErr w:type="spellEnd"/>
            <w:r>
              <w:t>.</w:t>
            </w:r>
          </w:p>
          <w:p w14:paraId="6176C6FD" w14:textId="77777777" w:rsidR="00562F87" w:rsidRDefault="00A42A00">
            <w:pPr>
              <w:pStyle w:val="TableTextNormal"/>
              <w:tabs>
                <w:tab w:val="left" w:pos="1440"/>
              </w:tabs>
              <w:jc w:val="right"/>
            </w:pPr>
            <w:r>
              <w:rPr>
                <w:rStyle w:val="TableFieldLabel"/>
              </w:rPr>
              <w:t>[ Is static True. Containment is Not Specified. ]</w:t>
            </w:r>
          </w:p>
          <w:p w14:paraId="24BCCFDF" w14:textId="77777777" w:rsidR="00562F87" w:rsidRDefault="00562F87">
            <w:pPr>
              <w:pStyle w:val="TableTextNormal"/>
              <w:tabs>
                <w:tab w:val="left" w:pos="720"/>
              </w:tabs>
            </w:pPr>
          </w:p>
        </w:tc>
      </w:tr>
      <w:tr w:rsidR="00562F87" w14:paraId="54B7AB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0924AD" w14:textId="77777777" w:rsidR="00562F87" w:rsidRDefault="00562F87">
            <w:pPr>
              <w:pStyle w:val="TableTextNormal"/>
            </w:pPr>
          </w:p>
          <w:p w14:paraId="27D0A5F0" w14:textId="77777777" w:rsidR="00562F87" w:rsidRDefault="00A42A00">
            <w:pPr>
              <w:pStyle w:val="TableTextNormal"/>
            </w:pPr>
            <w:r>
              <w:rPr>
                <w:noProof/>
                <w:sz w:val="0"/>
                <w:szCs w:val="0"/>
              </w:rPr>
              <w:drawing>
                <wp:inline distT="0" distB="0" distL="0" distR="0" wp14:anchorId="00FA3469" wp14:editId="19B94802">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swinging area :   Public  = 25</w:t>
            </w:r>
          </w:p>
          <w:p w14:paraId="0A7ABEA9" w14:textId="77777777" w:rsidR="00562F87" w:rsidRDefault="00562F87">
            <w:pPr>
              <w:pStyle w:val="TableTextNormal"/>
              <w:tabs>
                <w:tab w:val="left" w:pos="540"/>
              </w:tabs>
            </w:pPr>
          </w:p>
          <w:p w14:paraId="21F0FE09" w14:textId="77777777" w:rsidR="00562F87" w:rsidRDefault="00A42A00">
            <w:pPr>
              <w:pStyle w:val="TableTextNormal"/>
            </w:pPr>
            <w:r>
              <w:t>An area where vessels turn.</w:t>
            </w:r>
          </w:p>
          <w:p w14:paraId="354E724B" w14:textId="77777777" w:rsidR="00562F87" w:rsidRDefault="00A42A00">
            <w:pPr>
              <w:pStyle w:val="TableTextNormal"/>
              <w:tabs>
                <w:tab w:val="left" w:pos="1440"/>
              </w:tabs>
              <w:jc w:val="right"/>
            </w:pPr>
            <w:r>
              <w:rPr>
                <w:rStyle w:val="TableFieldLabel"/>
              </w:rPr>
              <w:t>[ Is static True. Containment is Not Specified. ]</w:t>
            </w:r>
          </w:p>
          <w:p w14:paraId="1D83649D" w14:textId="77777777" w:rsidR="00562F87" w:rsidRDefault="00562F87">
            <w:pPr>
              <w:pStyle w:val="TableTextNormal"/>
              <w:tabs>
                <w:tab w:val="left" w:pos="720"/>
              </w:tabs>
            </w:pPr>
          </w:p>
        </w:tc>
      </w:tr>
      <w:tr w:rsidR="00562F87" w14:paraId="536A681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46F6B2" w14:textId="77777777" w:rsidR="00562F87" w:rsidRDefault="00562F87">
            <w:pPr>
              <w:pStyle w:val="TableTextNormal"/>
            </w:pPr>
          </w:p>
          <w:p w14:paraId="2E72E3FB" w14:textId="77777777" w:rsidR="00562F87" w:rsidRDefault="00A42A00">
            <w:pPr>
              <w:pStyle w:val="TableTextNormal"/>
            </w:pPr>
            <w:r>
              <w:rPr>
                <w:noProof/>
                <w:sz w:val="0"/>
                <w:szCs w:val="0"/>
              </w:rPr>
              <w:drawing>
                <wp:inline distT="0" distB="0" distL="0" distR="0" wp14:anchorId="740C407A" wp14:editId="1512862A">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disengagement area :   Public  = 29</w:t>
            </w:r>
          </w:p>
          <w:p w14:paraId="08A0DB72" w14:textId="77777777" w:rsidR="00562F87" w:rsidRDefault="00562F87">
            <w:pPr>
              <w:pStyle w:val="TableTextNormal"/>
              <w:tabs>
                <w:tab w:val="left" w:pos="540"/>
              </w:tabs>
            </w:pPr>
          </w:p>
          <w:p w14:paraId="1E0F4DED" w14:textId="77777777" w:rsidR="00562F87" w:rsidRDefault="00A42A00">
            <w:pPr>
              <w:pStyle w:val="TableTextNormal"/>
            </w:pPr>
            <w:r>
              <w:t>An area near a fairway where vessels can go to clear the way or make an about turn and possibly return to a waiting area when the nautical conditions impose it.</w:t>
            </w:r>
          </w:p>
          <w:p w14:paraId="4C2D48B3" w14:textId="77777777" w:rsidR="00562F87" w:rsidRDefault="00A42A00">
            <w:pPr>
              <w:pStyle w:val="TableTextNormal"/>
              <w:tabs>
                <w:tab w:val="left" w:pos="1440"/>
              </w:tabs>
              <w:jc w:val="right"/>
            </w:pPr>
            <w:r>
              <w:rPr>
                <w:rStyle w:val="TableFieldLabel"/>
              </w:rPr>
              <w:t>[ Is static True. Containment is Not Specified. ]</w:t>
            </w:r>
          </w:p>
          <w:p w14:paraId="004ADF6F" w14:textId="77777777" w:rsidR="00562F87" w:rsidRDefault="00562F87">
            <w:pPr>
              <w:pStyle w:val="TableTextNormal"/>
              <w:tabs>
                <w:tab w:val="left" w:pos="720"/>
              </w:tabs>
            </w:pPr>
          </w:p>
        </w:tc>
      </w:tr>
      <w:tr w:rsidR="00562F87" w14:paraId="43162EB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27E7C4" w14:textId="77777777" w:rsidR="00562F87" w:rsidRDefault="00562F87">
            <w:pPr>
              <w:pStyle w:val="TableTextNormal"/>
            </w:pPr>
          </w:p>
          <w:p w14:paraId="79F30EE9" w14:textId="2DF8C66D" w:rsidR="00562F87" w:rsidRDefault="00A42A00">
            <w:pPr>
              <w:pStyle w:val="TableTextNormal"/>
              <w:rPr>
                <w:ins w:id="229" w:author="Raphael Malyankar" w:date="2019-11-18T19:40:00Z"/>
              </w:rPr>
            </w:pPr>
            <w:r>
              <w:rPr>
                <w:noProof/>
                <w:sz w:val="0"/>
                <w:szCs w:val="0"/>
              </w:rPr>
              <w:drawing>
                <wp:inline distT="0" distB="0" distL="0" distR="0" wp14:anchorId="02B1C278" wp14:editId="787E1476">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port security area :   Public  = 30</w:t>
            </w:r>
          </w:p>
          <w:p w14:paraId="3AACD743" w14:textId="77777777" w:rsidR="00124D08" w:rsidRDefault="00124D08" w:rsidP="00124D08">
            <w:pPr>
              <w:pStyle w:val="TableTextNormal"/>
              <w:rPr>
                <w:ins w:id="230" w:author="Raphael Malyankar" w:date="2019-11-18T19:40:00Z"/>
              </w:rPr>
            </w:pPr>
          </w:p>
          <w:p w14:paraId="3BE11F03" w14:textId="2FEA6F8C" w:rsidR="00124D08" w:rsidRPr="00124D08" w:rsidRDefault="00124D08" w:rsidP="00124D08">
            <w:pPr>
              <w:pStyle w:val="TableTextNormal"/>
            </w:pPr>
            <w:ins w:id="231" w:author="Raphael Malyankar" w:date="2019-11-18T19:41:00Z">
              <w:r w:rsidRPr="00124D08">
                <w:t xml:space="preserve">An area in which </w:t>
              </w:r>
              <w:proofErr w:type="spellStart"/>
              <w:r w:rsidRPr="00124D08">
                <w:t>defence</w:t>
              </w:r>
              <w:proofErr w:type="spellEnd"/>
              <w:r w:rsidRPr="00124D08">
                <w:t>, law and treaty enforcement, and counter-terrorism activities that fall within the port and maritime domain apply</w:t>
              </w:r>
            </w:ins>
            <w:ins w:id="232" w:author="Raphael Malyankar" w:date="2019-11-18T19:40:00Z">
              <w:r>
                <w:t>.</w:t>
              </w:r>
            </w:ins>
          </w:p>
          <w:p w14:paraId="7C8FF022" w14:textId="77777777" w:rsidR="00562F87" w:rsidRDefault="00A42A00">
            <w:pPr>
              <w:pStyle w:val="TableTextNormal"/>
              <w:tabs>
                <w:tab w:val="left" w:pos="1440"/>
              </w:tabs>
              <w:jc w:val="right"/>
            </w:pPr>
            <w:r>
              <w:rPr>
                <w:rStyle w:val="TableFieldLabel"/>
              </w:rPr>
              <w:t>[ Is static True. Containment is Not Specified. ]</w:t>
            </w:r>
          </w:p>
          <w:p w14:paraId="38FC5358" w14:textId="77777777" w:rsidR="00562F87" w:rsidRDefault="00562F87">
            <w:pPr>
              <w:pStyle w:val="TableTextNormal"/>
              <w:tabs>
                <w:tab w:val="left" w:pos="720"/>
              </w:tabs>
            </w:pPr>
          </w:p>
        </w:tc>
      </w:tr>
      <w:tr w:rsidR="00562F87" w14:paraId="0C9B3C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0ACA7E" w14:textId="77777777" w:rsidR="00562F87" w:rsidRDefault="00562F87">
            <w:pPr>
              <w:pStyle w:val="TableTextNormal"/>
            </w:pPr>
          </w:p>
          <w:p w14:paraId="4A071D76" w14:textId="77777777" w:rsidR="00562F87" w:rsidRDefault="00A42A00">
            <w:pPr>
              <w:pStyle w:val="TableTextNormal"/>
            </w:pPr>
            <w:r>
              <w:rPr>
                <w:noProof/>
                <w:sz w:val="0"/>
                <w:szCs w:val="0"/>
              </w:rPr>
              <w:drawing>
                <wp:inline distT="0" distB="0" distL="0" distR="0" wp14:anchorId="17E3ECC8" wp14:editId="1DFF6D14">
                  <wp:extent cx="114300" cy="1143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offshore safety zone :   Public  = 1</w:t>
            </w:r>
          </w:p>
          <w:p w14:paraId="0E0221F8" w14:textId="77777777" w:rsidR="00562F87" w:rsidRDefault="00562F87">
            <w:pPr>
              <w:pStyle w:val="TableTextNormal"/>
              <w:tabs>
                <w:tab w:val="left" w:pos="540"/>
              </w:tabs>
            </w:pPr>
          </w:p>
          <w:p w14:paraId="02DDE25E" w14:textId="77777777" w:rsidR="00562F87" w:rsidRDefault="00A42A00">
            <w:pPr>
              <w:pStyle w:val="TableTextNormal"/>
            </w:pPr>
            <w:r>
              <w:t>The area around an offshore installation within which vessels are prohibited from entering without permission. Special regulations protect installations within a safety zone and vessels of all nationalities are required to respect the zone.</w:t>
            </w:r>
          </w:p>
          <w:p w14:paraId="1541D744" w14:textId="77777777" w:rsidR="00562F87" w:rsidRDefault="00A42A00">
            <w:pPr>
              <w:pStyle w:val="TableTextNormal"/>
              <w:tabs>
                <w:tab w:val="left" w:pos="1440"/>
              </w:tabs>
              <w:jc w:val="right"/>
            </w:pPr>
            <w:r>
              <w:rPr>
                <w:rStyle w:val="TableFieldLabel"/>
              </w:rPr>
              <w:t>[ Is static True. Containment is Not Specified. ]</w:t>
            </w:r>
          </w:p>
          <w:p w14:paraId="19EBF824" w14:textId="77777777" w:rsidR="00562F87" w:rsidRDefault="00562F87">
            <w:pPr>
              <w:pStyle w:val="TableTextNormal"/>
              <w:tabs>
                <w:tab w:val="left" w:pos="720"/>
              </w:tabs>
            </w:pPr>
          </w:p>
        </w:tc>
      </w:tr>
      <w:tr w:rsidR="00562F87" w14:paraId="35730EC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6E7491" w14:textId="77777777" w:rsidR="00562F87" w:rsidRDefault="00562F87">
            <w:pPr>
              <w:pStyle w:val="TableTextNormal"/>
            </w:pPr>
          </w:p>
          <w:p w14:paraId="3A7AB0DF" w14:textId="77777777" w:rsidR="00562F87" w:rsidRDefault="00A42A00">
            <w:pPr>
              <w:pStyle w:val="TableTextNormal"/>
            </w:pPr>
            <w:r>
              <w:rPr>
                <w:noProof/>
                <w:sz w:val="0"/>
                <w:szCs w:val="0"/>
              </w:rPr>
              <w:drawing>
                <wp:inline distT="0" distB="0" distL="0" distR="0" wp14:anchorId="6B08697C" wp14:editId="3CC3B65A">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degaussing range :   Public  = 8</w:t>
            </w:r>
          </w:p>
          <w:p w14:paraId="0FE03ED2" w14:textId="77777777" w:rsidR="00562F87" w:rsidRDefault="00562F87">
            <w:pPr>
              <w:pStyle w:val="TableTextNormal"/>
              <w:tabs>
                <w:tab w:val="left" w:pos="540"/>
              </w:tabs>
            </w:pPr>
          </w:p>
          <w:p w14:paraId="28D6AFAB" w14:textId="77777777" w:rsidR="00562F87" w:rsidRDefault="00A42A00">
            <w:pPr>
              <w:pStyle w:val="TableTextNormal"/>
            </w:pPr>
            <w:r>
              <w:t>an area, usually about two cables diameter, within which ships' magnetic fields may be measured sensing instruments and cables are installed on the sea bed in the range and there are cables leading from the range to a control position ashore.</w:t>
            </w:r>
          </w:p>
          <w:p w14:paraId="4F1E017F" w14:textId="77777777" w:rsidR="00562F87" w:rsidRDefault="00A42A00">
            <w:pPr>
              <w:pStyle w:val="TableTextNormal"/>
              <w:tabs>
                <w:tab w:val="left" w:pos="1440"/>
              </w:tabs>
              <w:jc w:val="right"/>
            </w:pPr>
            <w:r>
              <w:rPr>
                <w:rStyle w:val="TableFieldLabel"/>
              </w:rPr>
              <w:t>[ Is static True. Containment is Not Specified. ]</w:t>
            </w:r>
          </w:p>
          <w:p w14:paraId="4D2C3ED3" w14:textId="77777777" w:rsidR="00562F87" w:rsidRDefault="00562F87">
            <w:pPr>
              <w:pStyle w:val="TableTextNormal"/>
              <w:tabs>
                <w:tab w:val="left" w:pos="720"/>
              </w:tabs>
            </w:pPr>
          </w:p>
        </w:tc>
      </w:tr>
    </w:tbl>
    <w:p w14:paraId="1A09BD62" w14:textId="77777777" w:rsidR="00562F87" w:rsidRDefault="00562F87">
      <w:pPr>
        <w:pStyle w:val="Notes"/>
      </w:pPr>
    </w:p>
    <w:p w14:paraId="02B32615" w14:textId="77777777" w:rsidR="00562F87" w:rsidRDefault="00A42A00">
      <w:pPr>
        <w:pStyle w:val="Notes"/>
      </w:pPr>
      <w:r>
        <w:t xml:space="preserve">  </w:t>
      </w:r>
      <w:bookmarkEnd w:id="227"/>
    </w:p>
    <w:p w14:paraId="2DC8A010" w14:textId="77777777" w:rsidR="00562F87" w:rsidRDefault="00562F87">
      <w:pPr>
        <w:pStyle w:val="Notes"/>
      </w:pPr>
    </w:p>
    <w:p w14:paraId="04B154A5" w14:textId="77777777" w:rsidR="00562F87" w:rsidRDefault="00A42A00">
      <w:pPr>
        <w:pStyle w:val="Heading3"/>
      </w:pPr>
      <w:bookmarkStart w:id="233" w:name="BKM_FE71DD48_E0FB_44B5_A1C0_16DAE11577AC"/>
      <w:bookmarkStart w:id="234" w:name="_Toc25000176"/>
      <w:proofErr w:type="spellStart"/>
      <w:r>
        <w:t>categoryOfRouteingMeasure</w:t>
      </w:r>
      <w:bookmarkEnd w:id="234"/>
      <w:proofErr w:type="spellEnd"/>
    </w:p>
    <w:p w14:paraId="2208E55B" w14:textId="77777777" w:rsidR="00562F87" w:rsidRDefault="00A42A00">
      <w:pPr>
        <w:pStyle w:val="Notes"/>
      </w:pPr>
      <w:r>
        <w:rPr>
          <w:rStyle w:val="Italics"/>
        </w:rPr>
        <w:t>Enumeration in package 'S-127 Domain Model'</w:t>
      </w:r>
    </w:p>
    <w:p w14:paraId="4A539C5D" w14:textId="77777777" w:rsidR="00562F87" w:rsidRDefault="00562F87">
      <w:pPr>
        <w:pStyle w:val="Notes"/>
        <w:tabs>
          <w:tab w:val="left" w:pos="720"/>
        </w:tabs>
      </w:pPr>
    </w:p>
    <w:p w14:paraId="04A2807E" w14:textId="77777777" w:rsidR="00562F87" w:rsidRDefault="00A42A00">
      <w:pPr>
        <w:pStyle w:val="Notes"/>
      </w:pPr>
      <w:r>
        <w:t xml:space="preserve">Classification of </w:t>
      </w:r>
      <w:proofErr w:type="spellStart"/>
      <w:r>
        <w:t>routeing</w:t>
      </w:r>
      <w:proofErr w:type="spellEnd"/>
      <w:r>
        <w:t xml:space="preserve"> measures by type.</w:t>
      </w:r>
    </w:p>
    <w:p w14:paraId="69281A0B" w14:textId="77777777" w:rsidR="00562F87" w:rsidRDefault="00562F87">
      <w:pPr>
        <w:pStyle w:val="Notes"/>
      </w:pPr>
    </w:p>
    <w:p w14:paraId="427C01A5" w14:textId="77777777" w:rsidR="00562F87" w:rsidRDefault="00A42A00">
      <w:pPr>
        <w:pStyle w:val="Properties"/>
      </w:pPr>
      <w:proofErr w:type="spellStart"/>
      <w:r>
        <w:t>categoryOfRouteingMeasure</w:t>
      </w:r>
      <w:proofErr w:type="spellEnd"/>
      <w:r>
        <w:t xml:space="preserve"> </w:t>
      </w:r>
    </w:p>
    <w:p w14:paraId="2A57F521" w14:textId="77777777" w:rsidR="00562F87" w:rsidRDefault="00A42A00">
      <w:pPr>
        <w:pStyle w:val="Properties"/>
      </w:pPr>
      <w:r>
        <w:t>Version 1.0  Phase 1.0  Proposed</w:t>
      </w:r>
    </w:p>
    <w:p w14:paraId="0B63B2D5" w14:textId="77777777" w:rsidR="00562F87" w:rsidRDefault="00A42A00">
      <w:pPr>
        <w:pStyle w:val="Properties"/>
      </w:pPr>
      <w:proofErr w:type="spellStart"/>
      <w:r>
        <w:t>raphaelm</w:t>
      </w:r>
      <w:proofErr w:type="spellEnd"/>
      <w:r>
        <w:t xml:space="preserve"> created on 08-Jan-2018.  Last modified 20-Aug-2018</w:t>
      </w:r>
    </w:p>
    <w:p w14:paraId="0AD03F9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171256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2235B44" w14:textId="77777777" w:rsidR="00562F87" w:rsidRDefault="00A42A00">
            <w:pPr>
              <w:pStyle w:val="TableHeadingLight"/>
            </w:pPr>
            <w:r>
              <w:lastRenderedPageBreak/>
              <w:t>ATTRIBUTES</w:t>
            </w:r>
          </w:p>
        </w:tc>
      </w:tr>
      <w:tr w:rsidR="00562F87" w14:paraId="465AA4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B3E6CE" w14:textId="77777777" w:rsidR="00562F87" w:rsidRDefault="00562F87">
            <w:pPr>
              <w:pStyle w:val="TableTextNormal"/>
            </w:pPr>
          </w:p>
          <w:p w14:paraId="1CAA749C" w14:textId="77777777" w:rsidR="00562F87" w:rsidRDefault="00A42A00">
            <w:pPr>
              <w:pStyle w:val="TableTextNormal"/>
            </w:pPr>
            <w:r>
              <w:rPr>
                <w:noProof/>
                <w:sz w:val="0"/>
                <w:szCs w:val="0"/>
              </w:rPr>
              <w:drawing>
                <wp:inline distT="0" distB="0" distL="0" distR="0" wp14:anchorId="3B3781B9" wp14:editId="5B7866AE">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archipelagic sea lane :   Public  = 1</w:t>
            </w:r>
          </w:p>
          <w:p w14:paraId="52483D3E" w14:textId="77777777" w:rsidR="00562F87" w:rsidRDefault="00562F87">
            <w:pPr>
              <w:pStyle w:val="TableTextNormal"/>
              <w:tabs>
                <w:tab w:val="left" w:pos="540"/>
              </w:tabs>
            </w:pPr>
          </w:p>
          <w:p w14:paraId="386252AF" w14:textId="77777777" w:rsidR="00562F87" w:rsidRDefault="00A42A00">
            <w:pPr>
              <w:pStyle w:val="TableTextNormal"/>
            </w:pPr>
            <w:r>
              <w:t>Sea lanes designated by an archipelagic State for the passage of ships and aircraft.</w:t>
            </w:r>
          </w:p>
          <w:p w14:paraId="2F0AD14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D0B5221" w14:textId="77777777" w:rsidR="00562F87" w:rsidRDefault="00562F87">
            <w:pPr>
              <w:pStyle w:val="TableTextNormal"/>
              <w:tabs>
                <w:tab w:val="left" w:pos="720"/>
              </w:tabs>
            </w:pPr>
          </w:p>
        </w:tc>
      </w:tr>
      <w:tr w:rsidR="00562F87" w14:paraId="0420665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E719DD3" w14:textId="77777777" w:rsidR="00562F87" w:rsidRDefault="00562F87">
            <w:pPr>
              <w:pStyle w:val="TableTextNormal"/>
            </w:pPr>
          </w:p>
          <w:p w14:paraId="07C06E77" w14:textId="77777777" w:rsidR="00562F87" w:rsidRDefault="00A42A00">
            <w:pPr>
              <w:pStyle w:val="TableTextNormal"/>
            </w:pPr>
            <w:r>
              <w:rPr>
                <w:noProof/>
                <w:sz w:val="0"/>
                <w:szCs w:val="0"/>
              </w:rPr>
              <w:drawing>
                <wp:inline distT="0" distB="0" distL="0" distR="0" wp14:anchorId="3507FE33" wp14:editId="0EAFADF7">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deep water route :   Public  = 2</w:t>
            </w:r>
          </w:p>
          <w:p w14:paraId="7C5A714A" w14:textId="77777777" w:rsidR="00562F87" w:rsidRDefault="00562F87">
            <w:pPr>
              <w:pStyle w:val="TableTextNormal"/>
              <w:tabs>
                <w:tab w:val="left" w:pos="540"/>
              </w:tabs>
            </w:pPr>
          </w:p>
          <w:p w14:paraId="34B92E93" w14:textId="77777777" w:rsidR="00562F87" w:rsidRDefault="00A42A00">
            <w:pPr>
              <w:pStyle w:val="TableTextNormal"/>
            </w:pPr>
            <w:r>
              <w:t>A route within defined limits which has been accurately surveyed for clearance of sea bottom and submerged obstacles as indicated on the chart.</w:t>
            </w:r>
          </w:p>
          <w:p w14:paraId="3F3C9FA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3C4E8B7" w14:textId="77777777" w:rsidR="00562F87" w:rsidRDefault="00562F87">
            <w:pPr>
              <w:pStyle w:val="TableTextNormal"/>
              <w:tabs>
                <w:tab w:val="left" w:pos="720"/>
              </w:tabs>
            </w:pPr>
          </w:p>
        </w:tc>
      </w:tr>
      <w:tr w:rsidR="00562F87" w14:paraId="74D4733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01B685" w14:textId="77777777" w:rsidR="00562F87" w:rsidRDefault="00562F87">
            <w:pPr>
              <w:pStyle w:val="TableTextNormal"/>
            </w:pPr>
          </w:p>
          <w:p w14:paraId="5EC3F3A4" w14:textId="77777777" w:rsidR="00562F87" w:rsidRDefault="00A42A00">
            <w:pPr>
              <w:pStyle w:val="TableTextNormal"/>
            </w:pPr>
            <w:r>
              <w:rPr>
                <w:noProof/>
                <w:sz w:val="0"/>
                <w:szCs w:val="0"/>
              </w:rPr>
              <w:drawing>
                <wp:inline distT="0" distB="0" distL="0" distR="0" wp14:anchorId="04B1A27E" wp14:editId="2DB3735F">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fairway system :   Public  = 3</w:t>
            </w:r>
          </w:p>
          <w:p w14:paraId="1E66C6ED" w14:textId="77777777" w:rsidR="00562F87" w:rsidRDefault="00562F87">
            <w:pPr>
              <w:pStyle w:val="TableTextNormal"/>
              <w:tabs>
                <w:tab w:val="left" w:pos="540"/>
              </w:tabs>
            </w:pPr>
          </w:p>
          <w:p w14:paraId="67EA3E99" w14:textId="77777777" w:rsidR="00562F87" w:rsidRDefault="00A42A00">
            <w:pPr>
              <w:pStyle w:val="TableTextNormal"/>
            </w:pPr>
            <w:r>
              <w:t xml:space="preserve">That part of a river, </w:t>
            </w:r>
            <w:proofErr w:type="spellStart"/>
            <w:r>
              <w:t>harbour</w:t>
            </w:r>
            <w:proofErr w:type="spellEnd"/>
            <w:r>
              <w:t xml:space="preserve"> and so on, where the main navigable channel for vessels of larger size lies. It is also the usual course followed by vessels entering or leaving </w:t>
            </w:r>
            <w:proofErr w:type="spellStart"/>
            <w:r>
              <w:t>harbours</w:t>
            </w:r>
            <w:proofErr w:type="spellEnd"/>
            <w:r>
              <w:t xml:space="preserve">, called </w:t>
            </w:r>
            <w:r>
              <w:rPr>
                <w:color w:val="000000"/>
              </w:rPr>
              <w:t>“</w:t>
            </w:r>
            <w:r>
              <w:t>ship channel</w:t>
            </w:r>
            <w:r>
              <w:rPr>
                <w:color w:val="000000"/>
              </w:rPr>
              <w:t>”</w:t>
            </w:r>
            <w:r>
              <w:t>.</w:t>
            </w:r>
          </w:p>
          <w:p w14:paraId="20705EE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1F4BBC7" w14:textId="77777777" w:rsidR="00562F87" w:rsidRDefault="00562F87">
            <w:pPr>
              <w:pStyle w:val="TableTextNormal"/>
              <w:tabs>
                <w:tab w:val="left" w:pos="720"/>
              </w:tabs>
            </w:pPr>
          </w:p>
        </w:tc>
      </w:tr>
      <w:tr w:rsidR="00562F87" w14:paraId="0F03A01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541DF5" w14:textId="77777777" w:rsidR="00562F87" w:rsidRDefault="00562F87">
            <w:pPr>
              <w:pStyle w:val="TableTextNormal"/>
            </w:pPr>
          </w:p>
          <w:p w14:paraId="570DFCEB" w14:textId="77777777" w:rsidR="00562F87" w:rsidRDefault="00A42A00">
            <w:pPr>
              <w:pStyle w:val="TableTextNormal"/>
            </w:pPr>
            <w:r>
              <w:rPr>
                <w:noProof/>
                <w:sz w:val="0"/>
                <w:szCs w:val="0"/>
              </w:rPr>
              <w:drawing>
                <wp:inline distT="0" distB="0" distL="0" distR="0" wp14:anchorId="585DD4CF" wp14:editId="22B9E61D">
                  <wp:extent cx="114300" cy="1143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recommended route :   Public  = 4</w:t>
            </w:r>
          </w:p>
          <w:p w14:paraId="4EACB70F" w14:textId="77777777" w:rsidR="00562F87" w:rsidRDefault="00562F87">
            <w:pPr>
              <w:pStyle w:val="TableTextNormal"/>
              <w:tabs>
                <w:tab w:val="left" w:pos="540"/>
              </w:tabs>
            </w:pPr>
          </w:p>
          <w:p w14:paraId="52F7A5AC" w14:textId="77777777" w:rsidR="00562F87" w:rsidRDefault="00A42A00">
            <w:pPr>
              <w:pStyle w:val="TableTextNormal"/>
            </w:pPr>
            <w:r>
              <w:t>A navigation line, range system, or a recommended track, lane, or route.</w:t>
            </w:r>
          </w:p>
          <w:p w14:paraId="019B8E8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7B8939C" w14:textId="77777777" w:rsidR="00562F87" w:rsidRDefault="00562F87">
            <w:pPr>
              <w:pStyle w:val="TableTextNormal"/>
              <w:tabs>
                <w:tab w:val="left" w:pos="720"/>
              </w:tabs>
            </w:pPr>
          </w:p>
        </w:tc>
      </w:tr>
      <w:tr w:rsidR="00562F87" w14:paraId="009E2A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9215E30" w14:textId="77777777" w:rsidR="00562F87" w:rsidRDefault="00562F87">
            <w:pPr>
              <w:pStyle w:val="TableTextNormal"/>
            </w:pPr>
          </w:p>
          <w:p w14:paraId="30270405" w14:textId="77777777" w:rsidR="00562F87" w:rsidRDefault="00A42A00">
            <w:pPr>
              <w:pStyle w:val="TableTextNormal"/>
            </w:pPr>
            <w:r>
              <w:rPr>
                <w:noProof/>
                <w:sz w:val="0"/>
                <w:szCs w:val="0"/>
              </w:rPr>
              <w:drawing>
                <wp:inline distT="0" distB="0" distL="0" distR="0" wp14:anchorId="50BDA300" wp14:editId="1623273F">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traffic separation scheme :   Public  = 5</w:t>
            </w:r>
          </w:p>
          <w:p w14:paraId="63D21093" w14:textId="77777777" w:rsidR="00562F87" w:rsidRDefault="00A42A00">
            <w:pPr>
              <w:pStyle w:val="TableTextNormal"/>
              <w:ind w:left="540"/>
            </w:pPr>
            <w:r>
              <w:rPr>
                <w:rStyle w:val="TableFieldLabel"/>
              </w:rPr>
              <w:t>Alias:</w:t>
            </w:r>
            <w:r>
              <w:t xml:space="preserve">  </w:t>
            </w:r>
            <w:proofErr w:type="spellStart"/>
            <w:r>
              <w:t>trafficSeparationScheme</w:t>
            </w:r>
            <w:proofErr w:type="spellEnd"/>
          </w:p>
          <w:p w14:paraId="0CD2D2AA" w14:textId="77777777" w:rsidR="00562F87" w:rsidRDefault="00562F87">
            <w:pPr>
              <w:pStyle w:val="TableTextNormal"/>
              <w:tabs>
                <w:tab w:val="left" w:pos="540"/>
              </w:tabs>
            </w:pPr>
          </w:p>
          <w:p w14:paraId="0EE86F85" w14:textId="77777777" w:rsidR="00562F87" w:rsidRDefault="00A42A00">
            <w:pPr>
              <w:pStyle w:val="TableTextNormal"/>
            </w:pPr>
            <w:r>
              <w:t xml:space="preserve">A scheme which aims to reduce the risk of collision in congested and/or converging areas by separating traffic moving in opposite, or nearly opposite, directions. </w:t>
            </w:r>
          </w:p>
          <w:p w14:paraId="060AF7C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DD0DC3E" w14:textId="77777777" w:rsidR="00562F87" w:rsidRDefault="00562F87">
            <w:pPr>
              <w:pStyle w:val="TableTextNormal"/>
              <w:tabs>
                <w:tab w:val="left" w:pos="720"/>
              </w:tabs>
            </w:pPr>
          </w:p>
        </w:tc>
      </w:tr>
      <w:tr w:rsidR="00562F87" w14:paraId="7E56CE6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E023C0" w14:textId="77777777" w:rsidR="00562F87" w:rsidRDefault="00562F87">
            <w:pPr>
              <w:pStyle w:val="TableTextNormal"/>
            </w:pPr>
          </w:p>
          <w:p w14:paraId="07C85C10" w14:textId="77777777" w:rsidR="00562F87" w:rsidRDefault="00A42A00">
            <w:pPr>
              <w:pStyle w:val="TableTextNormal"/>
            </w:pPr>
            <w:r>
              <w:rPr>
                <w:noProof/>
                <w:sz w:val="0"/>
                <w:szCs w:val="0"/>
              </w:rPr>
              <w:drawing>
                <wp:inline distT="0" distB="0" distL="0" distR="0" wp14:anchorId="5DA5531B" wp14:editId="2A722DFE">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two-way route :   Public  = 6</w:t>
            </w:r>
          </w:p>
          <w:p w14:paraId="2C80928D" w14:textId="77777777" w:rsidR="00562F87" w:rsidRDefault="00562F87">
            <w:pPr>
              <w:pStyle w:val="TableTextNormal"/>
              <w:tabs>
                <w:tab w:val="left" w:pos="540"/>
              </w:tabs>
            </w:pPr>
          </w:p>
          <w:p w14:paraId="5B8302AA" w14:textId="77777777" w:rsidR="00562F87" w:rsidRDefault="00A42A00">
            <w:pPr>
              <w:pStyle w:val="TableTextNormal"/>
            </w:pPr>
            <w:r>
              <w:t>A route within defined limits inside which two way traffic is established, aimed at providing safe passage of ships through waters where navigation is difficult or dangerous.</w:t>
            </w:r>
          </w:p>
          <w:p w14:paraId="4C0A0C9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89319F0" w14:textId="77777777" w:rsidR="00562F87" w:rsidRDefault="00562F87">
            <w:pPr>
              <w:pStyle w:val="TableTextNormal"/>
              <w:tabs>
                <w:tab w:val="left" w:pos="720"/>
              </w:tabs>
            </w:pPr>
          </w:p>
        </w:tc>
      </w:tr>
    </w:tbl>
    <w:p w14:paraId="6339F4F3" w14:textId="77777777" w:rsidR="00562F87" w:rsidRDefault="00562F87">
      <w:pPr>
        <w:pStyle w:val="Notes"/>
      </w:pPr>
    </w:p>
    <w:p w14:paraId="417707E3" w14:textId="77777777" w:rsidR="00562F87" w:rsidRDefault="00A42A00">
      <w:pPr>
        <w:pStyle w:val="Notes"/>
      </w:pPr>
      <w:r>
        <w:t xml:space="preserve">  </w:t>
      </w:r>
      <w:bookmarkEnd w:id="233"/>
    </w:p>
    <w:p w14:paraId="0E7661BD" w14:textId="77777777" w:rsidR="00562F87" w:rsidRDefault="00562F87">
      <w:pPr>
        <w:pStyle w:val="Notes"/>
      </w:pPr>
    </w:p>
    <w:p w14:paraId="6E905411" w14:textId="77777777" w:rsidR="00562F87" w:rsidRDefault="00A42A00">
      <w:pPr>
        <w:pStyle w:val="Heading3"/>
      </w:pPr>
      <w:bookmarkStart w:id="235" w:name="BKM_5A2FEA35_40C1_47F9_A14C_35DA35966E85"/>
      <w:bookmarkStart w:id="236" w:name="_Toc25000177"/>
      <w:proofErr w:type="spellStart"/>
      <w:r>
        <w:t>categoryOfShipReport</w:t>
      </w:r>
      <w:bookmarkEnd w:id="236"/>
      <w:proofErr w:type="spellEnd"/>
    </w:p>
    <w:p w14:paraId="31F60A29" w14:textId="77777777" w:rsidR="00562F87" w:rsidRDefault="00A42A00">
      <w:pPr>
        <w:pStyle w:val="Notes"/>
      </w:pPr>
      <w:r>
        <w:rPr>
          <w:rStyle w:val="Italics"/>
        </w:rPr>
        <w:t>Enumeration in package 'S-127 Domain Model'</w:t>
      </w:r>
    </w:p>
    <w:p w14:paraId="46F095A5" w14:textId="77777777" w:rsidR="00562F87" w:rsidRDefault="00562F87">
      <w:pPr>
        <w:pStyle w:val="Notes"/>
        <w:tabs>
          <w:tab w:val="left" w:pos="720"/>
        </w:tabs>
      </w:pPr>
    </w:p>
    <w:p w14:paraId="16A9B11D" w14:textId="77777777" w:rsidR="00562F87" w:rsidRDefault="00A42A00">
      <w:pPr>
        <w:pStyle w:val="Notes"/>
      </w:pPr>
      <w:r>
        <w:t>Classification of ship reports based on IMO standard report formats.</w:t>
      </w:r>
    </w:p>
    <w:p w14:paraId="06FC54AB" w14:textId="77777777" w:rsidR="00562F87" w:rsidRDefault="00562F87">
      <w:pPr>
        <w:pStyle w:val="Notes"/>
      </w:pPr>
    </w:p>
    <w:p w14:paraId="1948E144" w14:textId="77777777" w:rsidR="00562F87" w:rsidRDefault="00A42A00">
      <w:pPr>
        <w:pStyle w:val="Notes"/>
      </w:pPr>
      <w:r>
        <w:t xml:space="preserve">Remarks: Through Resolution A.851(20), the IMO encourages authorities to require standard formats and procedures for ship reporting specified at ID 1 to 7 above but </w:t>
      </w:r>
      <w:proofErr w:type="spellStart"/>
      <w:r>
        <w:t>recognises</w:t>
      </w:r>
      <w:proofErr w:type="spellEnd"/>
      <w:r>
        <w:t xml:space="preserve"> that some authorities require amended formats and these cases are covered by ID 8 "any other report". </w:t>
      </w:r>
    </w:p>
    <w:p w14:paraId="1BF6A993" w14:textId="77777777" w:rsidR="00562F87" w:rsidRDefault="00A42A00">
      <w:pPr>
        <w:pStyle w:val="Notes"/>
      </w:pPr>
      <w:r>
        <w:t>(Appendix to IMO Resolution A.851(20) GENERAL PRINCIPLES FOR SHIP REPORTING SYSTEMS AND SHIP REPORTING REQUIREMENTS, INCLUDING GUIDELINES FOR REPORTING INCIDENTS INVOLVING DANGEROUS GOODS, HARMFUL SUBSTANCES AND/OR MARINE POLLUTANTS.)</w:t>
      </w:r>
    </w:p>
    <w:p w14:paraId="60D424E6" w14:textId="77777777" w:rsidR="00562F87" w:rsidRDefault="00562F87">
      <w:pPr>
        <w:pStyle w:val="Notes"/>
      </w:pPr>
    </w:p>
    <w:p w14:paraId="459863BF" w14:textId="77777777" w:rsidR="00562F87" w:rsidRDefault="00A42A00">
      <w:pPr>
        <w:pStyle w:val="Properties"/>
      </w:pPr>
      <w:proofErr w:type="spellStart"/>
      <w:r>
        <w:t>categoryOfShipReport</w:t>
      </w:r>
      <w:proofErr w:type="spellEnd"/>
      <w:r>
        <w:t xml:space="preserve"> </w:t>
      </w:r>
    </w:p>
    <w:p w14:paraId="02376836" w14:textId="77777777" w:rsidR="00562F87" w:rsidRDefault="00A42A00">
      <w:pPr>
        <w:pStyle w:val="Properties"/>
      </w:pPr>
      <w:r>
        <w:t>Version 1.0  Phase 1.0  Proposed</w:t>
      </w:r>
    </w:p>
    <w:p w14:paraId="22A5A095" w14:textId="77777777" w:rsidR="00562F87" w:rsidRDefault="00A42A00">
      <w:pPr>
        <w:pStyle w:val="Properties"/>
      </w:pPr>
      <w:proofErr w:type="spellStart"/>
      <w:r>
        <w:t>raphaelm</w:t>
      </w:r>
      <w:proofErr w:type="spellEnd"/>
      <w:r>
        <w:t xml:space="preserve"> created on 01-Jan-2018.  Last modified 20-Aug-2018</w:t>
      </w:r>
    </w:p>
    <w:p w14:paraId="470E3A1D" w14:textId="77777777" w:rsidR="00562F87" w:rsidRDefault="00A42A00">
      <w:pPr>
        <w:pStyle w:val="Properties"/>
      </w:pPr>
      <w:r>
        <w:t>Alias CATREP</w:t>
      </w:r>
    </w:p>
    <w:p w14:paraId="07D84E0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E38782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036B7DE" w14:textId="77777777" w:rsidR="00562F87" w:rsidRDefault="00A42A00">
            <w:pPr>
              <w:pStyle w:val="TableHeadingLight"/>
            </w:pPr>
            <w:r>
              <w:t>ATTRIBUTES</w:t>
            </w:r>
          </w:p>
        </w:tc>
      </w:tr>
      <w:tr w:rsidR="00562F87" w14:paraId="1532C0E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65FBA1" w14:textId="77777777" w:rsidR="00562F87" w:rsidRDefault="00562F87">
            <w:pPr>
              <w:pStyle w:val="TableTextNormal"/>
            </w:pPr>
          </w:p>
          <w:p w14:paraId="1E7347AD" w14:textId="77777777" w:rsidR="00562F87" w:rsidRDefault="00A42A00">
            <w:pPr>
              <w:pStyle w:val="TableTextNormal"/>
            </w:pPr>
            <w:r>
              <w:rPr>
                <w:noProof/>
                <w:sz w:val="0"/>
                <w:szCs w:val="0"/>
              </w:rPr>
              <w:drawing>
                <wp:inline distT="0" distB="0" distL="0" distR="0" wp14:anchorId="795B346C" wp14:editId="3AF71A8E">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sailing plan :   Public  = 1</w:t>
            </w:r>
          </w:p>
          <w:p w14:paraId="479178CF" w14:textId="77777777" w:rsidR="00562F87" w:rsidRDefault="00562F87">
            <w:pPr>
              <w:pStyle w:val="TableTextNormal"/>
              <w:tabs>
                <w:tab w:val="left" w:pos="540"/>
              </w:tabs>
            </w:pPr>
          </w:p>
          <w:p w14:paraId="32D4898C" w14:textId="77777777" w:rsidR="00562F87" w:rsidRDefault="00A42A00">
            <w:pPr>
              <w:pStyle w:val="TableTextNormal"/>
            </w:pPr>
            <w:r>
              <w:t xml:space="preserve">before or as near as possible to the time of departure from a port within a system or when entering the area covered by a system [for instance A, B, J, X </w:t>
            </w:r>
            <w:proofErr w:type="spellStart"/>
            <w:r>
              <w:t>etc</w:t>
            </w:r>
            <w:proofErr w:type="spellEnd"/>
            <w:r>
              <w:t xml:space="preserve">] </w:t>
            </w:r>
          </w:p>
          <w:p w14:paraId="1EAD8C5D" w14:textId="77777777" w:rsidR="00562F87" w:rsidRDefault="00A42A00">
            <w:pPr>
              <w:pStyle w:val="TableTextNormal"/>
              <w:tabs>
                <w:tab w:val="left" w:pos="1440"/>
              </w:tabs>
              <w:jc w:val="right"/>
            </w:pPr>
            <w:r>
              <w:rPr>
                <w:rStyle w:val="TableFieldLabel"/>
              </w:rPr>
              <w:t>[ Is static True. Containment is Not Specified. ]</w:t>
            </w:r>
          </w:p>
          <w:p w14:paraId="02EE90B9" w14:textId="77777777" w:rsidR="00562F87" w:rsidRDefault="00562F87">
            <w:pPr>
              <w:pStyle w:val="TableTextNormal"/>
              <w:tabs>
                <w:tab w:val="left" w:pos="720"/>
              </w:tabs>
            </w:pPr>
          </w:p>
        </w:tc>
      </w:tr>
      <w:tr w:rsidR="00562F87" w14:paraId="5BE3B8B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71E5001" w14:textId="77777777" w:rsidR="00562F87" w:rsidRDefault="00562F87">
            <w:pPr>
              <w:pStyle w:val="TableTextNormal"/>
            </w:pPr>
          </w:p>
          <w:p w14:paraId="40F02628" w14:textId="77777777" w:rsidR="00562F87" w:rsidRDefault="00A42A00">
            <w:pPr>
              <w:pStyle w:val="TableTextNormal"/>
            </w:pPr>
            <w:r>
              <w:rPr>
                <w:noProof/>
                <w:sz w:val="0"/>
                <w:szCs w:val="0"/>
              </w:rPr>
              <w:drawing>
                <wp:inline distT="0" distB="0" distL="0" distR="0" wp14:anchorId="34C29539" wp14:editId="27E38B2B">
                  <wp:extent cx="1143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position report :   Public  = 2</w:t>
            </w:r>
          </w:p>
          <w:p w14:paraId="57F4A6AB" w14:textId="77777777" w:rsidR="00562F87" w:rsidRDefault="00562F87">
            <w:pPr>
              <w:pStyle w:val="TableTextNormal"/>
              <w:tabs>
                <w:tab w:val="left" w:pos="540"/>
              </w:tabs>
            </w:pPr>
          </w:p>
          <w:p w14:paraId="5FAADBAA" w14:textId="77777777" w:rsidR="00562F87" w:rsidRDefault="00A42A00">
            <w:pPr>
              <w:pStyle w:val="TableTextNormal"/>
            </w:pPr>
            <w:r>
              <w:t xml:space="preserve">when necessary to ensure effective operation of the system </w:t>
            </w:r>
          </w:p>
          <w:p w14:paraId="38B9F807" w14:textId="77777777" w:rsidR="00562F87" w:rsidRDefault="00A42A00">
            <w:pPr>
              <w:pStyle w:val="TableTextNormal"/>
              <w:tabs>
                <w:tab w:val="left" w:pos="1440"/>
              </w:tabs>
              <w:jc w:val="right"/>
            </w:pPr>
            <w:r>
              <w:rPr>
                <w:rStyle w:val="TableFieldLabel"/>
              </w:rPr>
              <w:t>[ Is static True. Containment is Not Specified. ]</w:t>
            </w:r>
          </w:p>
          <w:p w14:paraId="516CF444" w14:textId="77777777" w:rsidR="00562F87" w:rsidRDefault="00562F87">
            <w:pPr>
              <w:pStyle w:val="TableTextNormal"/>
              <w:tabs>
                <w:tab w:val="left" w:pos="720"/>
              </w:tabs>
            </w:pPr>
          </w:p>
        </w:tc>
      </w:tr>
      <w:tr w:rsidR="00562F87" w14:paraId="0F4E415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32CA94" w14:textId="77777777" w:rsidR="00562F87" w:rsidRDefault="00562F87">
            <w:pPr>
              <w:pStyle w:val="TableTextNormal"/>
            </w:pPr>
          </w:p>
          <w:p w14:paraId="19927825" w14:textId="77777777" w:rsidR="00562F87" w:rsidRDefault="00A42A00">
            <w:pPr>
              <w:pStyle w:val="TableTextNormal"/>
            </w:pPr>
            <w:r>
              <w:rPr>
                <w:noProof/>
                <w:sz w:val="0"/>
                <w:szCs w:val="0"/>
              </w:rPr>
              <w:drawing>
                <wp:inline distT="0" distB="0" distL="0" distR="0" wp14:anchorId="5F5EB3D5" wp14:editId="4F25C998">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deviation report :   Public  = 3</w:t>
            </w:r>
          </w:p>
          <w:p w14:paraId="2317D7E5" w14:textId="77777777" w:rsidR="00562F87" w:rsidRDefault="00562F87">
            <w:pPr>
              <w:pStyle w:val="TableTextNormal"/>
              <w:tabs>
                <w:tab w:val="left" w:pos="540"/>
              </w:tabs>
            </w:pPr>
          </w:p>
          <w:p w14:paraId="64C2255C" w14:textId="77777777" w:rsidR="00562F87" w:rsidRDefault="00A42A00">
            <w:pPr>
              <w:pStyle w:val="TableTextNormal"/>
            </w:pPr>
            <w:r>
              <w:t>when the ship</w:t>
            </w:r>
            <w:r>
              <w:rPr>
                <w:color w:val="000000"/>
              </w:rPr>
              <w:t>’</w:t>
            </w:r>
            <w:r>
              <w:t xml:space="preserve">s position varies significantly from the position that would have been predicted from previous reports, when changing the reported route, or as decided by the master </w:t>
            </w:r>
          </w:p>
          <w:p w14:paraId="07202AF8" w14:textId="77777777" w:rsidR="00562F87" w:rsidRDefault="00A42A00">
            <w:pPr>
              <w:pStyle w:val="TableTextNormal"/>
              <w:tabs>
                <w:tab w:val="left" w:pos="1440"/>
              </w:tabs>
              <w:jc w:val="right"/>
            </w:pPr>
            <w:r>
              <w:rPr>
                <w:rStyle w:val="TableFieldLabel"/>
              </w:rPr>
              <w:t>[ Is static True. Containment is Not Specified. ]</w:t>
            </w:r>
          </w:p>
          <w:p w14:paraId="781D18D3" w14:textId="77777777" w:rsidR="00562F87" w:rsidRDefault="00562F87">
            <w:pPr>
              <w:pStyle w:val="TableTextNormal"/>
              <w:tabs>
                <w:tab w:val="left" w:pos="720"/>
              </w:tabs>
            </w:pPr>
          </w:p>
        </w:tc>
      </w:tr>
      <w:tr w:rsidR="00562F87" w14:paraId="2218057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DE659" w14:textId="77777777" w:rsidR="00562F87" w:rsidRDefault="00562F87">
            <w:pPr>
              <w:pStyle w:val="TableTextNormal"/>
            </w:pPr>
          </w:p>
          <w:p w14:paraId="23EAB734" w14:textId="77777777" w:rsidR="00562F87" w:rsidRDefault="00A42A00">
            <w:pPr>
              <w:pStyle w:val="TableTextNormal"/>
            </w:pPr>
            <w:r>
              <w:rPr>
                <w:noProof/>
                <w:sz w:val="0"/>
                <w:szCs w:val="0"/>
              </w:rPr>
              <w:drawing>
                <wp:inline distT="0" distB="0" distL="0" distR="0" wp14:anchorId="77B3B68A" wp14:editId="446EC2AB">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final report :   Public  = 4</w:t>
            </w:r>
          </w:p>
          <w:p w14:paraId="7E831BAE" w14:textId="77777777" w:rsidR="00562F87" w:rsidRDefault="00562F87">
            <w:pPr>
              <w:pStyle w:val="TableTextNormal"/>
              <w:tabs>
                <w:tab w:val="left" w:pos="540"/>
              </w:tabs>
            </w:pPr>
          </w:p>
          <w:p w14:paraId="06C9E198" w14:textId="77777777" w:rsidR="00562F87" w:rsidRDefault="00A42A00">
            <w:pPr>
              <w:pStyle w:val="TableTextNormal"/>
            </w:pPr>
            <w:r>
              <w:t xml:space="preserve">on arrival at the destination or on leaving the area covered by the system </w:t>
            </w:r>
          </w:p>
          <w:p w14:paraId="09E02F9B" w14:textId="77777777" w:rsidR="00562F87" w:rsidRDefault="00A42A00">
            <w:pPr>
              <w:pStyle w:val="TableTextNormal"/>
              <w:tabs>
                <w:tab w:val="left" w:pos="1440"/>
              </w:tabs>
              <w:jc w:val="right"/>
            </w:pPr>
            <w:r>
              <w:rPr>
                <w:rStyle w:val="TableFieldLabel"/>
              </w:rPr>
              <w:t>[ Is static True. Containment is Not Specified. ]</w:t>
            </w:r>
          </w:p>
          <w:p w14:paraId="788F074D" w14:textId="77777777" w:rsidR="00562F87" w:rsidRDefault="00562F87">
            <w:pPr>
              <w:pStyle w:val="TableTextNormal"/>
              <w:tabs>
                <w:tab w:val="left" w:pos="720"/>
              </w:tabs>
            </w:pPr>
          </w:p>
        </w:tc>
      </w:tr>
      <w:tr w:rsidR="00562F87" w14:paraId="482BB36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958C42" w14:textId="77777777" w:rsidR="00562F87" w:rsidRDefault="00562F87">
            <w:pPr>
              <w:pStyle w:val="TableTextNormal"/>
            </w:pPr>
          </w:p>
          <w:p w14:paraId="1A32690A" w14:textId="77777777" w:rsidR="00562F87" w:rsidRDefault="00A42A00">
            <w:pPr>
              <w:pStyle w:val="TableTextNormal"/>
            </w:pPr>
            <w:r>
              <w:rPr>
                <w:noProof/>
                <w:sz w:val="0"/>
                <w:szCs w:val="0"/>
              </w:rPr>
              <w:drawing>
                <wp:inline distT="0" distB="0" distL="0" distR="0" wp14:anchorId="682F01BF" wp14:editId="6E62DE3E">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dangerous goods report :   Public  = 5</w:t>
            </w:r>
          </w:p>
          <w:p w14:paraId="1AF46CCB" w14:textId="77777777" w:rsidR="00562F87" w:rsidRDefault="00562F87">
            <w:pPr>
              <w:pStyle w:val="TableTextNormal"/>
              <w:tabs>
                <w:tab w:val="left" w:pos="540"/>
              </w:tabs>
            </w:pPr>
          </w:p>
          <w:p w14:paraId="2DFE5827" w14:textId="77777777" w:rsidR="00562F87" w:rsidRDefault="00A42A00">
            <w:pPr>
              <w:pStyle w:val="TableTextNormal"/>
            </w:pPr>
            <w:r>
              <w:t xml:space="preserve">when an incident takes place involving the loss or likely loss overboard of packaged dangerous goods, including those in freight containers, portable tanks, road and rail vehicles and shipborne barges, into the sea </w:t>
            </w:r>
          </w:p>
          <w:p w14:paraId="118890AF" w14:textId="77777777" w:rsidR="00562F87" w:rsidRDefault="00A42A00">
            <w:pPr>
              <w:pStyle w:val="TableTextNormal"/>
              <w:tabs>
                <w:tab w:val="left" w:pos="1440"/>
              </w:tabs>
              <w:jc w:val="right"/>
            </w:pPr>
            <w:r>
              <w:rPr>
                <w:rStyle w:val="TableFieldLabel"/>
              </w:rPr>
              <w:t>[ Is static True. Containment is Not Specified. ]</w:t>
            </w:r>
          </w:p>
          <w:p w14:paraId="3F234C1C" w14:textId="77777777" w:rsidR="00562F87" w:rsidRDefault="00562F87">
            <w:pPr>
              <w:pStyle w:val="TableTextNormal"/>
              <w:tabs>
                <w:tab w:val="left" w:pos="720"/>
              </w:tabs>
            </w:pPr>
          </w:p>
        </w:tc>
      </w:tr>
      <w:tr w:rsidR="00562F87" w14:paraId="3A72F8D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8E391B" w14:textId="77777777" w:rsidR="00562F87" w:rsidRDefault="00562F87">
            <w:pPr>
              <w:pStyle w:val="TableTextNormal"/>
            </w:pPr>
          </w:p>
          <w:p w14:paraId="1E318D9D" w14:textId="77777777" w:rsidR="00562F87" w:rsidRDefault="00A42A00">
            <w:pPr>
              <w:pStyle w:val="TableTextNormal"/>
            </w:pPr>
            <w:r>
              <w:rPr>
                <w:noProof/>
                <w:sz w:val="0"/>
                <w:szCs w:val="0"/>
              </w:rPr>
              <w:drawing>
                <wp:inline distT="0" distB="0" distL="0" distR="0" wp14:anchorId="61F4D2E7" wp14:editId="084BD4CB">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harmful substances report :   Public  = 6</w:t>
            </w:r>
          </w:p>
          <w:p w14:paraId="6E127A7A" w14:textId="77777777" w:rsidR="00562F87" w:rsidRDefault="00562F87">
            <w:pPr>
              <w:pStyle w:val="TableTextNormal"/>
              <w:tabs>
                <w:tab w:val="left" w:pos="540"/>
              </w:tabs>
            </w:pPr>
          </w:p>
          <w:p w14:paraId="55F18E3C" w14:textId="77777777" w:rsidR="00562F87" w:rsidRDefault="00A42A00">
            <w:pPr>
              <w:pStyle w:val="TableTextNormal"/>
            </w:pPr>
            <w:r>
              <w:t xml:space="preserve">when an incident takes place involving the discharge or probable discharge of oil (Annex I of MARPOL 73/78) or noxious liquid substances in bulk (Annex II of MARPOL 73/78) </w:t>
            </w:r>
          </w:p>
          <w:p w14:paraId="2EEA6DA3" w14:textId="77777777" w:rsidR="00562F87" w:rsidRDefault="00A42A00">
            <w:pPr>
              <w:pStyle w:val="TableTextNormal"/>
              <w:tabs>
                <w:tab w:val="left" w:pos="1440"/>
              </w:tabs>
              <w:jc w:val="right"/>
            </w:pPr>
            <w:r>
              <w:rPr>
                <w:rStyle w:val="TableFieldLabel"/>
              </w:rPr>
              <w:t>[ Is static True. Containment is Not Specified. ]</w:t>
            </w:r>
          </w:p>
          <w:p w14:paraId="727CD7E2" w14:textId="77777777" w:rsidR="00562F87" w:rsidRDefault="00562F87">
            <w:pPr>
              <w:pStyle w:val="TableTextNormal"/>
              <w:tabs>
                <w:tab w:val="left" w:pos="720"/>
              </w:tabs>
            </w:pPr>
          </w:p>
        </w:tc>
      </w:tr>
      <w:tr w:rsidR="00562F87" w14:paraId="7E04656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C1B7DB" w14:textId="77777777" w:rsidR="00562F87" w:rsidRDefault="00562F87">
            <w:pPr>
              <w:pStyle w:val="TableTextNormal"/>
            </w:pPr>
          </w:p>
          <w:p w14:paraId="0DB745A5" w14:textId="77777777" w:rsidR="00562F87" w:rsidRDefault="00A42A00">
            <w:pPr>
              <w:pStyle w:val="TableTextNormal"/>
            </w:pPr>
            <w:r>
              <w:rPr>
                <w:noProof/>
                <w:sz w:val="0"/>
                <w:szCs w:val="0"/>
              </w:rPr>
              <w:drawing>
                <wp:inline distT="0" distB="0" distL="0" distR="0" wp14:anchorId="602F204C" wp14:editId="0AF6F86D">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marine pollutants report :   Public  = 7</w:t>
            </w:r>
          </w:p>
          <w:p w14:paraId="4AF792CC" w14:textId="77777777" w:rsidR="00562F87" w:rsidRDefault="00562F87">
            <w:pPr>
              <w:pStyle w:val="TableTextNormal"/>
              <w:tabs>
                <w:tab w:val="left" w:pos="540"/>
              </w:tabs>
            </w:pPr>
          </w:p>
          <w:p w14:paraId="16C77D5E" w14:textId="77777777" w:rsidR="00562F87" w:rsidRDefault="00A42A00">
            <w:pPr>
              <w:pStyle w:val="TableTextNormal"/>
            </w:pPr>
            <w:r>
              <w:t xml:space="preserve">in the case of the loss or likely loss overboard of harmful substances in packaged form, including those in freight containers, portable tanks, road and rail vehicles and shipborne barges identified in the International Maritime Goods Code as marine pollutants (Annex III of MARPOL 73/78). </w:t>
            </w:r>
          </w:p>
          <w:p w14:paraId="7E215024" w14:textId="77777777" w:rsidR="00562F87" w:rsidRDefault="00A42A00">
            <w:pPr>
              <w:pStyle w:val="TableTextNormal"/>
              <w:tabs>
                <w:tab w:val="left" w:pos="1440"/>
              </w:tabs>
              <w:jc w:val="right"/>
            </w:pPr>
            <w:r>
              <w:rPr>
                <w:rStyle w:val="TableFieldLabel"/>
              </w:rPr>
              <w:t>[ Is static True. Containment is Not Specified. ]</w:t>
            </w:r>
          </w:p>
          <w:p w14:paraId="5F0C82D7" w14:textId="77777777" w:rsidR="00562F87" w:rsidRDefault="00562F87">
            <w:pPr>
              <w:pStyle w:val="TableTextNormal"/>
              <w:tabs>
                <w:tab w:val="left" w:pos="720"/>
              </w:tabs>
            </w:pPr>
          </w:p>
        </w:tc>
      </w:tr>
      <w:tr w:rsidR="00562F87" w14:paraId="6E9EAF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9B3A89E" w14:textId="77777777" w:rsidR="00562F87" w:rsidRDefault="00562F87">
            <w:pPr>
              <w:pStyle w:val="TableTextNormal"/>
            </w:pPr>
          </w:p>
          <w:p w14:paraId="4C587ADB" w14:textId="77777777" w:rsidR="00562F87" w:rsidRDefault="00A42A00">
            <w:pPr>
              <w:pStyle w:val="TableTextNormal"/>
            </w:pPr>
            <w:r>
              <w:rPr>
                <w:noProof/>
                <w:sz w:val="0"/>
                <w:szCs w:val="0"/>
              </w:rPr>
              <w:drawing>
                <wp:inline distT="0" distB="0" distL="0" distR="0" wp14:anchorId="3FA527E4" wp14:editId="3DF83BCE">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any other report :   Public  = 8</w:t>
            </w:r>
          </w:p>
          <w:p w14:paraId="796E0C01" w14:textId="77777777" w:rsidR="00562F87" w:rsidRDefault="00562F87">
            <w:pPr>
              <w:pStyle w:val="TableTextNormal"/>
              <w:tabs>
                <w:tab w:val="left" w:pos="540"/>
              </w:tabs>
            </w:pPr>
          </w:p>
          <w:p w14:paraId="0DCF8A83" w14:textId="77777777" w:rsidR="00562F87" w:rsidRDefault="00A42A00">
            <w:pPr>
              <w:pStyle w:val="TableTextNormal"/>
            </w:pPr>
            <w:r>
              <w:t xml:space="preserve">any other report should be made in accordance with the system procedures as notified in accordance with paragraph 9 of the general principles </w:t>
            </w:r>
          </w:p>
          <w:p w14:paraId="6E0178B6" w14:textId="77777777" w:rsidR="00562F87" w:rsidRDefault="00A42A00">
            <w:pPr>
              <w:pStyle w:val="TableTextNormal"/>
              <w:tabs>
                <w:tab w:val="left" w:pos="1440"/>
              </w:tabs>
              <w:jc w:val="right"/>
            </w:pPr>
            <w:r>
              <w:rPr>
                <w:rStyle w:val="TableFieldLabel"/>
              </w:rPr>
              <w:t>[ Is static True. Containment is Not Specified. ]</w:t>
            </w:r>
          </w:p>
          <w:p w14:paraId="4980D601" w14:textId="77777777" w:rsidR="00562F87" w:rsidRDefault="00562F87">
            <w:pPr>
              <w:pStyle w:val="TableTextNormal"/>
              <w:tabs>
                <w:tab w:val="left" w:pos="720"/>
              </w:tabs>
            </w:pPr>
          </w:p>
        </w:tc>
      </w:tr>
    </w:tbl>
    <w:p w14:paraId="58CBBB64" w14:textId="77777777" w:rsidR="00562F87" w:rsidRDefault="00562F87">
      <w:pPr>
        <w:pStyle w:val="Notes"/>
      </w:pPr>
    </w:p>
    <w:p w14:paraId="1AE0DCD9" w14:textId="77777777" w:rsidR="00562F87" w:rsidRDefault="00A42A00">
      <w:pPr>
        <w:pStyle w:val="Notes"/>
      </w:pPr>
      <w:r>
        <w:t xml:space="preserve">  </w:t>
      </w:r>
      <w:bookmarkEnd w:id="235"/>
    </w:p>
    <w:p w14:paraId="3F852B6D" w14:textId="77777777" w:rsidR="00562F87" w:rsidRDefault="00562F87">
      <w:pPr>
        <w:pStyle w:val="Notes"/>
      </w:pPr>
    </w:p>
    <w:p w14:paraId="72DFD015" w14:textId="77777777" w:rsidR="00562F87" w:rsidRDefault="00A42A00">
      <w:pPr>
        <w:pStyle w:val="Heading3"/>
      </w:pPr>
      <w:bookmarkStart w:id="237" w:name="BKM_E9043EA8_5F37_4B1C_AEE4_7941A101B813"/>
      <w:bookmarkStart w:id="238" w:name="_Toc25000178"/>
      <w:proofErr w:type="spellStart"/>
      <w:r>
        <w:t>categoryOfSignalStationTraffic</w:t>
      </w:r>
      <w:bookmarkEnd w:id="238"/>
      <w:proofErr w:type="spellEnd"/>
    </w:p>
    <w:p w14:paraId="0F3EAD84" w14:textId="77777777" w:rsidR="00562F87" w:rsidRDefault="00A42A00">
      <w:pPr>
        <w:pStyle w:val="Notes"/>
      </w:pPr>
      <w:r>
        <w:rPr>
          <w:rStyle w:val="Italics"/>
        </w:rPr>
        <w:t>Enumeration in package 'S-127 Domain Model'</w:t>
      </w:r>
    </w:p>
    <w:p w14:paraId="72936C67" w14:textId="77777777" w:rsidR="00562F87" w:rsidRDefault="00562F87">
      <w:pPr>
        <w:pStyle w:val="Notes"/>
        <w:tabs>
          <w:tab w:val="left" w:pos="720"/>
        </w:tabs>
      </w:pPr>
    </w:p>
    <w:p w14:paraId="1CB2A840" w14:textId="77777777" w:rsidR="00562F87" w:rsidRDefault="00A42A00">
      <w:pPr>
        <w:pStyle w:val="Notes"/>
      </w:pPr>
      <w:r>
        <w:t>Classification of station based on the traffic service provided</w:t>
      </w:r>
    </w:p>
    <w:p w14:paraId="0CED6A68" w14:textId="77777777" w:rsidR="00562F87" w:rsidRDefault="00562F87">
      <w:pPr>
        <w:pStyle w:val="Notes"/>
      </w:pPr>
    </w:p>
    <w:p w14:paraId="0B17D261" w14:textId="77777777" w:rsidR="00562F87" w:rsidRDefault="00A42A00">
      <w:pPr>
        <w:pStyle w:val="Properties"/>
      </w:pPr>
      <w:proofErr w:type="spellStart"/>
      <w:r>
        <w:t>categoryOfSignalStationTraffic</w:t>
      </w:r>
      <w:proofErr w:type="spellEnd"/>
      <w:r>
        <w:t xml:space="preserve"> </w:t>
      </w:r>
    </w:p>
    <w:p w14:paraId="2BEE885D" w14:textId="77777777" w:rsidR="00562F87" w:rsidRDefault="00A42A00">
      <w:pPr>
        <w:pStyle w:val="Properties"/>
      </w:pPr>
      <w:r>
        <w:t>Version 1.0  Phase 1.0  Proposed</w:t>
      </w:r>
    </w:p>
    <w:p w14:paraId="78F2294E" w14:textId="77777777" w:rsidR="00562F87" w:rsidRDefault="00A42A00">
      <w:pPr>
        <w:pStyle w:val="Properties"/>
      </w:pPr>
      <w:proofErr w:type="spellStart"/>
      <w:r>
        <w:t>raphaelm</w:t>
      </w:r>
      <w:proofErr w:type="spellEnd"/>
      <w:r>
        <w:t xml:space="preserve"> created on 08-Jan-2018.  Last modified 20-Aug-2018</w:t>
      </w:r>
    </w:p>
    <w:p w14:paraId="7D278726" w14:textId="77777777" w:rsidR="00562F87" w:rsidRDefault="00A42A00">
      <w:pPr>
        <w:pStyle w:val="Properties"/>
      </w:pPr>
      <w:r>
        <w:t>Alias CATSIT</w:t>
      </w:r>
    </w:p>
    <w:p w14:paraId="7078B9B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2921A3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2794D29" w14:textId="77777777" w:rsidR="00562F87" w:rsidRDefault="00A42A00">
            <w:pPr>
              <w:pStyle w:val="TableHeadingLight"/>
            </w:pPr>
            <w:r>
              <w:t>ATTRIBUTES</w:t>
            </w:r>
          </w:p>
        </w:tc>
      </w:tr>
      <w:tr w:rsidR="00562F87" w14:paraId="55873C7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03FD7B" w14:textId="77777777" w:rsidR="00562F87" w:rsidRDefault="00562F87">
            <w:pPr>
              <w:pStyle w:val="TableTextNormal"/>
            </w:pPr>
          </w:p>
          <w:p w14:paraId="26202131" w14:textId="77777777" w:rsidR="00562F87" w:rsidRDefault="00A42A00">
            <w:pPr>
              <w:pStyle w:val="TableTextNormal"/>
            </w:pPr>
            <w:r>
              <w:rPr>
                <w:noProof/>
                <w:sz w:val="0"/>
                <w:szCs w:val="0"/>
              </w:rPr>
              <w:drawing>
                <wp:inline distT="0" distB="0" distL="0" distR="0" wp14:anchorId="771B2FD7" wp14:editId="69073B6C">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port control :   Public  = 1</w:t>
            </w:r>
          </w:p>
          <w:p w14:paraId="39A60F8C" w14:textId="77777777" w:rsidR="00562F87" w:rsidRDefault="00562F87">
            <w:pPr>
              <w:pStyle w:val="TableTextNormal"/>
              <w:tabs>
                <w:tab w:val="left" w:pos="540"/>
              </w:tabs>
            </w:pPr>
          </w:p>
          <w:p w14:paraId="32AF30EC" w14:textId="77777777" w:rsidR="00562F87" w:rsidRDefault="00A42A00">
            <w:pPr>
              <w:pStyle w:val="TableTextNormal"/>
            </w:pPr>
            <w:r>
              <w:t>A signal station for the control of vessels within a port.</w:t>
            </w:r>
          </w:p>
          <w:p w14:paraId="05F49705"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35240A9" w14:textId="77777777" w:rsidR="00562F87" w:rsidRDefault="00562F87">
            <w:pPr>
              <w:pStyle w:val="TableTextNormal"/>
              <w:tabs>
                <w:tab w:val="left" w:pos="720"/>
              </w:tabs>
            </w:pPr>
          </w:p>
        </w:tc>
      </w:tr>
      <w:tr w:rsidR="00562F87" w14:paraId="01E7CA4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271CA9" w14:textId="77777777" w:rsidR="00562F87" w:rsidRDefault="00562F87">
            <w:pPr>
              <w:pStyle w:val="TableTextNormal"/>
            </w:pPr>
          </w:p>
          <w:p w14:paraId="3783562A" w14:textId="77777777" w:rsidR="00562F87" w:rsidRDefault="00A42A00">
            <w:pPr>
              <w:pStyle w:val="TableTextNormal"/>
            </w:pPr>
            <w:r>
              <w:rPr>
                <w:noProof/>
                <w:sz w:val="0"/>
                <w:szCs w:val="0"/>
              </w:rPr>
              <w:drawing>
                <wp:inline distT="0" distB="0" distL="0" distR="0" wp14:anchorId="557F82DD" wp14:editId="17CC2FF4">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port entry and departure :   Public  = 2</w:t>
            </w:r>
          </w:p>
          <w:p w14:paraId="448D49C5" w14:textId="77777777" w:rsidR="00562F87" w:rsidRDefault="00562F87">
            <w:pPr>
              <w:pStyle w:val="TableTextNormal"/>
              <w:tabs>
                <w:tab w:val="left" w:pos="540"/>
              </w:tabs>
            </w:pPr>
          </w:p>
          <w:p w14:paraId="7B53F376" w14:textId="77777777" w:rsidR="00562F87" w:rsidRDefault="00A42A00">
            <w:pPr>
              <w:pStyle w:val="TableTextNormal"/>
            </w:pPr>
            <w:r>
              <w:t>A signal station for the control of vessels entering or leaving a port.</w:t>
            </w:r>
          </w:p>
          <w:p w14:paraId="5EB00175"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134CEA1" w14:textId="77777777" w:rsidR="00562F87" w:rsidRDefault="00562F87">
            <w:pPr>
              <w:pStyle w:val="TableTextNormal"/>
              <w:tabs>
                <w:tab w:val="left" w:pos="720"/>
              </w:tabs>
            </w:pPr>
          </w:p>
        </w:tc>
      </w:tr>
      <w:tr w:rsidR="00562F87" w14:paraId="5C2ABFC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4722AA" w14:textId="77777777" w:rsidR="00562F87" w:rsidRDefault="00562F87">
            <w:pPr>
              <w:pStyle w:val="TableTextNormal"/>
            </w:pPr>
          </w:p>
          <w:p w14:paraId="2809A1B0" w14:textId="77777777" w:rsidR="00562F87" w:rsidRDefault="00A42A00">
            <w:pPr>
              <w:pStyle w:val="TableTextNormal"/>
            </w:pPr>
            <w:r>
              <w:rPr>
                <w:noProof/>
                <w:sz w:val="0"/>
                <w:szCs w:val="0"/>
              </w:rPr>
              <w:drawing>
                <wp:inline distT="0" distB="0" distL="0" distR="0" wp14:anchorId="0F586B0D" wp14:editId="4E0F892B">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international port traffic :   Public  = 3</w:t>
            </w:r>
          </w:p>
          <w:p w14:paraId="148CA3D3" w14:textId="77777777" w:rsidR="00562F87" w:rsidRDefault="00562F87">
            <w:pPr>
              <w:pStyle w:val="TableTextNormal"/>
              <w:tabs>
                <w:tab w:val="left" w:pos="540"/>
              </w:tabs>
            </w:pPr>
          </w:p>
          <w:p w14:paraId="727582AE" w14:textId="77777777" w:rsidR="00562F87" w:rsidRDefault="00A42A00">
            <w:pPr>
              <w:pStyle w:val="TableTextNormal"/>
            </w:pPr>
            <w:r>
              <w:t>A signal station displaying International Port Traffic signals.</w:t>
            </w:r>
          </w:p>
          <w:p w14:paraId="212353C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352022F" w14:textId="77777777" w:rsidR="00562F87" w:rsidRDefault="00562F87">
            <w:pPr>
              <w:pStyle w:val="TableTextNormal"/>
              <w:tabs>
                <w:tab w:val="left" w:pos="720"/>
              </w:tabs>
            </w:pPr>
          </w:p>
        </w:tc>
      </w:tr>
      <w:tr w:rsidR="00562F87" w14:paraId="375AF5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0D2FE7" w14:textId="77777777" w:rsidR="00562F87" w:rsidRDefault="00562F87">
            <w:pPr>
              <w:pStyle w:val="TableTextNormal"/>
            </w:pPr>
          </w:p>
          <w:p w14:paraId="67F3AA99" w14:textId="77777777" w:rsidR="00562F87" w:rsidRDefault="00A42A00">
            <w:pPr>
              <w:pStyle w:val="TableTextNormal"/>
            </w:pPr>
            <w:r>
              <w:rPr>
                <w:noProof/>
                <w:sz w:val="0"/>
                <w:szCs w:val="0"/>
              </w:rPr>
              <w:drawing>
                <wp:inline distT="0" distB="0" distL="0" distR="0" wp14:anchorId="450E2058" wp14:editId="49FBB51F">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berthing :   Public  = 4</w:t>
            </w:r>
          </w:p>
          <w:p w14:paraId="09E4AF30" w14:textId="77777777" w:rsidR="00562F87" w:rsidRDefault="00562F87">
            <w:pPr>
              <w:pStyle w:val="TableTextNormal"/>
              <w:tabs>
                <w:tab w:val="left" w:pos="540"/>
              </w:tabs>
            </w:pPr>
          </w:p>
          <w:p w14:paraId="252184BA" w14:textId="77777777" w:rsidR="00562F87" w:rsidRDefault="00A42A00">
            <w:pPr>
              <w:pStyle w:val="TableTextNormal"/>
            </w:pPr>
            <w:r>
              <w:t>A signal station for the control of vessels when berthing.</w:t>
            </w:r>
          </w:p>
          <w:p w14:paraId="11EDA79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54230E7" w14:textId="77777777" w:rsidR="00562F87" w:rsidRDefault="00562F87">
            <w:pPr>
              <w:pStyle w:val="TableTextNormal"/>
              <w:tabs>
                <w:tab w:val="left" w:pos="720"/>
              </w:tabs>
            </w:pPr>
          </w:p>
        </w:tc>
      </w:tr>
      <w:tr w:rsidR="00562F87" w14:paraId="72B375C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9636D6" w14:textId="77777777" w:rsidR="00562F87" w:rsidRDefault="00562F87">
            <w:pPr>
              <w:pStyle w:val="TableTextNormal"/>
            </w:pPr>
          </w:p>
          <w:p w14:paraId="18C281A4" w14:textId="77777777" w:rsidR="00562F87" w:rsidRDefault="00A42A00">
            <w:pPr>
              <w:pStyle w:val="TableTextNormal"/>
            </w:pPr>
            <w:r>
              <w:rPr>
                <w:noProof/>
                <w:sz w:val="0"/>
                <w:szCs w:val="0"/>
              </w:rPr>
              <w:drawing>
                <wp:inline distT="0" distB="0" distL="0" distR="0" wp14:anchorId="58604857" wp14:editId="00C428E5">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dock :   Public  = 5</w:t>
            </w:r>
          </w:p>
          <w:p w14:paraId="78F43882" w14:textId="77777777" w:rsidR="00562F87" w:rsidRDefault="00562F87">
            <w:pPr>
              <w:pStyle w:val="TableTextNormal"/>
              <w:tabs>
                <w:tab w:val="left" w:pos="540"/>
              </w:tabs>
            </w:pPr>
          </w:p>
          <w:p w14:paraId="4C28BB74" w14:textId="77777777" w:rsidR="00562F87" w:rsidRDefault="00A42A00">
            <w:pPr>
              <w:pStyle w:val="TableTextNormal"/>
            </w:pPr>
            <w:r>
              <w:t>A signal station for the control of vessels entering or leaving a dock.</w:t>
            </w:r>
          </w:p>
          <w:p w14:paraId="51AC1E1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30B4719" w14:textId="77777777" w:rsidR="00562F87" w:rsidRDefault="00562F87">
            <w:pPr>
              <w:pStyle w:val="TableTextNormal"/>
              <w:tabs>
                <w:tab w:val="left" w:pos="720"/>
              </w:tabs>
            </w:pPr>
          </w:p>
        </w:tc>
      </w:tr>
      <w:tr w:rsidR="00562F87" w14:paraId="290FF78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B947A0" w14:textId="77777777" w:rsidR="00562F87" w:rsidRDefault="00562F87">
            <w:pPr>
              <w:pStyle w:val="TableTextNormal"/>
            </w:pPr>
          </w:p>
          <w:p w14:paraId="03FDAF27" w14:textId="77777777" w:rsidR="00562F87" w:rsidRDefault="00A42A00">
            <w:pPr>
              <w:pStyle w:val="TableTextNormal"/>
            </w:pPr>
            <w:r>
              <w:rPr>
                <w:noProof/>
                <w:sz w:val="0"/>
                <w:szCs w:val="0"/>
              </w:rPr>
              <w:drawing>
                <wp:inline distT="0" distB="0" distL="0" distR="0" wp14:anchorId="00619344" wp14:editId="3A5B426A">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lock :   Public  = 6</w:t>
            </w:r>
          </w:p>
          <w:p w14:paraId="36351F78" w14:textId="77777777" w:rsidR="00562F87" w:rsidRDefault="00562F87">
            <w:pPr>
              <w:pStyle w:val="TableTextNormal"/>
              <w:tabs>
                <w:tab w:val="left" w:pos="540"/>
              </w:tabs>
            </w:pPr>
          </w:p>
          <w:p w14:paraId="2F051031" w14:textId="77777777" w:rsidR="00562F87" w:rsidRDefault="00A42A00">
            <w:pPr>
              <w:pStyle w:val="TableTextNormal"/>
            </w:pPr>
            <w:r>
              <w:t>A signal station for the control of vessels entering or leaving a lock.</w:t>
            </w:r>
          </w:p>
          <w:p w14:paraId="704AFA3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76E2F0F" w14:textId="77777777" w:rsidR="00562F87" w:rsidRDefault="00562F87">
            <w:pPr>
              <w:pStyle w:val="TableTextNormal"/>
              <w:tabs>
                <w:tab w:val="left" w:pos="720"/>
              </w:tabs>
            </w:pPr>
          </w:p>
        </w:tc>
      </w:tr>
      <w:tr w:rsidR="00562F87" w14:paraId="49D31B9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983F99" w14:textId="77777777" w:rsidR="00562F87" w:rsidRDefault="00562F87">
            <w:pPr>
              <w:pStyle w:val="TableTextNormal"/>
            </w:pPr>
          </w:p>
          <w:p w14:paraId="3FCCC1F3" w14:textId="77777777" w:rsidR="00562F87" w:rsidRDefault="00A42A00">
            <w:pPr>
              <w:pStyle w:val="TableTextNormal"/>
            </w:pPr>
            <w:r>
              <w:rPr>
                <w:noProof/>
                <w:sz w:val="0"/>
                <w:szCs w:val="0"/>
              </w:rPr>
              <w:drawing>
                <wp:inline distT="0" distB="0" distL="0" distR="0" wp14:anchorId="5A0FB003" wp14:editId="26E04CD1">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flood barrage :   Public  = 7</w:t>
            </w:r>
          </w:p>
          <w:p w14:paraId="2D395A4D" w14:textId="77777777" w:rsidR="00562F87" w:rsidRDefault="00562F87">
            <w:pPr>
              <w:pStyle w:val="TableTextNormal"/>
              <w:tabs>
                <w:tab w:val="left" w:pos="540"/>
              </w:tabs>
            </w:pPr>
          </w:p>
          <w:p w14:paraId="0C49F958" w14:textId="77777777" w:rsidR="00562F87" w:rsidRDefault="00A42A00">
            <w:pPr>
              <w:pStyle w:val="TableTextNormal"/>
            </w:pPr>
            <w:r>
              <w:t>A signal station for the control of vessels wishing to pass through a flood control barrage.</w:t>
            </w:r>
          </w:p>
          <w:p w14:paraId="0CEF4F6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3C50EBC" w14:textId="77777777" w:rsidR="00562F87" w:rsidRDefault="00562F87">
            <w:pPr>
              <w:pStyle w:val="TableTextNormal"/>
              <w:tabs>
                <w:tab w:val="left" w:pos="720"/>
              </w:tabs>
            </w:pPr>
          </w:p>
        </w:tc>
      </w:tr>
      <w:tr w:rsidR="00562F87" w14:paraId="2D028ED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2D71D4B" w14:textId="77777777" w:rsidR="00562F87" w:rsidRDefault="00562F87">
            <w:pPr>
              <w:pStyle w:val="TableTextNormal"/>
            </w:pPr>
          </w:p>
          <w:p w14:paraId="518B961E" w14:textId="77777777" w:rsidR="00562F87" w:rsidRDefault="00A42A00">
            <w:pPr>
              <w:pStyle w:val="TableTextNormal"/>
            </w:pPr>
            <w:r>
              <w:rPr>
                <w:noProof/>
                <w:sz w:val="0"/>
                <w:szCs w:val="0"/>
              </w:rPr>
              <w:drawing>
                <wp:inline distT="0" distB="0" distL="0" distR="0" wp14:anchorId="05EFACB8" wp14:editId="56C1CA8F">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bridge passage :   Public  = 8</w:t>
            </w:r>
          </w:p>
          <w:p w14:paraId="730AEEDD" w14:textId="77777777" w:rsidR="00562F87" w:rsidRDefault="00562F87">
            <w:pPr>
              <w:pStyle w:val="TableTextNormal"/>
              <w:tabs>
                <w:tab w:val="left" w:pos="540"/>
              </w:tabs>
            </w:pPr>
          </w:p>
          <w:p w14:paraId="057A78B1" w14:textId="77777777" w:rsidR="00562F87" w:rsidRDefault="00A42A00">
            <w:pPr>
              <w:pStyle w:val="TableTextNormal"/>
            </w:pPr>
            <w:r>
              <w:t>A signal station for the control of vessels wishing to pass under a bridge.</w:t>
            </w:r>
          </w:p>
          <w:p w14:paraId="4674E11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CEAF696" w14:textId="77777777" w:rsidR="00562F87" w:rsidRDefault="00562F87">
            <w:pPr>
              <w:pStyle w:val="TableTextNormal"/>
              <w:tabs>
                <w:tab w:val="left" w:pos="720"/>
              </w:tabs>
            </w:pPr>
          </w:p>
        </w:tc>
      </w:tr>
      <w:tr w:rsidR="00562F87" w14:paraId="2CAADBD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2DB5DA" w14:textId="77777777" w:rsidR="00562F87" w:rsidRDefault="00562F87">
            <w:pPr>
              <w:pStyle w:val="TableTextNormal"/>
            </w:pPr>
          </w:p>
          <w:p w14:paraId="32A64270" w14:textId="77777777" w:rsidR="00562F87" w:rsidRDefault="00A42A00">
            <w:pPr>
              <w:pStyle w:val="TableTextNormal"/>
            </w:pPr>
            <w:r>
              <w:rPr>
                <w:noProof/>
                <w:sz w:val="0"/>
                <w:szCs w:val="0"/>
              </w:rPr>
              <w:drawing>
                <wp:inline distT="0" distB="0" distL="0" distR="0" wp14:anchorId="6384C73C" wp14:editId="77DC293A">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dredging :   Public  = 9</w:t>
            </w:r>
          </w:p>
          <w:p w14:paraId="2F4F9F26" w14:textId="77777777" w:rsidR="00562F87" w:rsidRDefault="00562F87">
            <w:pPr>
              <w:pStyle w:val="TableTextNormal"/>
              <w:tabs>
                <w:tab w:val="left" w:pos="540"/>
              </w:tabs>
            </w:pPr>
          </w:p>
          <w:p w14:paraId="1C995431" w14:textId="77777777" w:rsidR="00562F87" w:rsidRDefault="00A42A00">
            <w:pPr>
              <w:pStyle w:val="TableTextNormal"/>
            </w:pPr>
            <w:r>
              <w:t>A signal station indicating when dredging is in progress.</w:t>
            </w:r>
          </w:p>
          <w:p w14:paraId="413F980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FB8B956" w14:textId="77777777" w:rsidR="00562F87" w:rsidRDefault="00562F87">
            <w:pPr>
              <w:pStyle w:val="TableTextNormal"/>
              <w:tabs>
                <w:tab w:val="left" w:pos="720"/>
              </w:tabs>
            </w:pPr>
          </w:p>
        </w:tc>
      </w:tr>
      <w:tr w:rsidR="00562F87" w14:paraId="738A999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1C027B6" w14:textId="77777777" w:rsidR="00562F87" w:rsidRDefault="00562F87">
            <w:pPr>
              <w:pStyle w:val="TableTextNormal"/>
            </w:pPr>
          </w:p>
          <w:p w14:paraId="33C046D6" w14:textId="77777777" w:rsidR="00562F87" w:rsidRDefault="00A42A00">
            <w:pPr>
              <w:pStyle w:val="TableTextNormal"/>
            </w:pPr>
            <w:r>
              <w:rPr>
                <w:noProof/>
                <w:sz w:val="0"/>
                <w:szCs w:val="0"/>
              </w:rPr>
              <w:drawing>
                <wp:inline distT="0" distB="0" distL="0" distR="0" wp14:anchorId="54268D81" wp14:editId="660F7C61">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traffic control light :   Public  = 10</w:t>
            </w:r>
          </w:p>
          <w:p w14:paraId="726A51C9" w14:textId="77777777" w:rsidR="00562F87" w:rsidRDefault="00562F87">
            <w:pPr>
              <w:pStyle w:val="TableTextNormal"/>
              <w:tabs>
                <w:tab w:val="left" w:pos="540"/>
              </w:tabs>
            </w:pPr>
          </w:p>
          <w:p w14:paraId="73D0883F" w14:textId="77777777" w:rsidR="00562F87" w:rsidRDefault="00A42A00">
            <w:pPr>
              <w:pStyle w:val="TableTextNormal"/>
            </w:pPr>
            <w:r>
              <w:t xml:space="preserve">Visual signal lights placed in a waterway to indicate to shipping the movements </w:t>
            </w:r>
            <w:proofErr w:type="spellStart"/>
            <w:r>
              <w:t>authorised</w:t>
            </w:r>
            <w:proofErr w:type="spellEnd"/>
            <w:r>
              <w:t xml:space="preserve"> at the time at which they are shown.</w:t>
            </w:r>
          </w:p>
          <w:p w14:paraId="2207DF63"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3118E3E" w14:textId="77777777" w:rsidR="00562F87" w:rsidRDefault="00562F87">
            <w:pPr>
              <w:pStyle w:val="TableTextNormal"/>
              <w:tabs>
                <w:tab w:val="left" w:pos="720"/>
              </w:tabs>
            </w:pPr>
          </w:p>
        </w:tc>
      </w:tr>
      <w:tr w:rsidR="00562F87" w14:paraId="5DF83D8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342BF9" w14:textId="77777777" w:rsidR="00562F87" w:rsidRDefault="00562F87">
            <w:pPr>
              <w:pStyle w:val="TableTextNormal"/>
            </w:pPr>
          </w:p>
          <w:p w14:paraId="1787C6C0" w14:textId="77777777" w:rsidR="00562F87" w:rsidRDefault="00A42A00">
            <w:pPr>
              <w:pStyle w:val="TableTextNormal"/>
            </w:pPr>
            <w:r>
              <w:rPr>
                <w:noProof/>
                <w:sz w:val="0"/>
                <w:szCs w:val="0"/>
              </w:rPr>
              <w:drawing>
                <wp:inline distT="0" distB="0" distL="0" distR="0" wp14:anchorId="7B23925E" wp14:editId="1EB30707">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oncoming traffic indication :   Public  = 13</w:t>
            </w:r>
          </w:p>
          <w:p w14:paraId="4EE07EAD" w14:textId="77777777" w:rsidR="00562F87" w:rsidRDefault="00562F87">
            <w:pPr>
              <w:pStyle w:val="TableTextNormal"/>
              <w:tabs>
                <w:tab w:val="left" w:pos="540"/>
              </w:tabs>
            </w:pPr>
          </w:p>
          <w:p w14:paraId="1568A544" w14:textId="77777777" w:rsidR="00562F87" w:rsidRDefault="00A42A00">
            <w:pPr>
              <w:pStyle w:val="TableTextNormal"/>
            </w:pPr>
            <w:r>
              <w:t>indicates the oncoming traffic on an inland waterway.</w:t>
            </w:r>
          </w:p>
          <w:p w14:paraId="6A98E33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6509F34" w14:textId="77777777" w:rsidR="00562F87" w:rsidRDefault="00562F87">
            <w:pPr>
              <w:pStyle w:val="TableTextNormal"/>
              <w:tabs>
                <w:tab w:val="left" w:pos="720"/>
              </w:tabs>
            </w:pPr>
          </w:p>
        </w:tc>
      </w:tr>
    </w:tbl>
    <w:p w14:paraId="175DEB6B" w14:textId="77777777" w:rsidR="00562F87" w:rsidRDefault="00562F87">
      <w:pPr>
        <w:pStyle w:val="Notes"/>
      </w:pPr>
    </w:p>
    <w:p w14:paraId="091D2D42" w14:textId="77777777" w:rsidR="00562F87" w:rsidRDefault="00A42A00">
      <w:pPr>
        <w:pStyle w:val="Notes"/>
      </w:pPr>
      <w:r>
        <w:t xml:space="preserve">  </w:t>
      </w:r>
      <w:bookmarkEnd w:id="237"/>
    </w:p>
    <w:p w14:paraId="3F5DF818" w14:textId="77777777" w:rsidR="00562F87" w:rsidRDefault="00562F87">
      <w:pPr>
        <w:pStyle w:val="Notes"/>
      </w:pPr>
    </w:p>
    <w:p w14:paraId="130396A0" w14:textId="77777777" w:rsidR="00562F87" w:rsidRDefault="00A42A00">
      <w:pPr>
        <w:pStyle w:val="Heading3"/>
      </w:pPr>
      <w:bookmarkStart w:id="239" w:name="BKM_37867385_35E8_4E02_8C10_789296CA290E"/>
      <w:bookmarkStart w:id="240" w:name="_Toc25000179"/>
      <w:proofErr w:type="spellStart"/>
      <w:r>
        <w:t>categoryOfSignalStationWarning</w:t>
      </w:r>
      <w:bookmarkEnd w:id="240"/>
      <w:proofErr w:type="spellEnd"/>
    </w:p>
    <w:p w14:paraId="0BB62CCE" w14:textId="77777777" w:rsidR="00562F87" w:rsidRDefault="00A42A00">
      <w:pPr>
        <w:pStyle w:val="Notes"/>
      </w:pPr>
      <w:r>
        <w:rPr>
          <w:rStyle w:val="Italics"/>
        </w:rPr>
        <w:t>Enumeration in package 'S-127 Domain Model'</w:t>
      </w:r>
    </w:p>
    <w:p w14:paraId="66E1828C" w14:textId="77777777" w:rsidR="00562F87" w:rsidRDefault="00562F87">
      <w:pPr>
        <w:pStyle w:val="Notes"/>
        <w:tabs>
          <w:tab w:val="left" w:pos="720"/>
        </w:tabs>
      </w:pPr>
    </w:p>
    <w:p w14:paraId="745A1909" w14:textId="77777777" w:rsidR="00562F87" w:rsidRDefault="00A42A00">
      <w:pPr>
        <w:pStyle w:val="Notes"/>
      </w:pPr>
      <w:r>
        <w:t>Classification of station based on the warning service provided</w:t>
      </w:r>
    </w:p>
    <w:p w14:paraId="3F7F68DA" w14:textId="77777777" w:rsidR="00562F87" w:rsidRDefault="00562F87">
      <w:pPr>
        <w:pStyle w:val="Notes"/>
      </w:pPr>
    </w:p>
    <w:p w14:paraId="15E65355" w14:textId="77777777" w:rsidR="00562F87" w:rsidRDefault="00A42A00">
      <w:pPr>
        <w:pStyle w:val="Properties"/>
      </w:pPr>
      <w:proofErr w:type="spellStart"/>
      <w:r>
        <w:t>categoryOfSignalStationWarning</w:t>
      </w:r>
      <w:proofErr w:type="spellEnd"/>
      <w:r>
        <w:t xml:space="preserve"> </w:t>
      </w:r>
    </w:p>
    <w:p w14:paraId="40179914" w14:textId="77777777" w:rsidR="00562F87" w:rsidRDefault="00A42A00">
      <w:pPr>
        <w:pStyle w:val="Properties"/>
      </w:pPr>
      <w:r>
        <w:t>Version 1.0  Phase 1.0  Proposed</w:t>
      </w:r>
    </w:p>
    <w:p w14:paraId="64586CC1" w14:textId="77777777" w:rsidR="00562F87" w:rsidRDefault="00A42A00">
      <w:pPr>
        <w:pStyle w:val="Properties"/>
      </w:pPr>
      <w:proofErr w:type="spellStart"/>
      <w:r>
        <w:t>raphaelm</w:t>
      </w:r>
      <w:proofErr w:type="spellEnd"/>
      <w:r>
        <w:t xml:space="preserve"> created on 08-Jan-2018.  Last modified 20-Aug-2018</w:t>
      </w:r>
    </w:p>
    <w:p w14:paraId="2F5115CF" w14:textId="77777777" w:rsidR="00562F87" w:rsidRDefault="00A42A00">
      <w:pPr>
        <w:pStyle w:val="Properties"/>
      </w:pPr>
      <w:r>
        <w:t>Alias CATSIW</w:t>
      </w:r>
    </w:p>
    <w:p w14:paraId="54BE7D0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263EB1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CFD67B" w14:textId="77777777" w:rsidR="00562F87" w:rsidRDefault="00A42A00">
            <w:pPr>
              <w:pStyle w:val="TableHeadingLight"/>
            </w:pPr>
            <w:r>
              <w:t>ATTRIBUTES</w:t>
            </w:r>
          </w:p>
        </w:tc>
      </w:tr>
      <w:tr w:rsidR="00562F87" w14:paraId="45A3FCB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3F03AF" w14:textId="77777777" w:rsidR="00562F87" w:rsidRDefault="00562F87">
            <w:pPr>
              <w:pStyle w:val="TableTextNormal"/>
            </w:pPr>
          </w:p>
          <w:p w14:paraId="627D361A" w14:textId="77777777" w:rsidR="00562F87" w:rsidRDefault="00A42A00">
            <w:pPr>
              <w:pStyle w:val="TableTextNormal"/>
            </w:pPr>
            <w:r>
              <w:rPr>
                <w:noProof/>
                <w:sz w:val="0"/>
                <w:szCs w:val="0"/>
              </w:rPr>
              <w:drawing>
                <wp:inline distT="0" distB="0" distL="0" distR="0" wp14:anchorId="55215A27" wp14:editId="7B8C765C">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danger :   Public  = 1</w:t>
            </w:r>
          </w:p>
          <w:p w14:paraId="78917901" w14:textId="77777777" w:rsidR="00562F87" w:rsidRDefault="00562F87">
            <w:pPr>
              <w:pStyle w:val="TableTextNormal"/>
              <w:tabs>
                <w:tab w:val="left" w:pos="540"/>
              </w:tabs>
            </w:pPr>
          </w:p>
          <w:p w14:paraId="7FDC1B56" w14:textId="77777777" w:rsidR="00562F87" w:rsidRDefault="00A42A00">
            <w:pPr>
              <w:pStyle w:val="TableTextNormal"/>
            </w:pPr>
            <w:r>
              <w:t>A signal or message warning of the presence of a danger to navigation.</w:t>
            </w:r>
          </w:p>
          <w:p w14:paraId="3A11BBBC"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55C0120" w14:textId="77777777" w:rsidR="00562F87" w:rsidRDefault="00562F87">
            <w:pPr>
              <w:pStyle w:val="TableTextNormal"/>
              <w:tabs>
                <w:tab w:val="left" w:pos="720"/>
              </w:tabs>
            </w:pPr>
          </w:p>
        </w:tc>
      </w:tr>
      <w:tr w:rsidR="00562F87" w14:paraId="407CEAD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220ADC" w14:textId="77777777" w:rsidR="00562F87" w:rsidRDefault="00562F87">
            <w:pPr>
              <w:pStyle w:val="TableTextNormal"/>
            </w:pPr>
          </w:p>
          <w:p w14:paraId="18077DBB" w14:textId="77777777" w:rsidR="00562F87" w:rsidRDefault="00A42A00">
            <w:pPr>
              <w:pStyle w:val="TableTextNormal"/>
            </w:pPr>
            <w:r>
              <w:rPr>
                <w:noProof/>
                <w:sz w:val="0"/>
                <w:szCs w:val="0"/>
              </w:rPr>
              <w:drawing>
                <wp:inline distT="0" distB="0" distL="0" distR="0" wp14:anchorId="56A5B2B6" wp14:editId="2DC5E3BC">
                  <wp:extent cx="114300" cy="114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maritime obstruction :   Public  = 2</w:t>
            </w:r>
          </w:p>
          <w:p w14:paraId="726F204F" w14:textId="77777777" w:rsidR="00562F87" w:rsidRDefault="00562F87">
            <w:pPr>
              <w:pStyle w:val="TableTextNormal"/>
              <w:tabs>
                <w:tab w:val="left" w:pos="540"/>
              </w:tabs>
            </w:pPr>
          </w:p>
          <w:p w14:paraId="2C376B70" w14:textId="77777777" w:rsidR="00562F87" w:rsidRDefault="00A42A00">
            <w:pPr>
              <w:pStyle w:val="TableTextNormal"/>
            </w:pPr>
            <w:r>
              <w:t>A signal or message warning of the presence of a maritime obstruction.</w:t>
            </w:r>
          </w:p>
          <w:p w14:paraId="65218186"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172E9B7" w14:textId="77777777" w:rsidR="00562F87" w:rsidRDefault="00562F87">
            <w:pPr>
              <w:pStyle w:val="TableTextNormal"/>
              <w:tabs>
                <w:tab w:val="left" w:pos="720"/>
              </w:tabs>
            </w:pPr>
          </w:p>
        </w:tc>
      </w:tr>
      <w:tr w:rsidR="00562F87" w14:paraId="396FBB9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4B3B3D" w14:textId="77777777" w:rsidR="00562F87" w:rsidRDefault="00562F87">
            <w:pPr>
              <w:pStyle w:val="TableTextNormal"/>
            </w:pPr>
          </w:p>
          <w:p w14:paraId="482C5EEA" w14:textId="77777777" w:rsidR="00562F87" w:rsidRDefault="00A42A00">
            <w:pPr>
              <w:pStyle w:val="TableTextNormal"/>
            </w:pPr>
            <w:r>
              <w:rPr>
                <w:noProof/>
                <w:sz w:val="0"/>
                <w:szCs w:val="0"/>
              </w:rPr>
              <w:drawing>
                <wp:inline distT="0" distB="0" distL="0" distR="0" wp14:anchorId="1BBE6131" wp14:editId="71A3499F">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cable :   Public  = 3</w:t>
            </w:r>
          </w:p>
          <w:p w14:paraId="694202FC" w14:textId="77777777" w:rsidR="00562F87" w:rsidRDefault="00562F87">
            <w:pPr>
              <w:pStyle w:val="TableTextNormal"/>
              <w:tabs>
                <w:tab w:val="left" w:pos="540"/>
              </w:tabs>
            </w:pPr>
          </w:p>
          <w:p w14:paraId="24795E6E" w14:textId="77777777" w:rsidR="00562F87" w:rsidRDefault="00A42A00">
            <w:pPr>
              <w:pStyle w:val="TableTextNormal"/>
            </w:pPr>
            <w:r>
              <w:t>A signal or message warning of the presence of a cable.</w:t>
            </w:r>
          </w:p>
          <w:p w14:paraId="5F28767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E562254" w14:textId="77777777" w:rsidR="00562F87" w:rsidRDefault="00562F87">
            <w:pPr>
              <w:pStyle w:val="TableTextNormal"/>
              <w:tabs>
                <w:tab w:val="left" w:pos="720"/>
              </w:tabs>
            </w:pPr>
          </w:p>
        </w:tc>
      </w:tr>
      <w:tr w:rsidR="00562F87" w14:paraId="0CFDCA0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7C9036" w14:textId="77777777" w:rsidR="00562F87" w:rsidRDefault="00562F87">
            <w:pPr>
              <w:pStyle w:val="TableTextNormal"/>
            </w:pPr>
          </w:p>
          <w:p w14:paraId="5BB520DC" w14:textId="77777777" w:rsidR="00562F87" w:rsidRDefault="00A42A00">
            <w:pPr>
              <w:pStyle w:val="TableTextNormal"/>
            </w:pPr>
            <w:r>
              <w:rPr>
                <w:noProof/>
                <w:sz w:val="0"/>
                <w:szCs w:val="0"/>
              </w:rPr>
              <w:drawing>
                <wp:inline distT="0" distB="0" distL="0" distR="0" wp14:anchorId="204C5B24" wp14:editId="2C5129A7">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military practice :   Public  = 4</w:t>
            </w:r>
          </w:p>
          <w:p w14:paraId="4EBA8F6F" w14:textId="77777777" w:rsidR="00562F87" w:rsidRDefault="00562F87">
            <w:pPr>
              <w:pStyle w:val="TableTextNormal"/>
              <w:tabs>
                <w:tab w:val="left" w:pos="540"/>
              </w:tabs>
            </w:pPr>
          </w:p>
          <w:p w14:paraId="661D644C" w14:textId="77777777" w:rsidR="00562F87" w:rsidRDefault="00A42A00">
            <w:pPr>
              <w:pStyle w:val="TableTextNormal"/>
            </w:pPr>
            <w:r>
              <w:t>A signal or message warning of activity in a military practice area.</w:t>
            </w:r>
          </w:p>
          <w:p w14:paraId="109DA2A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A76DCB5" w14:textId="77777777" w:rsidR="00562F87" w:rsidRDefault="00562F87">
            <w:pPr>
              <w:pStyle w:val="TableTextNormal"/>
              <w:tabs>
                <w:tab w:val="left" w:pos="720"/>
              </w:tabs>
            </w:pPr>
          </w:p>
        </w:tc>
      </w:tr>
      <w:tr w:rsidR="00562F87" w14:paraId="08B62E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3BF97B" w14:textId="77777777" w:rsidR="00562F87" w:rsidRDefault="00562F87">
            <w:pPr>
              <w:pStyle w:val="TableTextNormal"/>
            </w:pPr>
          </w:p>
          <w:p w14:paraId="3ADED174" w14:textId="77777777" w:rsidR="00562F87" w:rsidRDefault="00A42A00">
            <w:pPr>
              <w:pStyle w:val="TableTextNormal"/>
            </w:pPr>
            <w:r>
              <w:rPr>
                <w:noProof/>
                <w:sz w:val="0"/>
                <w:szCs w:val="0"/>
              </w:rPr>
              <w:drawing>
                <wp:inline distT="0" distB="0" distL="0" distR="0" wp14:anchorId="40B7C0A3" wp14:editId="6466064D">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distress :   Public  = 5</w:t>
            </w:r>
          </w:p>
          <w:p w14:paraId="11162D07" w14:textId="77777777" w:rsidR="00562F87" w:rsidRDefault="00562F87">
            <w:pPr>
              <w:pStyle w:val="TableTextNormal"/>
              <w:tabs>
                <w:tab w:val="left" w:pos="540"/>
              </w:tabs>
            </w:pPr>
          </w:p>
          <w:p w14:paraId="1ACA2FE0" w14:textId="77777777" w:rsidR="00562F87" w:rsidRDefault="00A42A00">
            <w:pPr>
              <w:pStyle w:val="TableTextNormal"/>
            </w:pPr>
            <w:r>
              <w:t>A station that may receive or transmit distress signals.</w:t>
            </w:r>
          </w:p>
          <w:p w14:paraId="599B5F0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89A0B74" w14:textId="77777777" w:rsidR="00562F87" w:rsidRDefault="00562F87">
            <w:pPr>
              <w:pStyle w:val="TableTextNormal"/>
              <w:tabs>
                <w:tab w:val="left" w:pos="720"/>
              </w:tabs>
            </w:pPr>
          </w:p>
        </w:tc>
      </w:tr>
      <w:tr w:rsidR="00562F87" w14:paraId="516C57C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245653" w14:textId="77777777" w:rsidR="00562F87" w:rsidRDefault="00562F87">
            <w:pPr>
              <w:pStyle w:val="TableTextNormal"/>
            </w:pPr>
          </w:p>
          <w:p w14:paraId="1D10811A" w14:textId="77777777" w:rsidR="00562F87" w:rsidRDefault="00A42A00">
            <w:pPr>
              <w:pStyle w:val="TableTextNormal"/>
            </w:pPr>
            <w:r>
              <w:rPr>
                <w:noProof/>
                <w:sz w:val="0"/>
                <w:szCs w:val="0"/>
              </w:rPr>
              <w:drawing>
                <wp:inline distT="0" distB="0" distL="0" distR="0" wp14:anchorId="390CB70D" wp14:editId="37D749F6">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weather :   Public  = 6</w:t>
            </w:r>
          </w:p>
          <w:p w14:paraId="1D3578D9" w14:textId="77777777" w:rsidR="00562F87" w:rsidRDefault="00562F87">
            <w:pPr>
              <w:pStyle w:val="TableTextNormal"/>
              <w:tabs>
                <w:tab w:val="left" w:pos="540"/>
              </w:tabs>
            </w:pPr>
          </w:p>
          <w:p w14:paraId="2769CB5D" w14:textId="77777777" w:rsidR="00562F87" w:rsidRDefault="00A42A00">
            <w:pPr>
              <w:pStyle w:val="TableTextNormal"/>
            </w:pPr>
            <w:r>
              <w:t>A visual signal displayed to indicate a weather forecast.</w:t>
            </w:r>
          </w:p>
          <w:p w14:paraId="20AB80E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E7D211D" w14:textId="77777777" w:rsidR="00562F87" w:rsidRDefault="00562F87">
            <w:pPr>
              <w:pStyle w:val="TableTextNormal"/>
              <w:tabs>
                <w:tab w:val="left" w:pos="720"/>
              </w:tabs>
            </w:pPr>
          </w:p>
        </w:tc>
      </w:tr>
      <w:tr w:rsidR="00562F87" w14:paraId="7A99462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6FA1FD" w14:textId="77777777" w:rsidR="00562F87" w:rsidRDefault="00562F87">
            <w:pPr>
              <w:pStyle w:val="TableTextNormal"/>
            </w:pPr>
          </w:p>
          <w:p w14:paraId="09A65210" w14:textId="77777777" w:rsidR="00562F87" w:rsidRDefault="00A42A00">
            <w:pPr>
              <w:pStyle w:val="TableTextNormal"/>
            </w:pPr>
            <w:r>
              <w:rPr>
                <w:noProof/>
                <w:sz w:val="0"/>
                <w:szCs w:val="0"/>
              </w:rPr>
              <w:drawing>
                <wp:inline distT="0" distB="0" distL="0" distR="0" wp14:anchorId="593D2CD8" wp14:editId="1AEE4971">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storm :   Public  = 7</w:t>
            </w:r>
          </w:p>
          <w:p w14:paraId="4CA6D98C" w14:textId="77777777" w:rsidR="00562F87" w:rsidRDefault="00562F87">
            <w:pPr>
              <w:pStyle w:val="TableTextNormal"/>
              <w:tabs>
                <w:tab w:val="left" w:pos="540"/>
              </w:tabs>
            </w:pPr>
          </w:p>
          <w:p w14:paraId="37F4B05E" w14:textId="77777777" w:rsidR="00562F87" w:rsidRDefault="00A42A00">
            <w:pPr>
              <w:pStyle w:val="TableTextNormal"/>
            </w:pPr>
            <w:r>
              <w:t>A signal or message conveying information about storm conditions.</w:t>
            </w:r>
          </w:p>
          <w:p w14:paraId="411EDE3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83EC1AF" w14:textId="77777777" w:rsidR="00562F87" w:rsidRDefault="00562F87">
            <w:pPr>
              <w:pStyle w:val="TableTextNormal"/>
              <w:tabs>
                <w:tab w:val="left" w:pos="720"/>
              </w:tabs>
            </w:pPr>
          </w:p>
        </w:tc>
      </w:tr>
      <w:tr w:rsidR="00562F87" w14:paraId="6533BF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24BEAC" w14:textId="77777777" w:rsidR="00562F87" w:rsidRDefault="00562F87">
            <w:pPr>
              <w:pStyle w:val="TableTextNormal"/>
            </w:pPr>
          </w:p>
          <w:p w14:paraId="4DB3C664" w14:textId="77777777" w:rsidR="00562F87" w:rsidRDefault="00A42A00">
            <w:pPr>
              <w:pStyle w:val="TableTextNormal"/>
            </w:pPr>
            <w:r>
              <w:rPr>
                <w:noProof/>
                <w:sz w:val="0"/>
                <w:szCs w:val="0"/>
              </w:rPr>
              <w:drawing>
                <wp:inline distT="0" distB="0" distL="0" distR="0" wp14:anchorId="428427E7" wp14:editId="62FB9711">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ice :   Public  = 8</w:t>
            </w:r>
          </w:p>
          <w:p w14:paraId="04CED87A" w14:textId="77777777" w:rsidR="00562F87" w:rsidRDefault="00562F87">
            <w:pPr>
              <w:pStyle w:val="TableTextNormal"/>
              <w:tabs>
                <w:tab w:val="left" w:pos="540"/>
              </w:tabs>
            </w:pPr>
          </w:p>
          <w:p w14:paraId="0E537440" w14:textId="77777777" w:rsidR="00562F87" w:rsidRDefault="00A42A00">
            <w:pPr>
              <w:pStyle w:val="TableTextNormal"/>
            </w:pPr>
            <w:r>
              <w:t>A signal or message conveying information about ice conditions.</w:t>
            </w:r>
          </w:p>
          <w:p w14:paraId="329F6A0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8B28F64" w14:textId="77777777" w:rsidR="00562F87" w:rsidRDefault="00562F87">
            <w:pPr>
              <w:pStyle w:val="TableTextNormal"/>
              <w:tabs>
                <w:tab w:val="left" w:pos="720"/>
              </w:tabs>
            </w:pPr>
          </w:p>
        </w:tc>
      </w:tr>
      <w:tr w:rsidR="00562F87" w14:paraId="50A9575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51F876" w14:textId="77777777" w:rsidR="00562F87" w:rsidRDefault="00562F87">
            <w:pPr>
              <w:pStyle w:val="TableTextNormal"/>
            </w:pPr>
          </w:p>
          <w:p w14:paraId="1CB58A4E" w14:textId="77777777" w:rsidR="00562F87" w:rsidRDefault="00A42A00">
            <w:pPr>
              <w:pStyle w:val="TableTextNormal"/>
            </w:pPr>
            <w:r>
              <w:rPr>
                <w:noProof/>
                <w:sz w:val="0"/>
                <w:szCs w:val="0"/>
              </w:rPr>
              <w:lastRenderedPageBreak/>
              <w:drawing>
                <wp:inline distT="0" distB="0" distL="0" distR="0" wp14:anchorId="68DF5252" wp14:editId="5A660A40">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time :   Public  = 9</w:t>
            </w:r>
          </w:p>
          <w:p w14:paraId="7B879817" w14:textId="77777777" w:rsidR="00562F87" w:rsidRDefault="00562F87">
            <w:pPr>
              <w:pStyle w:val="TableTextNormal"/>
              <w:tabs>
                <w:tab w:val="left" w:pos="540"/>
              </w:tabs>
            </w:pPr>
          </w:p>
          <w:p w14:paraId="1BE2AEAE" w14:textId="77777777" w:rsidR="00562F87" w:rsidRDefault="00A42A00">
            <w:pPr>
              <w:pStyle w:val="TableTextNormal"/>
            </w:pPr>
            <w:r>
              <w:t>An accurate signal marking a specified time or time interval. It is used primarily for determining errors of timepieces. Such signals are usually sent from an observatory by radio or telegraph, but visual signals are used at some ports.</w:t>
            </w:r>
          </w:p>
          <w:p w14:paraId="62541AA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F8F89E1" w14:textId="77777777" w:rsidR="00562F87" w:rsidRDefault="00562F87">
            <w:pPr>
              <w:pStyle w:val="TableTextNormal"/>
              <w:tabs>
                <w:tab w:val="left" w:pos="720"/>
              </w:tabs>
            </w:pPr>
          </w:p>
        </w:tc>
      </w:tr>
      <w:tr w:rsidR="00562F87" w14:paraId="2CC1552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87FC26" w14:textId="77777777" w:rsidR="00562F87" w:rsidRDefault="00562F87">
            <w:pPr>
              <w:pStyle w:val="TableTextNormal"/>
            </w:pPr>
          </w:p>
          <w:p w14:paraId="7AE0EDFB" w14:textId="77777777" w:rsidR="00562F87" w:rsidRDefault="00A42A00">
            <w:pPr>
              <w:pStyle w:val="TableTextNormal"/>
            </w:pPr>
            <w:r>
              <w:rPr>
                <w:noProof/>
                <w:sz w:val="0"/>
                <w:szCs w:val="0"/>
              </w:rPr>
              <w:drawing>
                <wp:inline distT="0" distB="0" distL="0" distR="0" wp14:anchorId="17A419C3" wp14:editId="0D7CFF85">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tide :   Public  = 10</w:t>
            </w:r>
          </w:p>
          <w:p w14:paraId="2216AE85" w14:textId="77777777" w:rsidR="00562F87" w:rsidRDefault="00562F87">
            <w:pPr>
              <w:pStyle w:val="TableTextNormal"/>
              <w:tabs>
                <w:tab w:val="left" w:pos="540"/>
              </w:tabs>
            </w:pPr>
          </w:p>
          <w:p w14:paraId="5B31F35D" w14:textId="77777777" w:rsidR="00562F87" w:rsidRDefault="00A42A00">
            <w:pPr>
              <w:pStyle w:val="TableTextNormal"/>
            </w:pPr>
            <w:r>
              <w:t>A signal or message conveying information on tidal conditions in the area in question.</w:t>
            </w:r>
          </w:p>
          <w:p w14:paraId="265228D4"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8F51206" w14:textId="77777777" w:rsidR="00562F87" w:rsidRDefault="00562F87">
            <w:pPr>
              <w:pStyle w:val="TableTextNormal"/>
              <w:tabs>
                <w:tab w:val="left" w:pos="720"/>
              </w:tabs>
            </w:pPr>
          </w:p>
        </w:tc>
      </w:tr>
      <w:tr w:rsidR="00562F87" w14:paraId="2B42708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EDC039" w14:textId="77777777" w:rsidR="00562F87" w:rsidRDefault="00562F87">
            <w:pPr>
              <w:pStyle w:val="TableTextNormal"/>
            </w:pPr>
          </w:p>
          <w:p w14:paraId="2EF3FD83" w14:textId="77777777" w:rsidR="00562F87" w:rsidRDefault="00A42A00">
            <w:pPr>
              <w:pStyle w:val="TableTextNormal"/>
            </w:pPr>
            <w:r>
              <w:rPr>
                <w:noProof/>
                <w:sz w:val="0"/>
                <w:szCs w:val="0"/>
              </w:rPr>
              <w:drawing>
                <wp:inline distT="0" distB="0" distL="0" distR="0" wp14:anchorId="0F635534" wp14:editId="70C87518">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tidal stream :   Public  = 11</w:t>
            </w:r>
          </w:p>
          <w:p w14:paraId="615143E9" w14:textId="77777777" w:rsidR="00562F87" w:rsidRDefault="00562F87">
            <w:pPr>
              <w:pStyle w:val="TableTextNormal"/>
              <w:tabs>
                <w:tab w:val="left" w:pos="540"/>
              </w:tabs>
            </w:pPr>
          </w:p>
          <w:p w14:paraId="05A719C4" w14:textId="77777777" w:rsidR="00562F87" w:rsidRDefault="00A42A00">
            <w:pPr>
              <w:pStyle w:val="TableTextNormal"/>
            </w:pPr>
            <w:r>
              <w:t>A signal or message conveying information on condition of tidal currents in the area in question.</w:t>
            </w:r>
          </w:p>
          <w:p w14:paraId="769418B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A8429C0" w14:textId="77777777" w:rsidR="00562F87" w:rsidRDefault="00562F87">
            <w:pPr>
              <w:pStyle w:val="TableTextNormal"/>
              <w:tabs>
                <w:tab w:val="left" w:pos="720"/>
              </w:tabs>
            </w:pPr>
          </w:p>
        </w:tc>
      </w:tr>
      <w:tr w:rsidR="00562F87" w14:paraId="53669F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E30930" w14:textId="77777777" w:rsidR="00562F87" w:rsidRDefault="00562F87">
            <w:pPr>
              <w:pStyle w:val="TableTextNormal"/>
            </w:pPr>
          </w:p>
          <w:p w14:paraId="56E447BC" w14:textId="77777777" w:rsidR="00562F87" w:rsidRDefault="00A42A00">
            <w:pPr>
              <w:pStyle w:val="TableTextNormal"/>
            </w:pPr>
            <w:r>
              <w:rPr>
                <w:noProof/>
                <w:sz w:val="0"/>
                <w:szCs w:val="0"/>
              </w:rPr>
              <w:drawing>
                <wp:inline distT="0" distB="0" distL="0" distR="0" wp14:anchorId="55410551" wp14:editId="3A75C7F9">
                  <wp:extent cx="114300" cy="11430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tide gauge :   Public  = 12</w:t>
            </w:r>
          </w:p>
          <w:p w14:paraId="0EA0D436" w14:textId="77777777" w:rsidR="00562F87" w:rsidRDefault="00562F87">
            <w:pPr>
              <w:pStyle w:val="TableTextNormal"/>
              <w:tabs>
                <w:tab w:val="left" w:pos="540"/>
              </w:tabs>
            </w:pPr>
          </w:p>
          <w:p w14:paraId="4AF9D815" w14:textId="77777777" w:rsidR="00562F87" w:rsidRDefault="00A42A00">
            <w:pPr>
              <w:pStyle w:val="TableTextNormal"/>
            </w:pPr>
            <w:r>
              <w:t>A device for measuring the height of tide. A graduated staff in a sheltered area where visual observations can be made; or it may consist of an elaborate recording instrument making a continuous graphic record of tide height against time. Such an instrument is usually actuated by a float in a pipe communicating with the sea through a small hole which filters out shorter waves.</w:t>
            </w:r>
          </w:p>
          <w:p w14:paraId="6DE38DD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DC68199" w14:textId="77777777" w:rsidR="00562F87" w:rsidRDefault="00562F87">
            <w:pPr>
              <w:pStyle w:val="TableTextNormal"/>
              <w:tabs>
                <w:tab w:val="left" w:pos="720"/>
              </w:tabs>
            </w:pPr>
          </w:p>
        </w:tc>
      </w:tr>
      <w:tr w:rsidR="00562F87" w14:paraId="0CA709D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00DD72" w14:textId="77777777" w:rsidR="00562F87" w:rsidRDefault="00562F87">
            <w:pPr>
              <w:pStyle w:val="TableTextNormal"/>
            </w:pPr>
          </w:p>
          <w:p w14:paraId="733C14E2" w14:textId="77777777" w:rsidR="00562F87" w:rsidRDefault="00A42A00">
            <w:pPr>
              <w:pStyle w:val="TableTextNormal"/>
            </w:pPr>
            <w:r>
              <w:rPr>
                <w:noProof/>
                <w:sz w:val="0"/>
                <w:szCs w:val="0"/>
              </w:rPr>
              <w:drawing>
                <wp:inline distT="0" distB="0" distL="0" distR="0" wp14:anchorId="5385633D" wp14:editId="3F3CF573">
                  <wp:extent cx="114300" cy="1143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tide scale :   Public  = 13</w:t>
            </w:r>
          </w:p>
          <w:p w14:paraId="62FA2453" w14:textId="77777777" w:rsidR="00562F87" w:rsidRDefault="00562F87">
            <w:pPr>
              <w:pStyle w:val="TableTextNormal"/>
              <w:tabs>
                <w:tab w:val="left" w:pos="540"/>
              </w:tabs>
            </w:pPr>
          </w:p>
          <w:p w14:paraId="315078AB" w14:textId="77777777" w:rsidR="00562F87" w:rsidRDefault="00A42A00">
            <w:pPr>
              <w:pStyle w:val="TableTextNormal"/>
            </w:pPr>
            <w:r>
              <w:t>A visual scale which directly shows the height of the water above chart datum or a local datum.</w:t>
            </w:r>
          </w:p>
          <w:p w14:paraId="7731FCE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3C02061" w14:textId="77777777" w:rsidR="00562F87" w:rsidRDefault="00562F87">
            <w:pPr>
              <w:pStyle w:val="TableTextNormal"/>
              <w:tabs>
                <w:tab w:val="left" w:pos="720"/>
              </w:tabs>
            </w:pPr>
          </w:p>
        </w:tc>
      </w:tr>
      <w:tr w:rsidR="00562F87" w14:paraId="15BA3C7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309C4B" w14:textId="77777777" w:rsidR="00562F87" w:rsidRDefault="00562F87">
            <w:pPr>
              <w:pStyle w:val="TableTextNormal"/>
            </w:pPr>
          </w:p>
          <w:p w14:paraId="06E8F5BE" w14:textId="77777777" w:rsidR="00562F87" w:rsidRDefault="00A42A00">
            <w:pPr>
              <w:pStyle w:val="TableTextNormal"/>
            </w:pPr>
            <w:r>
              <w:rPr>
                <w:noProof/>
                <w:sz w:val="0"/>
                <w:szCs w:val="0"/>
              </w:rPr>
              <w:drawing>
                <wp:inline distT="0" distB="0" distL="0" distR="0" wp14:anchorId="20A111E6" wp14:editId="5E386537">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diving :   Public  = 14</w:t>
            </w:r>
          </w:p>
          <w:p w14:paraId="32281D51" w14:textId="77777777" w:rsidR="00562F87" w:rsidRDefault="00562F87">
            <w:pPr>
              <w:pStyle w:val="TableTextNormal"/>
              <w:tabs>
                <w:tab w:val="left" w:pos="540"/>
              </w:tabs>
            </w:pPr>
          </w:p>
          <w:p w14:paraId="47F9751B" w14:textId="77777777" w:rsidR="00562F87" w:rsidRDefault="00A42A00">
            <w:pPr>
              <w:pStyle w:val="TableTextNormal"/>
            </w:pPr>
            <w:r>
              <w:t>A signal or message warning of diving activity.</w:t>
            </w:r>
          </w:p>
          <w:p w14:paraId="480E6DF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C9E734D" w14:textId="77777777" w:rsidR="00562F87" w:rsidRDefault="00562F87">
            <w:pPr>
              <w:pStyle w:val="TableTextNormal"/>
              <w:tabs>
                <w:tab w:val="left" w:pos="720"/>
              </w:tabs>
            </w:pPr>
          </w:p>
        </w:tc>
      </w:tr>
      <w:tr w:rsidR="00562F87" w14:paraId="630953B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AFA0CA" w14:textId="77777777" w:rsidR="00562F87" w:rsidRDefault="00562F87">
            <w:pPr>
              <w:pStyle w:val="TableTextNormal"/>
            </w:pPr>
          </w:p>
          <w:p w14:paraId="00B83842" w14:textId="77777777" w:rsidR="00562F87" w:rsidRDefault="00A42A00">
            <w:pPr>
              <w:pStyle w:val="TableTextNormal"/>
            </w:pPr>
            <w:r>
              <w:rPr>
                <w:noProof/>
                <w:sz w:val="0"/>
                <w:szCs w:val="0"/>
              </w:rPr>
              <w:drawing>
                <wp:inline distT="0" distB="0" distL="0" distR="0" wp14:anchorId="348FE5D1" wp14:editId="0F705FEA">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water level gauge :   Public  = 15</w:t>
            </w:r>
          </w:p>
          <w:p w14:paraId="3652EB68" w14:textId="77777777" w:rsidR="00562F87" w:rsidRDefault="00562F87">
            <w:pPr>
              <w:pStyle w:val="TableTextNormal"/>
              <w:tabs>
                <w:tab w:val="left" w:pos="540"/>
              </w:tabs>
            </w:pPr>
          </w:p>
          <w:p w14:paraId="261DCDCD" w14:textId="77777777" w:rsidR="00562F87" w:rsidRDefault="00A42A00">
            <w:pPr>
              <w:pStyle w:val="TableTextNormal"/>
            </w:pPr>
            <w:r>
              <w:t>A device for measuring and conveying information about the water level (non-tidal) in the area in question.</w:t>
            </w:r>
          </w:p>
          <w:p w14:paraId="606CE852"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D196A21" w14:textId="77777777" w:rsidR="00562F87" w:rsidRDefault="00562F87">
            <w:pPr>
              <w:pStyle w:val="TableTextNormal"/>
              <w:tabs>
                <w:tab w:val="left" w:pos="720"/>
              </w:tabs>
            </w:pPr>
          </w:p>
        </w:tc>
      </w:tr>
      <w:tr w:rsidR="00562F87" w14:paraId="608E58B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DEA578" w14:textId="77777777" w:rsidR="00562F87" w:rsidRDefault="00562F87">
            <w:pPr>
              <w:pStyle w:val="TableTextNormal"/>
            </w:pPr>
          </w:p>
          <w:p w14:paraId="337ED9B1" w14:textId="77777777" w:rsidR="00562F87" w:rsidRDefault="00A42A00">
            <w:pPr>
              <w:pStyle w:val="TableTextNormal"/>
            </w:pPr>
            <w:r>
              <w:rPr>
                <w:noProof/>
                <w:sz w:val="0"/>
                <w:szCs w:val="0"/>
              </w:rPr>
              <w:drawing>
                <wp:inline distT="0" distB="0" distL="0" distR="0" wp14:anchorId="651C5771" wp14:editId="0B53762D">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vertical clearance indication :   Public  = 16</w:t>
            </w:r>
          </w:p>
          <w:p w14:paraId="247220C3" w14:textId="77777777" w:rsidR="00562F87" w:rsidRDefault="00562F87">
            <w:pPr>
              <w:pStyle w:val="TableTextNormal"/>
              <w:tabs>
                <w:tab w:val="left" w:pos="540"/>
              </w:tabs>
            </w:pPr>
          </w:p>
          <w:p w14:paraId="495F9AED" w14:textId="77777777" w:rsidR="00562F87" w:rsidRDefault="00A42A00">
            <w:pPr>
              <w:pStyle w:val="TableTextNormal"/>
            </w:pPr>
            <w:r>
              <w:t>An indication of the vertical clearance of a bridge, overhead cable, etc.</w:t>
            </w:r>
          </w:p>
          <w:p w14:paraId="73C757E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1832E27" w14:textId="77777777" w:rsidR="00562F87" w:rsidRDefault="00562F87">
            <w:pPr>
              <w:pStyle w:val="TableTextNormal"/>
              <w:tabs>
                <w:tab w:val="left" w:pos="720"/>
              </w:tabs>
            </w:pPr>
          </w:p>
        </w:tc>
      </w:tr>
      <w:tr w:rsidR="00562F87" w14:paraId="3A39874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EE80C8" w14:textId="77777777" w:rsidR="00562F87" w:rsidRDefault="00562F87">
            <w:pPr>
              <w:pStyle w:val="TableTextNormal"/>
            </w:pPr>
          </w:p>
          <w:p w14:paraId="0BCF4EC1" w14:textId="77777777" w:rsidR="00562F87" w:rsidRDefault="00A42A00">
            <w:pPr>
              <w:pStyle w:val="TableTextNormal"/>
            </w:pPr>
            <w:r>
              <w:rPr>
                <w:noProof/>
                <w:sz w:val="0"/>
                <w:szCs w:val="0"/>
              </w:rPr>
              <w:drawing>
                <wp:inline distT="0" distB="0" distL="0" distR="0" wp14:anchorId="1BE953F2" wp14:editId="61463C36">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high water mark :   Public  = 17</w:t>
            </w:r>
          </w:p>
          <w:p w14:paraId="2B0CEA47" w14:textId="77777777" w:rsidR="00562F87" w:rsidRDefault="00562F87">
            <w:pPr>
              <w:pStyle w:val="TableTextNormal"/>
              <w:tabs>
                <w:tab w:val="left" w:pos="540"/>
              </w:tabs>
            </w:pPr>
          </w:p>
          <w:p w14:paraId="2984670F" w14:textId="77777777" w:rsidR="00562F87" w:rsidRDefault="00A42A00">
            <w:pPr>
              <w:pStyle w:val="TableTextNormal"/>
            </w:pPr>
            <w:r>
              <w:t>An indication of the official high water level.</w:t>
            </w:r>
          </w:p>
          <w:p w14:paraId="577265F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ABDB0EE" w14:textId="77777777" w:rsidR="00562F87" w:rsidRDefault="00562F87">
            <w:pPr>
              <w:pStyle w:val="TableTextNormal"/>
              <w:tabs>
                <w:tab w:val="left" w:pos="720"/>
              </w:tabs>
            </w:pPr>
          </w:p>
        </w:tc>
      </w:tr>
      <w:tr w:rsidR="00562F87" w14:paraId="0588604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06BEED" w14:textId="77777777" w:rsidR="00562F87" w:rsidRDefault="00562F87">
            <w:pPr>
              <w:pStyle w:val="TableTextNormal"/>
            </w:pPr>
          </w:p>
          <w:p w14:paraId="39D75CAB" w14:textId="77777777" w:rsidR="00562F87" w:rsidRDefault="00A42A00">
            <w:pPr>
              <w:pStyle w:val="TableTextNormal"/>
            </w:pPr>
            <w:r>
              <w:rPr>
                <w:noProof/>
                <w:sz w:val="0"/>
                <w:szCs w:val="0"/>
              </w:rPr>
              <w:drawing>
                <wp:inline distT="0" distB="0" distL="0" distR="0" wp14:anchorId="5E80C087" wp14:editId="0C66DDE0">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depth indication :   Public  = 18</w:t>
            </w:r>
          </w:p>
          <w:p w14:paraId="160AEC68" w14:textId="77777777" w:rsidR="00562F87" w:rsidRDefault="00562F87">
            <w:pPr>
              <w:pStyle w:val="TableTextNormal"/>
              <w:tabs>
                <w:tab w:val="left" w:pos="540"/>
              </w:tabs>
            </w:pPr>
          </w:p>
          <w:p w14:paraId="3C1C14EB" w14:textId="77777777" w:rsidR="00562F87" w:rsidRDefault="00A42A00">
            <w:pPr>
              <w:pStyle w:val="TableTextNormal"/>
            </w:pPr>
            <w:r>
              <w:t>An indication of the local depth</w:t>
            </w:r>
            <w:r>
              <w:rPr>
                <w:b/>
                <w:color w:val="000000"/>
              </w:rPr>
              <w:t>.</w:t>
            </w:r>
          </w:p>
          <w:p w14:paraId="1C5B4B9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7570DAD7" w14:textId="77777777" w:rsidR="00562F87" w:rsidRDefault="00562F87">
            <w:pPr>
              <w:pStyle w:val="TableTextNormal"/>
              <w:tabs>
                <w:tab w:val="left" w:pos="720"/>
              </w:tabs>
            </w:pPr>
          </w:p>
        </w:tc>
      </w:tr>
    </w:tbl>
    <w:p w14:paraId="5BE1FBC6" w14:textId="77777777" w:rsidR="00562F87" w:rsidRDefault="00562F87">
      <w:pPr>
        <w:pStyle w:val="Notes"/>
      </w:pPr>
    </w:p>
    <w:p w14:paraId="0784CA6D" w14:textId="77777777" w:rsidR="00562F87" w:rsidRDefault="00A42A00">
      <w:pPr>
        <w:pStyle w:val="Notes"/>
      </w:pPr>
      <w:r>
        <w:t xml:space="preserve">  </w:t>
      </w:r>
      <w:bookmarkEnd w:id="239"/>
    </w:p>
    <w:p w14:paraId="0C5675DE" w14:textId="77777777" w:rsidR="00562F87" w:rsidRDefault="00562F87">
      <w:pPr>
        <w:pStyle w:val="Notes"/>
      </w:pPr>
    </w:p>
    <w:p w14:paraId="6BF476F3" w14:textId="77777777" w:rsidR="00562F87" w:rsidRDefault="00A42A00">
      <w:pPr>
        <w:pStyle w:val="Heading3"/>
      </w:pPr>
      <w:bookmarkStart w:id="241" w:name="BKM_D76C0B5E_6019_48B8_900A_43A30EC556AB"/>
      <w:bookmarkStart w:id="242" w:name="_Toc25000180"/>
      <w:proofErr w:type="spellStart"/>
      <w:r>
        <w:lastRenderedPageBreak/>
        <w:t>categoryOfText</w:t>
      </w:r>
      <w:bookmarkEnd w:id="242"/>
      <w:proofErr w:type="spellEnd"/>
    </w:p>
    <w:p w14:paraId="1C84360D" w14:textId="77777777" w:rsidR="00562F87" w:rsidRDefault="00A42A00">
      <w:pPr>
        <w:pStyle w:val="Notes"/>
      </w:pPr>
      <w:r>
        <w:rPr>
          <w:rStyle w:val="Italics"/>
        </w:rPr>
        <w:t>Enumeration in package 'S-127 Domain Model'</w:t>
      </w:r>
    </w:p>
    <w:p w14:paraId="171A483F" w14:textId="77777777" w:rsidR="00562F87" w:rsidRDefault="00562F87">
      <w:pPr>
        <w:pStyle w:val="Notes"/>
        <w:tabs>
          <w:tab w:val="left" w:pos="720"/>
        </w:tabs>
      </w:pPr>
    </w:p>
    <w:p w14:paraId="66526337" w14:textId="77777777" w:rsidR="00562F87" w:rsidRDefault="00A42A00">
      <w:pPr>
        <w:pStyle w:val="Notes"/>
      </w:pPr>
      <w:r>
        <w:t>Classification of completeness of textual information in relation to the source.</w:t>
      </w:r>
    </w:p>
    <w:p w14:paraId="01B51604" w14:textId="77777777" w:rsidR="00562F87" w:rsidRDefault="00562F87">
      <w:pPr>
        <w:pStyle w:val="Notes"/>
      </w:pPr>
    </w:p>
    <w:p w14:paraId="1B1A538C" w14:textId="77777777" w:rsidR="00562F87" w:rsidRDefault="00A42A00">
      <w:pPr>
        <w:pStyle w:val="Properties"/>
      </w:pPr>
      <w:proofErr w:type="spellStart"/>
      <w:r>
        <w:t>categoryOfText</w:t>
      </w:r>
      <w:proofErr w:type="spellEnd"/>
      <w:r>
        <w:t xml:space="preserve"> </w:t>
      </w:r>
    </w:p>
    <w:p w14:paraId="5C03EF43" w14:textId="77777777" w:rsidR="00562F87" w:rsidRDefault="00A42A00">
      <w:pPr>
        <w:pStyle w:val="Properties"/>
      </w:pPr>
      <w:r>
        <w:t>Version 1.0  Phase 1.0  Proposed</w:t>
      </w:r>
    </w:p>
    <w:p w14:paraId="1DFEC02C" w14:textId="77777777" w:rsidR="00562F87" w:rsidRDefault="00A42A00">
      <w:pPr>
        <w:pStyle w:val="Properties"/>
      </w:pPr>
      <w:proofErr w:type="spellStart"/>
      <w:r>
        <w:t>raphaelm</w:t>
      </w:r>
      <w:proofErr w:type="spellEnd"/>
      <w:r>
        <w:t xml:space="preserve"> created on 01-Jan-2018.  Last modified 20-Aug-2018</w:t>
      </w:r>
    </w:p>
    <w:p w14:paraId="511F21DD" w14:textId="77777777" w:rsidR="00562F87" w:rsidRDefault="00A42A00">
      <w:pPr>
        <w:pStyle w:val="Properties"/>
      </w:pPr>
      <w:r>
        <w:t>Alias CATTXT</w:t>
      </w:r>
    </w:p>
    <w:p w14:paraId="3262F8D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120518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F257D5" w14:textId="77777777" w:rsidR="00562F87" w:rsidRDefault="00A42A00">
            <w:pPr>
              <w:pStyle w:val="TableHeadingLight"/>
            </w:pPr>
            <w:r>
              <w:t>ATTRIBUTES</w:t>
            </w:r>
          </w:p>
        </w:tc>
      </w:tr>
      <w:tr w:rsidR="00562F87" w14:paraId="0169AC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FE4AF5D" w14:textId="77777777" w:rsidR="00562F87" w:rsidRDefault="00562F87">
            <w:pPr>
              <w:pStyle w:val="TableTextNormal"/>
            </w:pPr>
          </w:p>
          <w:p w14:paraId="13285E47" w14:textId="77777777" w:rsidR="00562F87" w:rsidRDefault="00A42A00">
            <w:pPr>
              <w:pStyle w:val="TableTextNormal"/>
            </w:pPr>
            <w:r>
              <w:rPr>
                <w:noProof/>
                <w:sz w:val="0"/>
                <w:szCs w:val="0"/>
              </w:rPr>
              <w:drawing>
                <wp:inline distT="0" distB="0" distL="0" distR="0" wp14:anchorId="615AA441" wp14:editId="6D5C2F32">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abstract or summary :   Public  = 1</w:t>
            </w:r>
          </w:p>
          <w:p w14:paraId="0EB5806B" w14:textId="77777777" w:rsidR="00562F87" w:rsidRDefault="00562F87">
            <w:pPr>
              <w:pStyle w:val="TableTextNormal"/>
              <w:tabs>
                <w:tab w:val="left" w:pos="540"/>
              </w:tabs>
            </w:pPr>
          </w:p>
          <w:p w14:paraId="640C4C4E" w14:textId="77777777" w:rsidR="00562F87" w:rsidRDefault="00A42A00">
            <w:pPr>
              <w:pStyle w:val="TableTextNormal"/>
            </w:pPr>
            <w:r>
              <w:t>A statement summarizing the important points of a text.</w:t>
            </w:r>
          </w:p>
          <w:p w14:paraId="46D83875" w14:textId="77777777" w:rsidR="00562F87" w:rsidRDefault="00A42A00">
            <w:pPr>
              <w:pStyle w:val="TableTextNormal"/>
              <w:tabs>
                <w:tab w:val="left" w:pos="1440"/>
              </w:tabs>
              <w:jc w:val="right"/>
            </w:pPr>
            <w:r>
              <w:rPr>
                <w:rStyle w:val="TableFieldLabel"/>
              </w:rPr>
              <w:t>[ Is static True. Containment is Not Specified. ]</w:t>
            </w:r>
          </w:p>
          <w:p w14:paraId="6FFABE76" w14:textId="77777777" w:rsidR="00562F87" w:rsidRDefault="00562F87">
            <w:pPr>
              <w:pStyle w:val="TableTextNormal"/>
              <w:tabs>
                <w:tab w:val="left" w:pos="720"/>
              </w:tabs>
            </w:pPr>
          </w:p>
        </w:tc>
      </w:tr>
      <w:tr w:rsidR="00562F87" w14:paraId="73FD762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E0C9407" w14:textId="77777777" w:rsidR="00562F87" w:rsidRDefault="00562F87">
            <w:pPr>
              <w:pStyle w:val="TableTextNormal"/>
            </w:pPr>
          </w:p>
          <w:p w14:paraId="5397BA58" w14:textId="77777777" w:rsidR="00562F87" w:rsidRDefault="00A42A00">
            <w:pPr>
              <w:pStyle w:val="TableTextNormal"/>
            </w:pPr>
            <w:r>
              <w:rPr>
                <w:noProof/>
                <w:sz w:val="0"/>
                <w:szCs w:val="0"/>
              </w:rPr>
              <w:drawing>
                <wp:inline distT="0" distB="0" distL="0" distR="0" wp14:anchorId="048B8C5A" wp14:editId="7893FD7B">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extract :   Public  = 2</w:t>
            </w:r>
          </w:p>
          <w:p w14:paraId="7ED49330" w14:textId="77777777" w:rsidR="00562F87" w:rsidRDefault="00562F87">
            <w:pPr>
              <w:pStyle w:val="TableTextNormal"/>
              <w:tabs>
                <w:tab w:val="left" w:pos="540"/>
              </w:tabs>
            </w:pPr>
          </w:p>
          <w:p w14:paraId="3C1F94BE" w14:textId="77777777" w:rsidR="00562F87" w:rsidRDefault="00A42A00">
            <w:pPr>
              <w:pStyle w:val="TableTextNormal"/>
            </w:pPr>
            <w:r>
              <w:t>An excerpt or excerpts from a text.</w:t>
            </w:r>
          </w:p>
          <w:p w14:paraId="229A240D" w14:textId="77777777" w:rsidR="00562F87" w:rsidRDefault="00A42A00">
            <w:pPr>
              <w:pStyle w:val="TableTextNormal"/>
              <w:tabs>
                <w:tab w:val="left" w:pos="1440"/>
              </w:tabs>
              <w:jc w:val="right"/>
            </w:pPr>
            <w:r>
              <w:rPr>
                <w:rStyle w:val="TableFieldLabel"/>
              </w:rPr>
              <w:t>[ Is static True. Containment is Not Specified. ]</w:t>
            </w:r>
          </w:p>
          <w:p w14:paraId="0E65D733" w14:textId="77777777" w:rsidR="00562F87" w:rsidRDefault="00562F87">
            <w:pPr>
              <w:pStyle w:val="TableTextNormal"/>
              <w:tabs>
                <w:tab w:val="left" w:pos="720"/>
              </w:tabs>
            </w:pPr>
          </w:p>
        </w:tc>
      </w:tr>
      <w:tr w:rsidR="00562F87" w14:paraId="0329548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AA799A" w14:textId="77777777" w:rsidR="00562F87" w:rsidRDefault="00562F87">
            <w:pPr>
              <w:pStyle w:val="TableTextNormal"/>
            </w:pPr>
          </w:p>
          <w:p w14:paraId="7007F510" w14:textId="77777777" w:rsidR="00562F87" w:rsidRDefault="00A42A00">
            <w:pPr>
              <w:pStyle w:val="TableTextNormal"/>
            </w:pPr>
            <w:r>
              <w:rPr>
                <w:noProof/>
                <w:sz w:val="0"/>
                <w:szCs w:val="0"/>
              </w:rPr>
              <w:drawing>
                <wp:inline distT="0" distB="0" distL="0" distR="0" wp14:anchorId="60705F01" wp14:editId="51F98500">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full text :   Public  = 3</w:t>
            </w:r>
          </w:p>
          <w:p w14:paraId="7C516B22" w14:textId="77777777" w:rsidR="00562F87" w:rsidRDefault="00562F87">
            <w:pPr>
              <w:pStyle w:val="TableTextNormal"/>
              <w:tabs>
                <w:tab w:val="left" w:pos="540"/>
              </w:tabs>
            </w:pPr>
          </w:p>
          <w:p w14:paraId="5A87EF29" w14:textId="77777777" w:rsidR="00562F87" w:rsidRDefault="00A42A00">
            <w:pPr>
              <w:pStyle w:val="TableTextNormal"/>
            </w:pPr>
            <w:r>
              <w:t>The whole text</w:t>
            </w:r>
          </w:p>
          <w:p w14:paraId="2BEEE2D2" w14:textId="77777777" w:rsidR="00562F87" w:rsidRDefault="00A42A00">
            <w:pPr>
              <w:pStyle w:val="TableTextNormal"/>
              <w:tabs>
                <w:tab w:val="left" w:pos="1440"/>
              </w:tabs>
              <w:jc w:val="right"/>
            </w:pPr>
            <w:r>
              <w:rPr>
                <w:rStyle w:val="TableFieldLabel"/>
              </w:rPr>
              <w:t>[ Is static True. Containment is Not Specified. ]</w:t>
            </w:r>
          </w:p>
          <w:p w14:paraId="06804D7C" w14:textId="77777777" w:rsidR="00562F87" w:rsidRDefault="00562F87">
            <w:pPr>
              <w:pStyle w:val="TableTextNormal"/>
              <w:tabs>
                <w:tab w:val="left" w:pos="720"/>
              </w:tabs>
            </w:pPr>
          </w:p>
        </w:tc>
      </w:tr>
    </w:tbl>
    <w:p w14:paraId="639DA280" w14:textId="77777777" w:rsidR="00562F87" w:rsidRDefault="00562F87">
      <w:pPr>
        <w:pStyle w:val="Notes"/>
      </w:pPr>
    </w:p>
    <w:p w14:paraId="316FFD51" w14:textId="77777777" w:rsidR="00562F87" w:rsidRDefault="00A42A00">
      <w:pPr>
        <w:pStyle w:val="Notes"/>
      </w:pPr>
      <w:r>
        <w:t xml:space="preserve">  </w:t>
      </w:r>
      <w:bookmarkEnd w:id="241"/>
    </w:p>
    <w:p w14:paraId="3055DDB9" w14:textId="77777777" w:rsidR="00562F87" w:rsidRDefault="00562F87">
      <w:pPr>
        <w:pStyle w:val="Notes"/>
      </w:pPr>
    </w:p>
    <w:p w14:paraId="6927DF1E" w14:textId="77777777" w:rsidR="00562F87" w:rsidRDefault="00A42A00">
      <w:pPr>
        <w:pStyle w:val="Heading3"/>
      </w:pPr>
      <w:bookmarkStart w:id="243" w:name="BKM_4CD49601_7146_4A48_AB1E_7694D6978EBF"/>
      <w:bookmarkStart w:id="244" w:name="_Toc25000181"/>
      <w:proofErr w:type="spellStart"/>
      <w:r>
        <w:t>categoryOfTrafficSeparationScheme</w:t>
      </w:r>
      <w:bookmarkEnd w:id="244"/>
      <w:proofErr w:type="spellEnd"/>
    </w:p>
    <w:p w14:paraId="39A764BB" w14:textId="77777777" w:rsidR="00562F87" w:rsidRDefault="00A42A00">
      <w:pPr>
        <w:pStyle w:val="Notes"/>
      </w:pPr>
      <w:r>
        <w:rPr>
          <w:rStyle w:val="Italics"/>
        </w:rPr>
        <w:t>Enumeration in package 'S-127 Domain Model'</w:t>
      </w:r>
    </w:p>
    <w:p w14:paraId="65D023D0" w14:textId="77777777" w:rsidR="00562F87" w:rsidRDefault="00562F87">
      <w:pPr>
        <w:pStyle w:val="Notes"/>
        <w:tabs>
          <w:tab w:val="left" w:pos="720"/>
        </w:tabs>
      </w:pPr>
    </w:p>
    <w:p w14:paraId="7CFAC025" w14:textId="77777777" w:rsidR="00562F87" w:rsidRDefault="00A42A00">
      <w:pPr>
        <w:pStyle w:val="Notes"/>
      </w:pPr>
      <w:r>
        <w:t>International classification of traffic separation scheme</w:t>
      </w:r>
    </w:p>
    <w:p w14:paraId="3AAA46A0" w14:textId="77777777" w:rsidR="00562F87" w:rsidRDefault="00562F87">
      <w:pPr>
        <w:pStyle w:val="Notes"/>
      </w:pPr>
    </w:p>
    <w:p w14:paraId="31643347" w14:textId="77777777" w:rsidR="00562F87" w:rsidRDefault="00A42A00">
      <w:pPr>
        <w:pStyle w:val="Properties"/>
      </w:pPr>
      <w:proofErr w:type="spellStart"/>
      <w:r>
        <w:t>categoryOfTrafficSeparationScheme</w:t>
      </w:r>
      <w:proofErr w:type="spellEnd"/>
      <w:r>
        <w:t xml:space="preserve"> </w:t>
      </w:r>
    </w:p>
    <w:p w14:paraId="6C100BBF" w14:textId="77777777" w:rsidR="00562F87" w:rsidRDefault="00A42A00">
      <w:pPr>
        <w:pStyle w:val="Properties"/>
      </w:pPr>
      <w:r>
        <w:t>Version 1.0  Phase 1.0  Proposed</w:t>
      </w:r>
    </w:p>
    <w:p w14:paraId="3E9FA03D" w14:textId="77777777" w:rsidR="00562F87" w:rsidRDefault="00A42A00">
      <w:pPr>
        <w:pStyle w:val="Properties"/>
      </w:pPr>
      <w:proofErr w:type="spellStart"/>
      <w:r>
        <w:t>raphaelm</w:t>
      </w:r>
      <w:proofErr w:type="spellEnd"/>
      <w:r>
        <w:t xml:space="preserve"> created on 09-Jan-2018.  Last modified 20-Aug-2018</w:t>
      </w:r>
    </w:p>
    <w:p w14:paraId="0CD315C3" w14:textId="77777777" w:rsidR="00562F87" w:rsidRDefault="00A42A00">
      <w:pPr>
        <w:pStyle w:val="Properties"/>
      </w:pPr>
      <w:r>
        <w:t>Alias CATTSS</w:t>
      </w:r>
    </w:p>
    <w:p w14:paraId="18F685E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4F25B4B"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7B9AE7" w14:textId="77777777" w:rsidR="00562F87" w:rsidRDefault="00A42A00">
            <w:pPr>
              <w:pStyle w:val="TableHeadingLight"/>
            </w:pPr>
            <w:r>
              <w:t>ATTRIBUTES</w:t>
            </w:r>
          </w:p>
        </w:tc>
      </w:tr>
      <w:tr w:rsidR="00562F87" w14:paraId="7CA45A2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A5421B" w14:textId="77777777" w:rsidR="00562F87" w:rsidRDefault="00562F87">
            <w:pPr>
              <w:pStyle w:val="TableTextNormal"/>
            </w:pPr>
          </w:p>
          <w:p w14:paraId="0EE5FB4D" w14:textId="77777777" w:rsidR="00562F87" w:rsidRDefault="00A42A00">
            <w:pPr>
              <w:pStyle w:val="TableTextNormal"/>
            </w:pPr>
            <w:r>
              <w:rPr>
                <w:noProof/>
                <w:sz w:val="0"/>
                <w:szCs w:val="0"/>
              </w:rPr>
              <w:drawing>
                <wp:inline distT="0" distB="0" distL="0" distR="0" wp14:anchorId="6C703075" wp14:editId="26FFE214">
                  <wp:extent cx="114300" cy="1143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IMO - adopted :   Public  = 1</w:t>
            </w:r>
          </w:p>
          <w:p w14:paraId="27E66542" w14:textId="77777777" w:rsidR="00562F87" w:rsidRDefault="00562F87">
            <w:pPr>
              <w:pStyle w:val="TableTextNormal"/>
              <w:tabs>
                <w:tab w:val="left" w:pos="540"/>
              </w:tabs>
            </w:pPr>
          </w:p>
          <w:p w14:paraId="4CC755DD" w14:textId="77777777" w:rsidR="00562F87" w:rsidRDefault="00A42A00">
            <w:pPr>
              <w:pStyle w:val="TableTextNormal"/>
            </w:pPr>
            <w:r>
              <w:t xml:space="preserve">A defined Traffic Separation Scheme that has been adopted as an IMO </w:t>
            </w:r>
            <w:proofErr w:type="spellStart"/>
            <w:r>
              <w:t>routeing</w:t>
            </w:r>
            <w:proofErr w:type="spellEnd"/>
            <w:r>
              <w:t xml:space="preserve"> measure.</w:t>
            </w:r>
          </w:p>
          <w:p w14:paraId="1635E4A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C921E62" w14:textId="77777777" w:rsidR="00562F87" w:rsidRDefault="00562F87">
            <w:pPr>
              <w:pStyle w:val="TableTextNormal"/>
              <w:tabs>
                <w:tab w:val="left" w:pos="720"/>
              </w:tabs>
            </w:pPr>
          </w:p>
        </w:tc>
      </w:tr>
      <w:tr w:rsidR="00562F87" w14:paraId="6EB9E05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23B873" w14:textId="77777777" w:rsidR="00562F87" w:rsidRDefault="00562F87">
            <w:pPr>
              <w:pStyle w:val="TableTextNormal"/>
            </w:pPr>
          </w:p>
          <w:p w14:paraId="1D6800CD" w14:textId="77777777" w:rsidR="00562F87" w:rsidRDefault="00A42A00">
            <w:pPr>
              <w:pStyle w:val="TableTextNormal"/>
            </w:pPr>
            <w:r>
              <w:rPr>
                <w:noProof/>
                <w:sz w:val="0"/>
                <w:szCs w:val="0"/>
              </w:rPr>
              <w:drawing>
                <wp:inline distT="0" distB="0" distL="0" distR="0" wp14:anchorId="4190F08F" wp14:editId="706968E0">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not IMO - adopted :   Public  = 2</w:t>
            </w:r>
          </w:p>
          <w:p w14:paraId="39F376F7" w14:textId="77777777" w:rsidR="00562F87" w:rsidRDefault="00562F87">
            <w:pPr>
              <w:pStyle w:val="TableTextNormal"/>
              <w:tabs>
                <w:tab w:val="left" w:pos="540"/>
              </w:tabs>
            </w:pPr>
          </w:p>
          <w:p w14:paraId="4C27A7F0" w14:textId="77777777" w:rsidR="00562F87" w:rsidRDefault="00A42A00">
            <w:pPr>
              <w:pStyle w:val="TableTextNormal"/>
            </w:pPr>
            <w:r>
              <w:t xml:space="preserve">A defined Traffic Separation Scheme that has not been adopted as an IMO </w:t>
            </w:r>
            <w:proofErr w:type="spellStart"/>
            <w:r>
              <w:t>routeing</w:t>
            </w:r>
            <w:proofErr w:type="spellEnd"/>
            <w:r>
              <w:t xml:space="preserve"> measure.</w:t>
            </w:r>
          </w:p>
          <w:p w14:paraId="2862839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65F3D27" w14:textId="77777777" w:rsidR="00562F87" w:rsidRDefault="00562F87">
            <w:pPr>
              <w:pStyle w:val="TableTextNormal"/>
              <w:tabs>
                <w:tab w:val="left" w:pos="720"/>
              </w:tabs>
            </w:pPr>
          </w:p>
        </w:tc>
      </w:tr>
    </w:tbl>
    <w:p w14:paraId="6BDFC437" w14:textId="77777777" w:rsidR="00562F87" w:rsidRDefault="00562F87">
      <w:pPr>
        <w:pStyle w:val="Notes"/>
      </w:pPr>
    </w:p>
    <w:p w14:paraId="027759C3" w14:textId="77777777" w:rsidR="00562F87" w:rsidRDefault="00A42A00">
      <w:pPr>
        <w:pStyle w:val="Notes"/>
      </w:pPr>
      <w:r>
        <w:t xml:space="preserve">  </w:t>
      </w:r>
      <w:bookmarkEnd w:id="243"/>
    </w:p>
    <w:p w14:paraId="37BB30FB" w14:textId="77777777" w:rsidR="00562F87" w:rsidRDefault="00562F87">
      <w:pPr>
        <w:pStyle w:val="Notes"/>
      </w:pPr>
    </w:p>
    <w:p w14:paraId="2352EE4C" w14:textId="77777777" w:rsidR="00562F87" w:rsidRDefault="00A42A00">
      <w:pPr>
        <w:pStyle w:val="Heading3"/>
      </w:pPr>
      <w:bookmarkStart w:id="245" w:name="BKM_E8DFBA85_6BB4_49E5_BB3B_E70DEAE4F60A"/>
      <w:bookmarkStart w:id="246" w:name="_Toc25000182"/>
      <w:proofErr w:type="spellStart"/>
      <w:r>
        <w:t>categoryOfVesselTrafficService</w:t>
      </w:r>
      <w:bookmarkEnd w:id="246"/>
      <w:proofErr w:type="spellEnd"/>
    </w:p>
    <w:p w14:paraId="3F8C8D4F" w14:textId="77777777" w:rsidR="00562F87" w:rsidRDefault="00A42A00">
      <w:pPr>
        <w:pStyle w:val="Notes"/>
      </w:pPr>
      <w:r>
        <w:rPr>
          <w:rStyle w:val="Italics"/>
        </w:rPr>
        <w:t>Enumeration in package 'S-127 Domain Model'</w:t>
      </w:r>
    </w:p>
    <w:p w14:paraId="0E15F648" w14:textId="77777777" w:rsidR="00562F87" w:rsidRDefault="00562F87">
      <w:pPr>
        <w:pStyle w:val="Notes"/>
        <w:tabs>
          <w:tab w:val="left" w:pos="720"/>
        </w:tabs>
      </w:pPr>
    </w:p>
    <w:p w14:paraId="7B95CED1" w14:textId="77777777" w:rsidR="00562F87" w:rsidRDefault="00A42A00">
      <w:pPr>
        <w:pStyle w:val="Notes"/>
      </w:pPr>
      <w:r>
        <w:t>Classification of vessel traffic services based on the nature of the control or services provided.</w:t>
      </w:r>
    </w:p>
    <w:p w14:paraId="3D2C1DA3" w14:textId="77777777" w:rsidR="00562F87" w:rsidRDefault="00562F87">
      <w:pPr>
        <w:pStyle w:val="Notes"/>
      </w:pPr>
    </w:p>
    <w:p w14:paraId="6079DDD7" w14:textId="77777777" w:rsidR="00562F87" w:rsidRDefault="00A42A00">
      <w:pPr>
        <w:pStyle w:val="Properties"/>
      </w:pPr>
      <w:proofErr w:type="spellStart"/>
      <w:r>
        <w:t>categoryOfVesselTrafficService</w:t>
      </w:r>
      <w:proofErr w:type="spellEnd"/>
      <w:r>
        <w:t xml:space="preserve"> </w:t>
      </w:r>
    </w:p>
    <w:p w14:paraId="3E4062F6" w14:textId="77777777" w:rsidR="00562F87" w:rsidRDefault="00A42A00">
      <w:pPr>
        <w:pStyle w:val="Properties"/>
      </w:pPr>
      <w:r>
        <w:t>Version 1.0  Phase 1.0  Proposed</w:t>
      </w:r>
    </w:p>
    <w:p w14:paraId="472159BF" w14:textId="77777777" w:rsidR="00562F87" w:rsidRDefault="00A42A00">
      <w:pPr>
        <w:pStyle w:val="Properties"/>
      </w:pPr>
      <w:proofErr w:type="spellStart"/>
      <w:r>
        <w:t>raphaelm</w:t>
      </w:r>
      <w:proofErr w:type="spellEnd"/>
      <w:r>
        <w:t xml:space="preserve"> created on 01-Jan-2018.  Last modified 20-Aug-2018</w:t>
      </w:r>
    </w:p>
    <w:p w14:paraId="657CE12E" w14:textId="77777777" w:rsidR="00562F87" w:rsidRDefault="00A42A00">
      <w:pPr>
        <w:pStyle w:val="Properties"/>
      </w:pPr>
      <w:r>
        <w:t>Alias CATTRC</w:t>
      </w:r>
    </w:p>
    <w:p w14:paraId="02D7980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6F3D60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3EFF0C1" w14:textId="77777777" w:rsidR="00562F87" w:rsidRDefault="00A42A00">
            <w:pPr>
              <w:pStyle w:val="TableHeadingLight"/>
            </w:pPr>
            <w:r>
              <w:t>ATTRIBUTES</w:t>
            </w:r>
          </w:p>
        </w:tc>
      </w:tr>
      <w:tr w:rsidR="00562F87" w14:paraId="37F2A4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66F169" w14:textId="77777777" w:rsidR="00562F87" w:rsidRDefault="00562F87">
            <w:pPr>
              <w:pStyle w:val="TableTextNormal"/>
            </w:pPr>
          </w:p>
          <w:p w14:paraId="6F481053" w14:textId="77777777" w:rsidR="00562F87" w:rsidRDefault="00A42A00">
            <w:pPr>
              <w:pStyle w:val="TableTextNormal"/>
            </w:pPr>
            <w:r>
              <w:rPr>
                <w:noProof/>
                <w:sz w:val="0"/>
                <w:szCs w:val="0"/>
              </w:rPr>
              <w:drawing>
                <wp:inline distT="0" distB="0" distL="0" distR="0" wp14:anchorId="16E94BCB" wp14:editId="0F0D6C50">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Service :   Public  = 1</w:t>
            </w:r>
          </w:p>
          <w:p w14:paraId="3AA72F6C" w14:textId="77777777" w:rsidR="00562F87" w:rsidRDefault="00562F87">
            <w:pPr>
              <w:pStyle w:val="TableTextNormal"/>
              <w:tabs>
                <w:tab w:val="left" w:pos="540"/>
              </w:tabs>
            </w:pPr>
          </w:p>
          <w:p w14:paraId="3AD31209" w14:textId="77777777" w:rsidR="00562F87" w:rsidRDefault="00A42A00">
            <w:pPr>
              <w:pStyle w:val="TableTextNormal"/>
            </w:pPr>
            <w:r>
              <w:t>A service to ensure that essential information becomes available in time for on-board navigational decision-making (Source: IMO Resolution A.857(20))</w:t>
            </w:r>
          </w:p>
          <w:p w14:paraId="4E67A7E7" w14:textId="77777777" w:rsidR="00562F87" w:rsidRDefault="00A42A00">
            <w:pPr>
              <w:pStyle w:val="TableTextNormal"/>
              <w:tabs>
                <w:tab w:val="left" w:pos="1440"/>
              </w:tabs>
              <w:jc w:val="right"/>
            </w:pPr>
            <w:r>
              <w:rPr>
                <w:rStyle w:val="TableFieldLabel"/>
              </w:rPr>
              <w:t>[ Is static True. Containment is Not Specified. ]</w:t>
            </w:r>
          </w:p>
          <w:p w14:paraId="79A13171" w14:textId="77777777" w:rsidR="00562F87" w:rsidRDefault="00562F87">
            <w:pPr>
              <w:pStyle w:val="TableTextNormal"/>
              <w:tabs>
                <w:tab w:val="left" w:pos="720"/>
              </w:tabs>
            </w:pPr>
          </w:p>
        </w:tc>
      </w:tr>
      <w:tr w:rsidR="00562F87" w14:paraId="1FB26FD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A923E9" w14:textId="77777777" w:rsidR="00562F87" w:rsidRDefault="00562F87">
            <w:pPr>
              <w:pStyle w:val="TableTextNormal"/>
            </w:pPr>
          </w:p>
          <w:p w14:paraId="5DD3A0DF" w14:textId="77777777" w:rsidR="00562F87" w:rsidRDefault="00A42A00">
            <w:pPr>
              <w:pStyle w:val="TableTextNormal"/>
            </w:pPr>
            <w:r>
              <w:rPr>
                <w:noProof/>
                <w:sz w:val="0"/>
                <w:szCs w:val="0"/>
              </w:rPr>
              <w:drawing>
                <wp:inline distT="0" distB="0" distL="0" distR="0" wp14:anchorId="1100EA12" wp14:editId="6B206012">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Traffic </w:t>
            </w:r>
            <w:proofErr w:type="spellStart"/>
            <w:r>
              <w:t>Organisation</w:t>
            </w:r>
            <w:proofErr w:type="spellEnd"/>
            <w:r>
              <w:t xml:space="preserve"> Service :   Public  = 2</w:t>
            </w:r>
          </w:p>
          <w:p w14:paraId="1ACF7556" w14:textId="77777777" w:rsidR="00562F87" w:rsidRDefault="00562F87">
            <w:pPr>
              <w:pStyle w:val="TableTextNormal"/>
              <w:tabs>
                <w:tab w:val="left" w:pos="540"/>
              </w:tabs>
            </w:pPr>
          </w:p>
          <w:p w14:paraId="23D5346B" w14:textId="77777777" w:rsidR="00562F87" w:rsidRDefault="00A42A00">
            <w:pPr>
              <w:pStyle w:val="TableTextNormal"/>
            </w:pPr>
            <w:r>
              <w:t>A service to assist on-board navigational decision-making and to monitor its effects (Source: IMO Resolution A.857(20))</w:t>
            </w:r>
          </w:p>
          <w:p w14:paraId="4548ADFC" w14:textId="77777777" w:rsidR="00562F87" w:rsidRDefault="00A42A00">
            <w:pPr>
              <w:pStyle w:val="TableTextNormal"/>
              <w:tabs>
                <w:tab w:val="left" w:pos="1440"/>
              </w:tabs>
              <w:jc w:val="right"/>
            </w:pPr>
            <w:r>
              <w:rPr>
                <w:rStyle w:val="TableFieldLabel"/>
              </w:rPr>
              <w:t>[ Is static True. Containment is Not Specified. ]</w:t>
            </w:r>
          </w:p>
          <w:p w14:paraId="10477078" w14:textId="77777777" w:rsidR="00562F87" w:rsidRDefault="00562F87">
            <w:pPr>
              <w:pStyle w:val="TableTextNormal"/>
              <w:tabs>
                <w:tab w:val="left" w:pos="720"/>
              </w:tabs>
            </w:pPr>
          </w:p>
        </w:tc>
      </w:tr>
      <w:tr w:rsidR="00562F87" w14:paraId="179FD6A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79EA3F" w14:textId="77777777" w:rsidR="00562F87" w:rsidRDefault="00562F87">
            <w:pPr>
              <w:pStyle w:val="TableTextNormal"/>
            </w:pPr>
          </w:p>
          <w:p w14:paraId="2F1C2384" w14:textId="77777777" w:rsidR="00562F87" w:rsidRDefault="00A42A00">
            <w:pPr>
              <w:pStyle w:val="TableTextNormal"/>
            </w:pPr>
            <w:r>
              <w:rPr>
                <w:noProof/>
                <w:sz w:val="0"/>
                <w:szCs w:val="0"/>
              </w:rPr>
              <w:drawing>
                <wp:inline distT="0" distB="0" distL="0" distR="0" wp14:anchorId="541280D5" wp14:editId="64E5539A">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Navigational Assistance Service :   Public  = 3</w:t>
            </w:r>
          </w:p>
          <w:p w14:paraId="658B545F" w14:textId="77777777" w:rsidR="00562F87" w:rsidRDefault="00562F87">
            <w:pPr>
              <w:pStyle w:val="TableTextNormal"/>
              <w:tabs>
                <w:tab w:val="left" w:pos="540"/>
              </w:tabs>
            </w:pPr>
          </w:p>
          <w:p w14:paraId="2D309D0D" w14:textId="77777777" w:rsidR="00562F87" w:rsidRDefault="00A42A00">
            <w:pPr>
              <w:pStyle w:val="TableTextNormal"/>
            </w:pPr>
            <w:r>
              <w:t>A service to prevent the development of dangerous maritime traffic situations and to provide for the safe and efficient movement of vessel traffic within the VTS area (Source: IMO Resolution A.857(20))</w:t>
            </w:r>
          </w:p>
          <w:p w14:paraId="3D05BBB6" w14:textId="77777777" w:rsidR="00562F87" w:rsidRDefault="00A42A00">
            <w:pPr>
              <w:pStyle w:val="TableTextNormal"/>
              <w:tabs>
                <w:tab w:val="left" w:pos="1440"/>
              </w:tabs>
              <w:jc w:val="right"/>
            </w:pPr>
            <w:r>
              <w:rPr>
                <w:rStyle w:val="TableFieldLabel"/>
              </w:rPr>
              <w:t>[ Is static True. Containment is Not Specified. ]</w:t>
            </w:r>
          </w:p>
          <w:p w14:paraId="1FFF139B" w14:textId="77777777" w:rsidR="00562F87" w:rsidRDefault="00562F87">
            <w:pPr>
              <w:pStyle w:val="TableTextNormal"/>
              <w:tabs>
                <w:tab w:val="left" w:pos="720"/>
              </w:tabs>
            </w:pPr>
          </w:p>
        </w:tc>
      </w:tr>
    </w:tbl>
    <w:p w14:paraId="69FAD175" w14:textId="77777777" w:rsidR="00562F87" w:rsidRDefault="00562F87">
      <w:pPr>
        <w:pStyle w:val="Notes"/>
      </w:pPr>
    </w:p>
    <w:p w14:paraId="56425AF5" w14:textId="77777777" w:rsidR="00562F87" w:rsidRDefault="00A42A00">
      <w:pPr>
        <w:pStyle w:val="Notes"/>
      </w:pPr>
      <w:r>
        <w:t xml:space="preserve">  </w:t>
      </w:r>
      <w:bookmarkEnd w:id="245"/>
    </w:p>
    <w:p w14:paraId="4AA84098" w14:textId="77777777" w:rsidR="00562F87" w:rsidRDefault="00562F87">
      <w:pPr>
        <w:pStyle w:val="Notes"/>
      </w:pPr>
    </w:p>
    <w:p w14:paraId="33C2EE05" w14:textId="77777777" w:rsidR="00562F87" w:rsidRDefault="00A42A00">
      <w:pPr>
        <w:pStyle w:val="Heading3"/>
      </w:pPr>
      <w:bookmarkStart w:id="247" w:name="BKM_D38622CC_F52C_401D_8BCC_5438FD4B0FCB"/>
      <w:bookmarkStart w:id="248" w:name="_Toc25000183"/>
      <w:proofErr w:type="spellStart"/>
      <w:r>
        <w:t>categoryOfVesselRegistry</w:t>
      </w:r>
      <w:bookmarkEnd w:id="248"/>
      <w:proofErr w:type="spellEnd"/>
    </w:p>
    <w:p w14:paraId="583217BF" w14:textId="77777777" w:rsidR="00562F87" w:rsidRDefault="00A42A00">
      <w:pPr>
        <w:pStyle w:val="Notes"/>
      </w:pPr>
      <w:r>
        <w:rPr>
          <w:rStyle w:val="Italics"/>
        </w:rPr>
        <w:t>Enumeration in package 'S-127 Domain Model'</w:t>
      </w:r>
    </w:p>
    <w:p w14:paraId="14C5E3BD" w14:textId="77777777" w:rsidR="00562F87" w:rsidRDefault="00562F87">
      <w:pPr>
        <w:pStyle w:val="Notes"/>
        <w:tabs>
          <w:tab w:val="left" w:pos="720"/>
        </w:tabs>
      </w:pPr>
    </w:p>
    <w:p w14:paraId="06BE8BFA" w14:textId="77777777" w:rsidR="00562F87" w:rsidRDefault="00A42A00">
      <w:pPr>
        <w:pStyle w:val="Notes"/>
      </w:pPr>
      <w:r>
        <w:t>The locality of vessel registration or enrolment relative to the nationality of a port, territorial sea, administrative area, exclusive zone or other location.</w:t>
      </w:r>
    </w:p>
    <w:p w14:paraId="570C9FC7" w14:textId="77777777" w:rsidR="00562F87" w:rsidRDefault="00562F87">
      <w:pPr>
        <w:pStyle w:val="Notes"/>
      </w:pPr>
    </w:p>
    <w:p w14:paraId="1A5A8AB5" w14:textId="77777777" w:rsidR="00562F87" w:rsidRDefault="00A42A00">
      <w:pPr>
        <w:pStyle w:val="Properties"/>
      </w:pPr>
      <w:proofErr w:type="spellStart"/>
      <w:r>
        <w:t>categoryOfVesselRegistry</w:t>
      </w:r>
      <w:proofErr w:type="spellEnd"/>
      <w:r>
        <w:t xml:space="preserve"> </w:t>
      </w:r>
    </w:p>
    <w:p w14:paraId="1E880D6F" w14:textId="77777777" w:rsidR="00562F87" w:rsidRDefault="00A42A00">
      <w:pPr>
        <w:pStyle w:val="Properties"/>
      </w:pPr>
      <w:r>
        <w:t>Version 1.0  Phase 1.0  Proposed</w:t>
      </w:r>
    </w:p>
    <w:p w14:paraId="64782055" w14:textId="77777777" w:rsidR="00562F87" w:rsidRDefault="00A42A00">
      <w:pPr>
        <w:pStyle w:val="Properties"/>
      </w:pPr>
      <w:proofErr w:type="spellStart"/>
      <w:r>
        <w:t>raphaelm</w:t>
      </w:r>
      <w:proofErr w:type="spellEnd"/>
      <w:r>
        <w:t xml:space="preserve"> created on 01-Jan-2018.  Last modified 20-Aug-2018</w:t>
      </w:r>
    </w:p>
    <w:p w14:paraId="6F7D41E1" w14:textId="77777777" w:rsidR="00562F87" w:rsidRDefault="00A42A00">
      <w:pPr>
        <w:pStyle w:val="Properties"/>
      </w:pPr>
      <w:r>
        <w:t>Alias CATRGY</w:t>
      </w:r>
    </w:p>
    <w:p w14:paraId="33554F3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B749B4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ACDFD20" w14:textId="77777777" w:rsidR="00562F87" w:rsidRDefault="00A42A00">
            <w:pPr>
              <w:pStyle w:val="TableHeadingLight"/>
            </w:pPr>
            <w:r>
              <w:t>ATTRIBUTES</w:t>
            </w:r>
          </w:p>
        </w:tc>
      </w:tr>
      <w:tr w:rsidR="00562F87" w14:paraId="1EFEDB3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75C6F0" w14:textId="77777777" w:rsidR="00562F87" w:rsidRDefault="00562F87">
            <w:pPr>
              <w:pStyle w:val="TableTextNormal"/>
            </w:pPr>
          </w:p>
          <w:p w14:paraId="185DBE6E" w14:textId="77777777" w:rsidR="00562F87" w:rsidRDefault="00A42A00">
            <w:pPr>
              <w:pStyle w:val="TableTextNormal"/>
            </w:pPr>
            <w:r>
              <w:rPr>
                <w:noProof/>
                <w:sz w:val="0"/>
                <w:szCs w:val="0"/>
              </w:rPr>
              <w:drawing>
                <wp:inline distT="0" distB="0" distL="0" distR="0" wp14:anchorId="4CC52E2F" wp14:editId="4389A8DA">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domestic :   Public  = 1</w:t>
            </w:r>
          </w:p>
          <w:p w14:paraId="5F5F423F" w14:textId="77777777" w:rsidR="00562F87" w:rsidRDefault="00562F87">
            <w:pPr>
              <w:pStyle w:val="TableTextNormal"/>
              <w:tabs>
                <w:tab w:val="left" w:pos="540"/>
              </w:tabs>
            </w:pPr>
          </w:p>
          <w:p w14:paraId="647D653E" w14:textId="77777777" w:rsidR="00562F87" w:rsidRDefault="00A42A00">
            <w:pPr>
              <w:pStyle w:val="TableTextNormal"/>
            </w:pPr>
            <w:r>
              <w:t xml:space="preserve">The vessel is registered or enrolled under the same national flag as the port, </w:t>
            </w:r>
            <w:proofErr w:type="spellStart"/>
            <w:r>
              <w:t>harbour</w:t>
            </w:r>
            <w:proofErr w:type="spellEnd"/>
            <w:r>
              <w:t>, territorial sea, exclusive economic zone, or administrative area in which the object that possesses this attribute applies or is located.</w:t>
            </w:r>
          </w:p>
          <w:p w14:paraId="39A1ED1E" w14:textId="77777777" w:rsidR="00562F87" w:rsidRDefault="00A42A00">
            <w:pPr>
              <w:pStyle w:val="TableTextNormal"/>
              <w:tabs>
                <w:tab w:val="left" w:pos="1440"/>
              </w:tabs>
              <w:jc w:val="right"/>
            </w:pPr>
            <w:r>
              <w:rPr>
                <w:rStyle w:val="TableFieldLabel"/>
              </w:rPr>
              <w:t>[ Is static True. Containment is Not Specified. ]</w:t>
            </w:r>
          </w:p>
          <w:p w14:paraId="14125977" w14:textId="77777777" w:rsidR="00562F87" w:rsidRDefault="00562F87">
            <w:pPr>
              <w:pStyle w:val="TableTextNormal"/>
              <w:tabs>
                <w:tab w:val="left" w:pos="720"/>
              </w:tabs>
            </w:pPr>
          </w:p>
        </w:tc>
      </w:tr>
      <w:tr w:rsidR="00562F87" w14:paraId="35BDEDC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2D5EB2" w14:textId="77777777" w:rsidR="00562F87" w:rsidRDefault="00562F87">
            <w:pPr>
              <w:pStyle w:val="TableTextNormal"/>
            </w:pPr>
          </w:p>
          <w:p w14:paraId="11969A99" w14:textId="77777777" w:rsidR="00562F87" w:rsidRDefault="00A42A00">
            <w:pPr>
              <w:pStyle w:val="TableTextNormal"/>
            </w:pPr>
            <w:r>
              <w:rPr>
                <w:noProof/>
                <w:sz w:val="0"/>
                <w:szCs w:val="0"/>
              </w:rPr>
              <w:drawing>
                <wp:inline distT="0" distB="0" distL="0" distR="0" wp14:anchorId="131F7CA1" wp14:editId="39FCE044">
                  <wp:extent cx="114300" cy="1143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foreign :   Public  = 2</w:t>
            </w:r>
          </w:p>
          <w:p w14:paraId="59B5A171" w14:textId="77777777" w:rsidR="00562F87" w:rsidRDefault="00562F87">
            <w:pPr>
              <w:pStyle w:val="TableTextNormal"/>
              <w:tabs>
                <w:tab w:val="left" w:pos="540"/>
              </w:tabs>
            </w:pPr>
          </w:p>
          <w:p w14:paraId="27FF5F4B" w14:textId="77777777" w:rsidR="00562F87" w:rsidRDefault="00A42A00">
            <w:pPr>
              <w:pStyle w:val="TableTextNormal"/>
            </w:pPr>
            <w:r>
              <w:t xml:space="preserve">The vessel is registered or enrolled under a national flag different from the port, </w:t>
            </w:r>
            <w:proofErr w:type="spellStart"/>
            <w:r>
              <w:t>harbour</w:t>
            </w:r>
            <w:proofErr w:type="spellEnd"/>
            <w:r>
              <w:t>, territorial sea, exclusive economic zone, or other administrative area in which the object that possesses this attribute applies or is located.</w:t>
            </w:r>
          </w:p>
          <w:p w14:paraId="0AF781A9" w14:textId="77777777" w:rsidR="00562F87" w:rsidRDefault="00A42A00">
            <w:pPr>
              <w:pStyle w:val="TableTextNormal"/>
              <w:tabs>
                <w:tab w:val="left" w:pos="1440"/>
              </w:tabs>
              <w:jc w:val="right"/>
            </w:pPr>
            <w:r>
              <w:rPr>
                <w:rStyle w:val="TableFieldLabel"/>
              </w:rPr>
              <w:t>[ Is static True. Containment is Not Specified. ]</w:t>
            </w:r>
          </w:p>
          <w:p w14:paraId="5435F9D3" w14:textId="77777777" w:rsidR="00562F87" w:rsidRDefault="00562F87">
            <w:pPr>
              <w:pStyle w:val="TableTextNormal"/>
              <w:tabs>
                <w:tab w:val="left" w:pos="720"/>
              </w:tabs>
            </w:pPr>
          </w:p>
        </w:tc>
      </w:tr>
    </w:tbl>
    <w:p w14:paraId="52584BED" w14:textId="77777777" w:rsidR="00562F87" w:rsidRDefault="00562F87">
      <w:pPr>
        <w:pStyle w:val="Notes"/>
      </w:pPr>
    </w:p>
    <w:p w14:paraId="2065B25E" w14:textId="77777777" w:rsidR="00562F87" w:rsidRDefault="00A42A00">
      <w:pPr>
        <w:pStyle w:val="Notes"/>
      </w:pPr>
      <w:r>
        <w:t xml:space="preserve">  </w:t>
      </w:r>
      <w:bookmarkEnd w:id="247"/>
    </w:p>
    <w:p w14:paraId="78788FDE" w14:textId="77777777" w:rsidR="00562F87" w:rsidRDefault="00562F87">
      <w:pPr>
        <w:pStyle w:val="Notes"/>
      </w:pPr>
    </w:p>
    <w:p w14:paraId="4434420B" w14:textId="77777777" w:rsidR="00562F87" w:rsidRDefault="00A42A00">
      <w:pPr>
        <w:pStyle w:val="Heading3"/>
      </w:pPr>
      <w:bookmarkStart w:id="249" w:name="BKM_47E89774_1A16_4974_A93A_B5CE22D37806"/>
      <w:bookmarkStart w:id="250" w:name="_Toc25000184"/>
      <w:proofErr w:type="spellStart"/>
      <w:r>
        <w:t>comparisonOperator</w:t>
      </w:r>
      <w:bookmarkEnd w:id="250"/>
      <w:proofErr w:type="spellEnd"/>
    </w:p>
    <w:p w14:paraId="23D6665B" w14:textId="77777777" w:rsidR="00562F87" w:rsidRDefault="00A42A00">
      <w:pPr>
        <w:pStyle w:val="Notes"/>
      </w:pPr>
      <w:r>
        <w:rPr>
          <w:rStyle w:val="Italics"/>
        </w:rPr>
        <w:t>Enumeration in package 'S-127 Domain Model'</w:t>
      </w:r>
    </w:p>
    <w:p w14:paraId="73217A09" w14:textId="77777777" w:rsidR="00562F87" w:rsidRDefault="00562F87">
      <w:pPr>
        <w:pStyle w:val="Notes"/>
        <w:tabs>
          <w:tab w:val="left" w:pos="720"/>
        </w:tabs>
      </w:pPr>
    </w:p>
    <w:p w14:paraId="6653A853" w14:textId="77777777" w:rsidR="00562F87" w:rsidRDefault="00A42A00">
      <w:pPr>
        <w:pStyle w:val="Notes"/>
      </w:pPr>
      <w:r>
        <w:t>Numerical comparison.</w:t>
      </w:r>
    </w:p>
    <w:p w14:paraId="326D5823" w14:textId="77777777" w:rsidR="00562F87" w:rsidRDefault="00A42A00">
      <w:pPr>
        <w:pStyle w:val="Notes"/>
      </w:pPr>
      <w:r>
        <w:lastRenderedPageBreak/>
        <w:t>Remarks: The definition of COMPOP provides the relation between the value given in the model and the real ship's value.</w:t>
      </w:r>
    </w:p>
    <w:p w14:paraId="27DB0458" w14:textId="77777777" w:rsidR="00562F87" w:rsidRDefault="00562F87">
      <w:pPr>
        <w:pStyle w:val="Notes"/>
      </w:pPr>
    </w:p>
    <w:p w14:paraId="18425E57" w14:textId="77777777" w:rsidR="00562F87" w:rsidRDefault="00A42A00">
      <w:pPr>
        <w:pStyle w:val="Properties"/>
      </w:pPr>
      <w:proofErr w:type="spellStart"/>
      <w:r>
        <w:t>comparisonOperator</w:t>
      </w:r>
      <w:proofErr w:type="spellEnd"/>
      <w:r>
        <w:t xml:space="preserve"> </w:t>
      </w:r>
    </w:p>
    <w:p w14:paraId="4529F630" w14:textId="77777777" w:rsidR="00562F87" w:rsidRDefault="00A42A00">
      <w:pPr>
        <w:pStyle w:val="Properties"/>
      </w:pPr>
      <w:r>
        <w:t>Version 1.0  Phase 1.0  Proposed</w:t>
      </w:r>
    </w:p>
    <w:p w14:paraId="75D66D52" w14:textId="77777777" w:rsidR="00562F87" w:rsidRDefault="00A42A00">
      <w:pPr>
        <w:pStyle w:val="Properties"/>
      </w:pPr>
      <w:proofErr w:type="spellStart"/>
      <w:r>
        <w:t>raphaelm</w:t>
      </w:r>
      <w:proofErr w:type="spellEnd"/>
      <w:r>
        <w:t xml:space="preserve"> created on 01-Jan-2018.  Last modified 20-Aug-2018</w:t>
      </w:r>
    </w:p>
    <w:p w14:paraId="3E2CD37B" w14:textId="77777777" w:rsidR="00562F87" w:rsidRDefault="00A42A00">
      <w:pPr>
        <w:pStyle w:val="Properties"/>
      </w:pPr>
      <w:r>
        <w:t>Alias COMPOP</w:t>
      </w:r>
    </w:p>
    <w:p w14:paraId="58B9F6B7"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309409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13AACEF" w14:textId="77777777" w:rsidR="00562F87" w:rsidRDefault="00A42A00">
            <w:pPr>
              <w:pStyle w:val="TableHeadingLight"/>
            </w:pPr>
            <w:r>
              <w:t>ATTRIBUTES</w:t>
            </w:r>
          </w:p>
        </w:tc>
      </w:tr>
      <w:tr w:rsidR="00562F87" w14:paraId="508FF3D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FFACC2" w14:textId="77777777" w:rsidR="00562F87" w:rsidRDefault="00562F87">
            <w:pPr>
              <w:pStyle w:val="TableTextNormal"/>
            </w:pPr>
          </w:p>
          <w:p w14:paraId="1F936878" w14:textId="77777777" w:rsidR="00562F87" w:rsidRDefault="00A42A00">
            <w:pPr>
              <w:pStyle w:val="TableTextNormal"/>
            </w:pPr>
            <w:r>
              <w:rPr>
                <w:noProof/>
                <w:sz w:val="0"/>
                <w:szCs w:val="0"/>
              </w:rPr>
              <w:drawing>
                <wp:inline distT="0" distB="0" distL="0" distR="0" wp14:anchorId="353457E3" wp14:editId="341C685F">
                  <wp:extent cx="114300" cy="1143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greater than :   Public  = 1</w:t>
            </w:r>
          </w:p>
          <w:p w14:paraId="751B7CD6" w14:textId="77777777" w:rsidR="00562F87" w:rsidRDefault="00562F87">
            <w:pPr>
              <w:pStyle w:val="TableTextNormal"/>
              <w:tabs>
                <w:tab w:val="left" w:pos="540"/>
              </w:tabs>
            </w:pPr>
          </w:p>
          <w:p w14:paraId="3A911541" w14:textId="77777777" w:rsidR="00562F87" w:rsidRDefault="00A42A00">
            <w:pPr>
              <w:pStyle w:val="TableTextNormal"/>
            </w:pPr>
            <w:r>
              <w:t xml:space="preserve">The value of the left value is greater than that of the right.(http://en.wikipedia.org/wiki/Logical_connective) </w:t>
            </w:r>
          </w:p>
          <w:p w14:paraId="6AE92DA9" w14:textId="77777777" w:rsidR="00562F87" w:rsidRDefault="00A42A00">
            <w:pPr>
              <w:pStyle w:val="TableTextNormal"/>
              <w:tabs>
                <w:tab w:val="left" w:pos="1440"/>
              </w:tabs>
              <w:jc w:val="right"/>
            </w:pPr>
            <w:r>
              <w:rPr>
                <w:rStyle w:val="TableFieldLabel"/>
              </w:rPr>
              <w:t>[ Is static True. Containment is Not Specified. ]</w:t>
            </w:r>
          </w:p>
          <w:p w14:paraId="0E899E70" w14:textId="77777777" w:rsidR="00562F87" w:rsidRDefault="00562F87">
            <w:pPr>
              <w:pStyle w:val="TableTextNormal"/>
              <w:tabs>
                <w:tab w:val="left" w:pos="720"/>
              </w:tabs>
            </w:pPr>
          </w:p>
        </w:tc>
      </w:tr>
      <w:tr w:rsidR="00562F87" w14:paraId="5DFC1A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8A9869" w14:textId="77777777" w:rsidR="00562F87" w:rsidRDefault="00562F87">
            <w:pPr>
              <w:pStyle w:val="TableTextNormal"/>
            </w:pPr>
          </w:p>
          <w:p w14:paraId="0905C00D" w14:textId="77777777" w:rsidR="00562F87" w:rsidRDefault="00A42A00">
            <w:pPr>
              <w:pStyle w:val="TableTextNormal"/>
            </w:pPr>
            <w:r>
              <w:rPr>
                <w:noProof/>
                <w:sz w:val="0"/>
                <w:szCs w:val="0"/>
              </w:rPr>
              <w:drawing>
                <wp:inline distT="0" distB="0" distL="0" distR="0" wp14:anchorId="40DCD43C" wp14:editId="72C6E5D3">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greater than or equal to :   Public  = 2</w:t>
            </w:r>
          </w:p>
          <w:p w14:paraId="3CA56646" w14:textId="77777777" w:rsidR="00562F87" w:rsidRDefault="00562F87">
            <w:pPr>
              <w:pStyle w:val="TableTextNormal"/>
              <w:tabs>
                <w:tab w:val="left" w:pos="540"/>
              </w:tabs>
            </w:pPr>
          </w:p>
          <w:p w14:paraId="30516412" w14:textId="77777777" w:rsidR="00562F87" w:rsidRDefault="00A42A00">
            <w:pPr>
              <w:pStyle w:val="TableTextNormal"/>
            </w:pPr>
            <w:r>
              <w:t xml:space="preserve">The value of the left expression is greater than or equal to that of the right. (http://en.wikipedia.org/wiki/Logical_connective) </w:t>
            </w:r>
          </w:p>
          <w:p w14:paraId="3D78DBCF" w14:textId="77777777" w:rsidR="00562F87" w:rsidRDefault="00A42A00">
            <w:pPr>
              <w:pStyle w:val="TableTextNormal"/>
              <w:tabs>
                <w:tab w:val="left" w:pos="1440"/>
              </w:tabs>
              <w:jc w:val="right"/>
            </w:pPr>
            <w:r>
              <w:rPr>
                <w:rStyle w:val="TableFieldLabel"/>
              </w:rPr>
              <w:t>[ Is static True. Containment is Not Specified. ]</w:t>
            </w:r>
          </w:p>
          <w:p w14:paraId="609562CC" w14:textId="77777777" w:rsidR="00562F87" w:rsidRDefault="00562F87">
            <w:pPr>
              <w:pStyle w:val="TableTextNormal"/>
              <w:tabs>
                <w:tab w:val="left" w:pos="720"/>
              </w:tabs>
            </w:pPr>
          </w:p>
        </w:tc>
      </w:tr>
      <w:tr w:rsidR="00562F87" w14:paraId="71EBA2E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994921" w14:textId="77777777" w:rsidR="00562F87" w:rsidRDefault="00562F87">
            <w:pPr>
              <w:pStyle w:val="TableTextNormal"/>
            </w:pPr>
          </w:p>
          <w:p w14:paraId="32973362" w14:textId="77777777" w:rsidR="00562F87" w:rsidRDefault="00A42A00">
            <w:pPr>
              <w:pStyle w:val="TableTextNormal"/>
            </w:pPr>
            <w:r>
              <w:rPr>
                <w:noProof/>
                <w:sz w:val="0"/>
                <w:szCs w:val="0"/>
              </w:rPr>
              <w:drawing>
                <wp:inline distT="0" distB="0" distL="0" distR="0" wp14:anchorId="536BBC4C" wp14:editId="67239822">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less than :   Public  = 3</w:t>
            </w:r>
          </w:p>
          <w:p w14:paraId="6D9AF983" w14:textId="77777777" w:rsidR="00562F87" w:rsidRDefault="00562F87">
            <w:pPr>
              <w:pStyle w:val="TableTextNormal"/>
              <w:tabs>
                <w:tab w:val="left" w:pos="540"/>
              </w:tabs>
            </w:pPr>
          </w:p>
          <w:p w14:paraId="6D62F84B" w14:textId="77777777" w:rsidR="00562F87" w:rsidRDefault="00A42A00">
            <w:pPr>
              <w:pStyle w:val="TableTextNormal"/>
            </w:pPr>
            <w:r>
              <w:t xml:space="preserve">The value of the left expression is less than that of the right. (http://en.wikipedia.org/wiki/Logical_connective) </w:t>
            </w:r>
          </w:p>
          <w:p w14:paraId="08DC500F" w14:textId="77777777" w:rsidR="00562F87" w:rsidRDefault="00A42A00">
            <w:pPr>
              <w:pStyle w:val="TableTextNormal"/>
              <w:tabs>
                <w:tab w:val="left" w:pos="1440"/>
              </w:tabs>
              <w:jc w:val="right"/>
            </w:pPr>
            <w:r>
              <w:rPr>
                <w:rStyle w:val="TableFieldLabel"/>
              </w:rPr>
              <w:t>[ Is static True. Containment is Not Specified. ]</w:t>
            </w:r>
          </w:p>
          <w:p w14:paraId="06F7F7D7" w14:textId="77777777" w:rsidR="00562F87" w:rsidRDefault="00562F87">
            <w:pPr>
              <w:pStyle w:val="TableTextNormal"/>
              <w:tabs>
                <w:tab w:val="left" w:pos="720"/>
              </w:tabs>
            </w:pPr>
          </w:p>
        </w:tc>
      </w:tr>
      <w:tr w:rsidR="00562F87" w14:paraId="0333D3A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7D59A22" w14:textId="77777777" w:rsidR="00562F87" w:rsidRDefault="00562F87">
            <w:pPr>
              <w:pStyle w:val="TableTextNormal"/>
            </w:pPr>
          </w:p>
          <w:p w14:paraId="5887144B" w14:textId="77777777" w:rsidR="00562F87" w:rsidRDefault="00A42A00">
            <w:pPr>
              <w:pStyle w:val="TableTextNormal"/>
            </w:pPr>
            <w:r>
              <w:rPr>
                <w:noProof/>
                <w:sz w:val="0"/>
                <w:szCs w:val="0"/>
              </w:rPr>
              <w:drawing>
                <wp:inline distT="0" distB="0" distL="0" distR="0" wp14:anchorId="5B90391A" wp14:editId="46EB71BD">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less than or equal to :   Public  = 4</w:t>
            </w:r>
          </w:p>
          <w:p w14:paraId="51226A85" w14:textId="77777777" w:rsidR="00562F87" w:rsidRDefault="00562F87">
            <w:pPr>
              <w:pStyle w:val="TableTextNormal"/>
              <w:tabs>
                <w:tab w:val="left" w:pos="540"/>
              </w:tabs>
            </w:pPr>
          </w:p>
          <w:p w14:paraId="305D5206" w14:textId="77777777" w:rsidR="00562F87" w:rsidRDefault="00A42A00">
            <w:pPr>
              <w:pStyle w:val="TableTextNormal"/>
            </w:pPr>
            <w:r>
              <w:t xml:space="preserve">The value of the left expression is less than or equal to that of the right. (http://en.wikipedia.org/wiki/Logical_connective) </w:t>
            </w:r>
          </w:p>
          <w:p w14:paraId="072084A1" w14:textId="77777777" w:rsidR="00562F87" w:rsidRDefault="00A42A00">
            <w:pPr>
              <w:pStyle w:val="TableTextNormal"/>
              <w:tabs>
                <w:tab w:val="left" w:pos="1440"/>
              </w:tabs>
              <w:jc w:val="right"/>
            </w:pPr>
            <w:r>
              <w:rPr>
                <w:rStyle w:val="TableFieldLabel"/>
              </w:rPr>
              <w:t>[ Is static True. Containment is Not Specified. ]</w:t>
            </w:r>
          </w:p>
          <w:p w14:paraId="058CBCCE" w14:textId="77777777" w:rsidR="00562F87" w:rsidRDefault="00562F87">
            <w:pPr>
              <w:pStyle w:val="TableTextNormal"/>
              <w:tabs>
                <w:tab w:val="left" w:pos="720"/>
              </w:tabs>
            </w:pPr>
          </w:p>
        </w:tc>
      </w:tr>
      <w:tr w:rsidR="00562F87" w14:paraId="66FC755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4C4718" w14:textId="77777777" w:rsidR="00562F87" w:rsidRDefault="00562F87">
            <w:pPr>
              <w:pStyle w:val="TableTextNormal"/>
            </w:pPr>
          </w:p>
          <w:p w14:paraId="67506D36" w14:textId="77777777" w:rsidR="00562F87" w:rsidRDefault="00A42A00">
            <w:pPr>
              <w:pStyle w:val="TableTextNormal"/>
            </w:pPr>
            <w:r>
              <w:rPr>
                <w:noProof/>
                <w:sz w:val="0"/>
                <w:szCs w:val="0"/>
              </w:rPr>
              <w:drawing>
                <wp:inline distT="0" distB="0" distL="0" distR="0" wp14:anchorId="51772A96" wp14:editId="63A9AEE8">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equal to :   Public  = 5</w:t>
            </w:r>
          </w:p>
          <w:p w14:paraId="137AAD60" w14:textId="77777777" w:rsidR="00562F87" w:rsidRDefault="00562F87">
            <w:pPr>
              <w:pStyle w:val="TableTextNormal"/>
              <w:tabs>
                <w:tab w:val="left" w:pos="540"/>
              </w:tabs>
            </w:pPr>
          </w:p>
          <w:p w14:paraId="6459FFE8" w14:textId="77777777" w:rsidR="00562F87" w:rsidRDefault="00A42A00">
            <w:pPr>
              <w:pStyle w:val="TableTextNormal"/>
            </w:pPr>
            <w:r>
              <w:t xml:space="preserve">The two values are equivalent. (adapted http://en.wikipedia.org/wiki/Logical_connective) </w:t>
            </w:r>
          </w:p>
          <w:p w14:paraId="6BBB64C9" w14:textId="77777777" w:rsidR="00562F87" w:rsidRDefault="00A42A00">
            <w:pPr>
              <w:pStyle w:val="TableTextNormal"/>
              <w:tabs>
                <w:tab w:val="left" w:pos="1440"/>
              </w:tabs>
              <w:jc w:val="right"/>
            </w:pPr>
            <w:r>
              <w:rPr>
                <w:rStyle w:val="TableFieldLabel"/>
              </w:rPr>
              <w:t>[ Is static True. Containment is Not Specified. ]</w:t>
            </w:r>
          </w:p>
          <w:p w14:paraId="0F165661" w14:textId="77777777" w:rsidR="00562F87" w:rsidRDefault="00562F87">
            <w:pPr>
              <w:pStyle w:val="TableTextNormal"/>
              <w:tabs>
                <w:tab w:val="left" w:pos="720"/>
              </w:tabs>
            </w:pPr>
          </w:p>
        </w:tc>
      </w:tr>
      <w:tr w:rsidR="00562F87" w14:paraId="4B3CEC5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2D9976" w14:textId="77777777" w:rsidR="00562F87" w:rsidRDefault="00562F87">
            <w:pPr>
              <w:pStyle w:val="TableTextNormal"/>
            </w:pPr>
          </w:p>
          <w:p w14:paraId="3665396E" w14:textId="77777777" w:rsidR="00562F87" w:rsidRDefault="00A42A00">
            <w:pPr>
              <w:pStyle w:val="TableTextNormal"/>
            </w:pPr>
            <w:r>
              <w:rPr>
                <w:noProof/>
                <w:sz w:val="0"/>
                <w:szCs w:val="0"/>
              </w:rPr>
              <w:drawing>
                <wp:inline distT="0" distB="0" distL="0" distR="0" wp14:anchorId="7FA7E221" wp14:editId="669B02BF">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not equal to :   Public  = 6</w:t>
            </w:r>
          </w:p>
          <w:p w14:paraId="64590AA6" w14:textId="77777777" w:rsidR="00562F87" w:rsidRDefault="00562F87">
            <w:pPr>
              <w:pStyle w:val="TableTextNormal"/>
              <w:tabs>
                <w:tab w:val="left" w:pos="540"/>
              </w:tabs>
            </w:pPr>
          </w:p>
          <w:p w14:paraId="46FA6C67" w14:textId="77777777" w:rsidR="00562F87" w:rsidRDefault="00A42A00">
            <w:pPr>
              <w:pStyle w:val="TableTextNormal"/>
            </w:pPr>
            <w:r>
              <w:t xml:space="preserve">The two values are not equivalent. (adapted http://en.wikipedia.org/wiki/Logical_connective) </w:t>
            </w:r>
          </w:p>
          <w:p w14:paraId="101D8D0E" w14:textId="77777777" w:rsidR="00562F87" w:rsidRDefault="00A42A00">
            <w:pPr>
              <w:pStyle w:val="TableTextNormal"/>
              <w:tabs>
                <w:tab w:val="left" w:pos="1440"/>
              </w:tabs>
              <w:jc w:val="right"/>
            </w:pPr>
            <w:r>
              <w:rPr>
                <w:rStyle w:val="TableFieldLabel"/>
              </w:rPr>
              <w:t>[ Is static True. Containment is Not Specified. ]</w:t>
            </w:r>
          </w:p>
          <w:p w14:paraId="58B8F933" w14:textId="77777777" w:rsidR="00562F87" w:rsidRDefault="00562F87">
            <w:pPr>
              <w:pStyle w:val="TableTextNormal"/>
              <w:tabs>
                <w:tab w:val="left" w:pos="720"/>
              </w:tabs>
            </w:pPr>
          </w:p>
        </w:tc>
      </w:tr>
    </w:tbl>
    <w:p w14:paraId="7B42FAF9" w14:textId="77777777" w:rsidR="00562F87" w:rsidRDefault="00562F87">
      <w:pPr>
        <w:pStyle w:val="Notes"/>
      </w:pPr>
    </w:p>
    <w:p w14:paraId="53A325F5" w14:textId="77777777" w:rsidR="00562F87" w:rsidRDefault="00A42A00">
      <w:pPr>
        <w:pStyle w:val="Notes"/>
      </w:pPr>
      <w:r>
        <w:t xml:space="preserve">  </w:t>
      </w:r>
      <w:bookmarkEnd w:id="249"/>
    </w:p>
    <w:p w14:paraId="34F3F974" w14:textId="77777777" w:rsidR="00562F87" w:rsidRDefault="00562F87">
      <w:pPr>
        <w:pStyle w:val="Notes"/>
      </w:pPr>
    </w:p>
    <w:p w14:paraId="0EB59BA1" w14:textId="77777777" w:rsidR="00562F87" w:rsidRDefault="00A42A00">
      <w:pPr>
        <w:pStyle w:val="Heading3"/>
      </w:pPr>
      <w:bookmarkStart w:id="251" w:name="BKM_A5E4E1B8_74B5_4AEF_B9BD_7627CA068C41"/>
      <w:bookmarkStart w:id="252" w:name="_Toc25000185"/>
      <w:r>
        <w:t>condition</w:t>
      </w:r>
      <w:bookmarkEnd w:id="252"/>
    </w:p>
    <w:p w14:paraId="682023B6" w14:textId="77777777" w:rsidR="00562F87" w:rsidRDefault="00A42A00">
      <w:pPr>
        <w:pStyle w:val="Notes"/>
      </w:pPr>
      <w:r>
        <w:rPr>
          <w:rStyle w:val="Italics"/>
        </w:rPr>
        <w:t>Enumeration in package 'S-127 Domain Model'</w:t>
      </w:r>
    </w:p>
    <w:p w14:paraId="3406EE1C" w14:textId="77777777" w:rsidR="00562F87" w:rsidRDefault="00562F87">
      <w:pPr>
        <w:pStyle w:val="Notes"/>
        <w:tabs>
          <w:tab w:val="left" w:pos="720"/>
        </w:tabs>
      </w:pPr>
    </w:p>
    <w:p w14:paraId="08E97EB8" w14:textId="77777777" w:rsidR="00562F87" w:rsidRDefault="00A42A00">
      <w:pPr>
        <w:pStyle w:val="Notes"/>
      </w:pPr>
      <w:r>
        <w:t>The various conditions of buildings and other constructions.</w:t>
      </w:r>
    </w:p>
    <w:p w14:paraId="00AF0475" w14:textId="77777777" w:rsidR="00562F87" w:rsidRDefault="00562F87">
      <w:pPr>
        <w:pStyle w:val="Notes"/>
      </w:pPr>
    </w:p>
    <w:p w14:paraId="554AA50A" w14:textId="77777777" w:rsidR="00562F87" w:rsidRDefault="00A42A00">
      <w:pPr>
        <w:pStyle w:val="Properties"/>
      </w:pPr>
      <w:r>
        <w:t xml:space="preserve">condition </w:t>
      </w:r>
    </w:p>
    <w:p w14:paraId="2BAA54BD" w14:textId="77777777" w:rsidR="00562F87" w:rsidRDefault="00A42A00">
      <w:pPr>
        <w:pStyle w:val="Properties"/>
      </w:pPr>
      <w:r>
        <w:t>Version 1.0  Phase 1.0  Proposed</w:t>
      </w:r>
    </w:p>
    <w:p w14:paraId="4081AF60" w14:textId="77777777" w:rsidR="00562F87" w:rsidRDefault="00A42A00">
      <w:pPr>
        <w:pStyle w:val="Properties"/>
      </w:pPr>
      <w:proofErr w:type="spellStart"/>
      <w:r>
        <w:t>raphaelm</w:t>
      </w:r>
      <w:proofErr w:type="spellEnd"/>
      <w:r>
        <w:t xml:space="preserve"> created on 22-Aug-2018.  Last modified 22-Aug-2018</w:t>
      </w:r>
    </w:p>
    <w:p w14:paraId="4A31D21D"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2A0FB0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4566D03" w14:textId="77777777" w:rsidR="00562F87" w:rsidRDefault="00A42A00">
            <w:pPr>
              <w:pStyle w:val="TableHeadingLight"/>
            </w:pPr>
            <w:r>
              <w:t>ATTRIBUTES</w:t>
            </w:r>
          </w:p>
        </w:tc>
      </w:tr>
      <w:tr w:rsidR="00562F87" w14:paraId="6770B86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4CC48BC" w14:textId="77777777" w:rsidR="00562F87" w:rsidRDefault="00562F87">
            <w:pPr>
              <w:pStyle w:val="TableTextNormal"/>
            </w:pPr>
          </w:p>
          <w:p w14:paraId="0C0F4FC8" w14:textId="77777777" w:rsidR="00562F87" w:rsidRDefault="00A42A00">
            <w:pPr>
              <w:pStyle w:val="TableTextNormal"/>
            </w:pPr>
            <w:r>
              <w:rPr>
                <w:noProof/>
                <w:sz w:val="0"/>
                <w:szCs w:val="0"/>
              </w:rPr>
              <w:drawing>
                <wp:inline distT="0" distB="0" distL="0" distR="0" wp14:anchorId="63C555D7" wp14:editId="247B0DFF">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under construction :   Public  = 1</w:t>
            </w:r>
          </w:p>
          <w:p w14:paraId="42746C52" w14:textId="77777777" w:rsidR="00562F87" w:rsidRDefault="00562F87">
            <w:pPr>
              <w:pStyle w:val="TableTextNormal"/>
              <w:tabs>
                <w:tab w:val="left" w:pos="540"/>
              </w:tabs>
            </w:pPr>
          </w:p>
          <w:p w14:paraId="076C5644" w14:textId="77777777" w:rsidR="00562F87" w:rsidRDefault="00A42A00">
            <w:pPr>
              <w:pStyle w:val="TableTextNormal"/>
            </w:pPr>
            <w:r>
              <w:t>a structure that is in the process of being built.</w:t>
            </w:r>
          </w:p>
          <w:p w14:paraId="62362553"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242CAF3" w14:textId="77777777" w:rsidR="00562F87" w:rsidRDefault="00562F87">
            <w:pPr>
              <w:pStyle w:val="TableTextNormal"/>
              <w:tabs>
                <w:tab w:val="left" w:pos="720"/>
              </w:tabs>
            </w:pPr>
          </w:p>
        </w:tc>
      </w:tr>
      <w:tr w:rsidR="00562F87" w14:paraId="0161E11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5EFF03" w14:textId="77777777" w:rsidR="00562F87" w:rsidRDefault="00562F87">
            <w:pPr>
              <w:pStyle w:val="TableTextNormal"/>
            </w:pPr>
          </w:p>
          <w:p w14:paraId="596A0DC0" w14:textId="77777777" w:rsidR="00562F87" w:rsidRDefault="00A42A00">
            <w:pPr>
              <w:pStyle w:val="TableTextNormal"/>
            </w:pPr>
            <w:r>
              <w:rPr>
                <w:noProof/>
                <w:sz w:val="0"/>
                <w:szCs w:val="0"/>
              </w:rPr>
              <w:lastRenderedPageBreak/>
              <w:drawing>
                <wp:inline distT="0" distB="0" distL="0" distR="0" wp14:anchorId="1FD4B0E7" wp14:editId="3D934969">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under reclamation :   Public  = 3</w:t>
            </w:r>
          </w:p>
          <w:p w14:paraId="549E5BA9" w14:textId="77777777" w:rsidR="00562F87" w:rsidRDefault="00562F87">
            <w:pPr>
              <w:pStyle w:val="TableTextNormal"/>
              <w:tabs>
                <w:tab w:val="left" w:pos="540"/>
              </w:tabs>
            </w:pPr>
          </w:p>
          <w:p w14:paraId="5A2F4539" w14:textId="77777777" w:rsidR="00562F87" w:rsidRDefault="00A42A00">
            <w:pPr>
              <w:pStyle w:val="TableTextNormal"/>
            </w:pPr>
            <w:r>
              <w:t>an area of the sea that is being reclaimed as land, usually by the dumping of earth and other material.</w:t>
            </w:r>
          </w:p>
          <w:p w14:paraId="627F8BF3"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228C6DD" w14:textId="77777777" w:rsidR="00562F87" w:rsidRDefault="00562F87">
            <w:pPr>
              <w:pStyle w:val="TableTextNormal"/>
              <w:tabs>
                <w:tab w:val="left" w:pos="720"/>
              </w:tabs>
            </w:pPr>
          </w:p>
        </w:tc>
      </w:tr>
      <w:tr w:rsidR="00562F87" w14:paraId="31543F4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0593F7" w14:textId="77777777" w:rsidR="00562F87" w:rsidRDefault="00562F87">
            <w:pPr>
              <w:pStyle w:val="TableTextNormal"/>
            </w:pPr>
          </w:p>
          <w:p w14:paraId="280A2554" w14:textId="77777777" w:rsidR="00562F87" w:rsidRDefault="00A42A00">
            <w:pPr>
              <w:pStyle w:val="TableTextNormal"/>
            </w:pPr>
            <w:r>
              <w:rPr>
                <w:noProof/>
                <w:sz w:val="0"/>
                <w:szCs w:val="0"/>
              </w:rPr>
              <w:drawing>
                <wp:inline distT="0" distB="0" distL="0" distR="0" wp14:anchorId="56742386" wp14:editId="4083B87A">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planned construction :   Public  = 5</w:t>
            </w:r>
          </w:p>
          <w:p w14:paraId="2846C825" w14:textId="77777777" w:rsidR="00562F87" w:rsidRDefault="00562F87">
            <w:pPr>
              <w:pStyle w:val="TableTextNormal"/>
              <w:tabs>
                <w:tab w:val="left" w:pos="540"/>
              </w:tabs>
            </w:pPr>
          </w:p>
          <w:p w14:paraId="3E78ED40" w14:textId="77777777" w:rsidR="00562F87" w:rsidRDefault="00A42A00">
            <w:pPr>
              <w:pStyle w:val="TableTextNormal"/>
            </w:pPr>
            <w:r>
              <w:t>an area where a future construction is planned.</w:t>
            </w:r>
          </w:p>
          <w:p w14:paraId="40327C1D"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BD04E2F" w14:textId="77777777" w:rsidR="00562F87" w:rsidRDefault="00562F87">
            <w:pPr>
              <w:pStyle w:val="TableTextNormal"/>
              <w:tabs>
                <w:tab w:val="left" w:pos="720"/>
              </w:tabs>
            </w:pPr>
          </w:p>
        </w:tc>
      </w:tr>
    </w:tbl>
    <w:p w14:paraId="080BAD42" w14:textId="77777777" w:rsidR="00562F87" w:rsidRDefault="00562F87">
      <w:pPr>
        <w:pStyle w:val="Notes"/>
      </w:pPr>
    </w:p>
    <w:p w14:paraId="43026E21" w14:textId="77777777" w:rsidR="00562F87" w:rsidRDefault="00A42A00">
      <w:pPr>
        <w:pStyle w:val="Notes"/>
      </w:pPr>
      <w:r>
        <w:t xml:space="preserve">  </w:t>
      </w:r>
      <w:bookmarkEnd w:id="251"/>
    </w:p>
    <w:p w14:paraId="4F47C7D2" w14:textId="77777777" w:rsidR="00562F87" w:rsidRDefault="00562F87">
      <w:pPr>
        <w:pStyle w:val="Notes"/>
      </w:pPr>
    </w:p>
    <w:p w14:paraId="0FC9A958" w14:textId="77777777" w:rsidR="00562F87" w:rsidRDefault="00A42A00">
      <w:pPr>
        <w:pStyle w:val="Heading3"/>
      </w:pPr>
      <w:bookmarkStart w:id="253" w:name="BKM_A3360024_D91B_46CF_B0E6_1A788C031769"/>
      <w:bookmarkStart w:id="254" w:name="_Toc25000186"/>
      <w:proofErr w:type="spellStart"/>
      <w:r>
        <w:t>dayOfWeek</w:t>
      </w:r>
      <w:bookmarkEnd w:id="254"/>
      <w:proofErr w:type="spellEnd"/>
    </w:p>
    <w:p w14:paraId="46725794" w14:textId="77777777" w:rsidR="00562F87" w:rsidRDefault="00A42A00">
      <w:pPr>
        <w:pStyle w:val="Notes"/>
      </w:pPr>
      <w:r>
        <w:rPr>
          <w:rStyle w:val="Italics"/>
        </w:rPr>
        <w:t>Enumeration in package 'S-127 Domain Model'</w:t>
      </w:r>
    </w:p>
    <w:p w14:paraId="2B96B4F7" w14:textId="77777777" w:rsidR="00562F87" w:rsidRDefault="00562F87">
      <w:pPr>
        <w:pStyle w:val="Notes"/>
        <w:tabs>
          <w:tab w:val="left" w:pos="720"/>
        </w:tabs>
      </w:pPr>
    </w:p>
    <w:p w14:paraId="4FA9264C" w14:textId="77777777" w:rsidR="00562F87" w:rsidRDefault="00A42A00">
      <w:pPr>
        <w:pStyle w:val="Notes"/>
      </w:pPr>
      <w:r>
        <w:t>Days of the week.</w:t>
      </w:r>
    </w:p>
    <w:p w14:paraId="272EFECA" w14:textId="77777777" w:rsidR="00562F87" w:rsidRDefault="00562F87">
      <w:pPr>
        <w:pStyle w:val="Notes"/>
      </w:pPr>
    </w:p>
    <w:p w14:paraId="50F1424E" w14:textId="77777777" w:rsidR="00562F87" w:rsidRDefault="00A42A00">
      <w:pPr>
        <w:pStyle w:val="Properties"/>
      </w:pPr>
      <w:proofErr w:type="spellStart"/>
      <w:r>
        <w:t>dayOfWeek</w:t>
      </w:r>
      <w:proofErr w:type="spellEnd"/>
      <w:r>
        <w:t xml:space="preserve"> </w:t>
      </w:r>
    </w:p>
    <w:p w14:paraId="528989A5" w14:textId="77777777" w:rsidR="00562F87" w:rsidRDefault="00A42A00">
      <w:pPr>
        <w:pStyle w:val="Properties"/>
      </w:pPr>
      <w:r>
        <w:t>Version 1.0  Phase 1.0  Proposed</w:t>
      </w:r>
    </w:p>
    <w:p w14:paraId="01725A95" w14:textId="77777777" w:rsidR="00562F87" w:rsidRDefault="00A42A00">
      <w:pPr>
        <w:pStyle w:val="Properties"/>
      </w:pPr>
      <w:proofErr w:type="spellStart"/>
      <w:r>
        <w:t>raphaelm</w:t>
      </w:r>
      <w:proofErr w:type="spellEnd"/>
      <w:r>
        <w:t xml:space="preserve"> created on 01-Jan-2018.  Last modified 22-Aug-2018</w:t>
      </w:r>
    </w:p>
    <w:p w14:paraId="1B09BF3A" w14:textId="77777777" w:rsidR="00562F87" w:rsidRDefault="00A42A00">
      <w:pPr>
        <w:pStyle w:val="Properties"/>
      </w:pPr>
      <w:r>
        <w:t>Alias DYOFWK</w:t>
      </w:r>
    </w:p>
    <w:p w14:paraId="5FF9D74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E34AEF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EC4C7E1" w14:textId="77777777" w:rsidR="00562F87" w:rsidRDefault="00A42A00">
            <w:pPr>
              <w:pStyle w:val="TableHeadingLight"/>
            </w:pPr>
            <w:r>
              <w:t>ATTRIBUTES</w:t>
            </w:r>
          </w:p>
        </w:tc>
      </w:tr>
      <w:tr w:rsidR="00562F87" w14:paraId="3E9A672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285A33" w14:textId="77777777" w:rsidR="00562F87" w:rsidRDefault="00562F87">
            <w:pPr>
              <w:pStyle w:val="TableTextNormal"/>
            </w:pPr>
          </w:p>
          <w:p w14:paraId="451919AA" w14:textId="77777777" w:rsidR="00562F87" w:rsidRDefault="00A42A00">
            <w:pPr>
              <w:pStyle w:val="TableTextNormal"/>
            </w:pPr>
            <w:r>
              <w:rPr>
                <w:noProof/>
                <w:sz w:val="0"/>
                <w:szCs w:val="0"/>
              </w:rPr>
              <w:drawing>
                <wp:inline distT="0" distB="0" distL="0" distR="0" wp14:anchorId="1848F046" wp14:editId="413659A3">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Sunday :   Public  = 1</w:t>
            </w:r>
          </w:p>
          <w:p w14:paraId="6EFA5F01" w14:textId="77777777" w:rsidR="00562F87" w:rsidRDefault="00562F87">
            <w:pPr>
              <w:pStyle w:val="TableTextNormal"/>
              <w:tabs>
                <w:tab w:val="left" w:pos="540"/>
              </w:tabs>
            </w:pPr>
          </w:p>
          <w:p w14:paraId="161B97CF" w14:textId="77777777" w:rsidR="00562F87" w:rsidRDefault="00A42A00">
            <w:pPr>
              <w:pStyle w:val="TableTextNormal"/>
            </w:pPr>
            <w:r>
              <w:t>The first day of the week.</w:t>
            </w:r>
          </w:p>
          <w:p w14:paraId="3B9BB026" w14:textId="77777777" w:rsidR="00562F87" w:rsidRDefault="00A42A00">
            <w:pPr>
              <w:pStyle w:val="TableTextNormal"/>
              <w:tabs>
                <w:tab w:val="left" w:pos="1440"/>
              </w:tabs>
              <w:jc w:val="right"/>
            </w:pPr>
            <w:r>
              <w:rPr>
                <w:rStyle w:val="TableFieldLabel"/>
              </w:rPr>
              <w:t>[ Is static True. Containment is Not Specified. ]</w:t>
            </w:r>
          </w:p>
          <w:p w14:paraId="5EC17460" w14:textId="77777777" w:rsidR="00562F87" w:rsidRDefault="00562F87">
            <w:pPr>
              <w:pStyle w:val="TableTextNormal"/>
              <w:tabs>
                <w:tab w:val="left" w:pos="720"/>
              </w:tabs>
            </w:pPr>
          </w:p>
        </w:tc>
      </w:tr>
      <w:tr w:rsidR="00562F87" w14:paraId="0236AC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4745308" w14:textId="77777777" w:rsidR="00562F87" w:rsidRDefault="00562F87">
            <w:pPr>
              <w:pStyle w:val="TableTextNormal"/>
            </w:pPr>
          </w:p>
          <w:p w14:paraId="3DA22A28" w14:textId="77777777" w:rsidR="00562F87" w:rsidRDefault="00A42A00">
            <w:pPr>
              <w:pStyle w:val="TableTextNormal"/>
            </w:pPr>
            <w:r>
              <w:rPr>
                <w:noProof/>
                <w:sz w:val="0"/>
                <w:szCs w:val="0"/>
              </w:rPr>
              <w:drawing>
                <wp:inline distT="0" distB="0" distL="0" distR="0" wp14:anchorId="5D19A27F" wp14:editId="3B7BCBA3">
                  <wp:extent cx="114300" cy="11430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Monday :   Public  = 2</w:t>
            </w:r>
          </w:p>
          <w:p w14:paraId="1138089E" w14:textId="77777777" w:rsidR="00562F87" w:rsidRDefault="00562F87">
            <w:pPr>
              <w:pStyle w:val="TableTextNormal"/>
              <w:tabs>
                <w:tab w:val="left" w:pos="540"/>
              </w:tabs>
            </w:pPr>
          </w:p>
          <w:p w14:paraId="2DAF3ED6" w14:textId="77777777" w:rsidR="00562F87" w:rsidRDefault="00A42A00">
            <w:pPr>
              <w:pStyle w:val="TableTextNormal"/>
            </w:pPr>
            <w:r>
              <w:t>The second day of the week.</w:t>
            </w:r>
          </w:p>
          <w:p w14:paraId="370A5C61" w14:textId="77777777" w:rsidR="00562F87" w:rsidRDefault="00A42A00">
            <w:pPr>
              <w:pStyle w:val="TableTextNormal"/>
              <w:tabs>
                <w:tab w:val="left" w:pos="1440"/>
              </w:tabs>
              <w:jc w:val="right"/>
            </w:pPr>
            <w:r>
              <w:rPr>
                <w:rStyle w:val="TableFieldLabel"/>
              </w:rPr>
              <w:t>[ Is static True. Containment is Not Specified. ]</w:t>
            </w:r>
          </w:p>
          <w:p w14:paraId="2386B767" w14:textId="77777777" w:rsidR="00562F87" w:rsidRDefault="00562F87">
            <w:pPr>
              <w:pStyle w:val="TableTextNormal"/>
              <w:tabs>
                <w:tab w:val="left" w:pos="720"/>
              </w:tabs>
            </w:pPr>
          </w:p>
        </w:tc>
      </w:tr>
      <w:tr w:rsidR="00562F87" w14:paraId="6AEC2F1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903222" w14:textId="77777777" w:rsidR="00562F87" w:rsidRDefault="00562F87">
            <w:pPr>
              <w:pStyle w:val="TableTextNormal"/>
            </w:pPr>
          </w:p>
          <w:p w14:paraId="64DFE6EB" w14:textId="77777777" w:rsidR="00562F87" w:rsidRDefault="00A42A00">
            <w:pPr>
              <w:pStyle w:val="TableTextNormal"/>
            </w:pPr>
            <w:r>
              <w:rPr>
                <w:noProof/>
                <w:sz w:val="0"/>
                <w:szCs w:val="0"/>
              </w:rPr>
              <w:drawing>
                <wp:inline distT="0" distB="0" distL="0" distR="0" wp14:anchorId="173FFC77" wp14:editId="0CC52951">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Tuesday :   Public  = 3</w:t>
            </w:r>
          </w:p>
          <w:p w14:paraId="7CAAA86A" w14:textId="77777777" w:rsidR="00562F87" w:rsidRDefault="00562F87">
            <w:pPr>
              <w:pStyle w:val="TableTextNormal"/>
              <w:tabs>
                <w:tab w:val="left" w:pos="540"/>
              </w:tabs>
            </w:pPr>
          </w:p>
          <w:p w14:paraId="3A0BE05F" w14:textId="77777777" w:rsidR="00562F87" w:rsidRDefault="00A42A00">
            <w:pPr>
              <w:pStyle w:val="TableTextNormal"/>
            </w:pPr>
            <w:r>
              <w:t>The third day of the week.</w:t>
            </w:r>
          </w:p>
          <w:p w14:paraId="74AB6BB5" w14:textId="77777777" w:rsidR="00562F87" w:rsidRDefault="00A42A00">
            <w:pPr>
              <w:pStyle w:val="TableTextNormal"/>
              <w:tabs>
                <w:tab w:val="left" w:pos="1440"/>
              </w:tabs>
              <w:jc w:val="right"/>
            </w:pPr>
            <w:r>
              <w:rPr>
                <w:rStyle w:val="TableFieldLabel"/>
              </w:rPr>
              <w:t>[ Is static True. Containment is Not Specified. ]</w:t>
            </w:r>
          </w:p>
          <w:p w14:paraId="6F4FFEBB" w14:textId="77777777" w:rsidR="00562F87" w:rsidRDefault="00562F87">
            <w:pPr>
              <w:pStyle w:val="TableTextNormal"/>
              <w:tabs>
                <w:tab w:val="left" w:pos="720"/>
              </w:tabs>
            </w:pPr>
          </w:p>
        </w:tc>
      </w:tr>
      <w:tr w:rsidR="00562F87" w14:paraId="2B8E546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D65EA5" w14:textId="77777777" w:rsidR="00562F87" w:rsidRDefault="00562F87">
            <w:pPr>
              <w:pStyle w:val="TableTextNormal"/>
            </w:pPr>
          </w:p>
          <w:p w14:paraId="17F98DBA" w14:textId="77777777" w:rsidR="00562F87" w:rsidRDefault="00A42A00">
            <w:pPr>
              <w:pStyle w:val="TableTextNormal"/>
            </w:pPr>
            <w:r>
              <w:rPr>
                <w:noProof/>
                <w:sz w:val="0"/>
                <w:szCs w:val="0"/>
              </w:rPr>
              <w:drawing>
                <wp:inline distT="0" distB="0" distL="0" distR="0" wp14:anchorId="02CEB1DD" wp14:editId="4E8A2FEB">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Wednesday :   Public  = 4</w:t>
            </w:r>
          </w:p>
          <w:p w14:paraId="5BBECB5F" w14:textId="77777777" w:rsidR="00562F87" w:rsidRDefault="00562F87">
            <w:pPr>
              <w:pStyle w:val="TableTextNormal"/>
              <w:tabs>
                <w:tab w:val="left" w:pos="540"/>
              </w:tabs>
            </w:pPr>
          </w:p>
          <w:p w14:paraId="418CF233" w14:textId="77777777" w:rsidR="00562F87" w:rsidRDefault="00A42A00">
            <w:pPr>
              <w:pStyle w:val="TableTextNormal"/>
            </w:pPr>
            <w:r>
              <w:t>The fourth day of the week.</w:t>
            </w:r>
          </w:p>
          <w:p w14:paraId="57345D93" w14:textId="77777777" w:rsidR="00562F87" w:rsidRDefault="00A42A00">
            <w:pPr>
              <w:pStyle w:val="TableTextNormal"/>
              <w:tabs>
                <w:tab w:val="left" w:pos="1440"/>
              </w:tabs>
              <w:jc w:val="right"/>
            </w:pPr>
            <w:r>
              <w:rPr>
                <w:rStyle w:val="TableFieldLabel"/>
              </w:rPr>
              <w:t>[ Is static True. Containment is Not Specified. ]</w:t>
            </w:r>
          </w:p>
          <w:p w14:paraId="0EF6C272" w14:textId="77777777" w:rsidR="00562F87" w:rsidRDefault="00562F87">
            <w:pPr>
              <w:pStyle w:val="TableTextNormal"/>
              <w:tabs>
                <w:tab w:val="left" w:pos="720"/>
              </w:tabs>
            </w:pPr>
          </w:p>
        </w:tc>
      </w:tr>
      <w:tr w:rsidR="00562F87" w14:paraId="6594161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E49983E" w14:textId="77777777" w:rsidR="00562F87" w:rsidRDefault="00562F87">
            <w:pPr>
              <w:pStyle w:val="TableTextNormal"/>
            </w:pPr>
          </w:p>
          <w:p w14:paraId="3862304E" w14:textId="77777777" w:rsidR="00562F87" w:rsidRDefault="00A42A00">
            <w:pPr>
              <w:pStyle w:val="TableTextNormal"/>
            </w:pPr>
            <w:r>
              <w:rPr>
                <w:noProof/>
                <w:sz w:val="0"/>
                <w:szCs w:val="0"/>
              </w:rPr>
              <w:drawing>
                <wp:inline distT="0" distB="0" distL="0" distR="0" wp14:anchorId="265D32E6" wp14:editId="60767AF1">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Thursday :   Public  = 5</w:t>
            </w:r>
          </w:p>
          <w:p w14:paraId="29E3F981" w14:textId="77777777" w:rsidR="00562F87" w:rsidRDefault="00562F87">
            <w:pPr>
              <w:pStyle w:val="TableTextNormal"/>
              <w:tabs>
                <w:tab w:val="left" w:pos="540"/>
              </w:tabs>
            </w:pPr>
          </w:p>
          <w:p w14:paraId="29E7832F" w14:textId="77777777" w:rsidR="00562F87" w:rsidRDefault="00A42A00">
            <w:pPr>
              <w:pStyle w:val="TableTextNormal"/>
            </w:pPr>
            <w:r>
              <w:t>The fifth day of the week.</w:t>
            </w:r>
          </w:p>
          <w:p w14:paraId="31A07A31" w14:textId="77777777" w:rsidR="00562F87" w:rsidRDefault="00A42A00">
            <w:pPr>
              <w:pStyle w:val="TableTextNormal"/>
              <w:tabs>
                <w:tab w:val="left" w:pos="1440"/>
              </w:tabs>
              <w:jc w:val="right"/>
            </w:pPr>
            <w:r>
              <w:rPr>
                <w:rStyle w:val="TableFieldLabel"/>
              </w:rPr>
              <w:t>[ Is static True. Containment is Not Specified. ]</w:t>
            </w:r>
          </w:p>
          <w:p w14:paraId="747C74A7" w14:textId="77777777" w:rsidR="00562F87" w:rsidRDefault="00562F87">
            <w:pPr>
              <w:pStyle w:val="TableTextNormal"/>
              <w:tabs>
                <w:tab w:val="left" w:pos="720"/>
              </w:tabs>
            </w:pPr>
          </w:p>
        </w:tc>
      </w:tr>
      <w:tr w:rsidR="00562F87" w14:paraId="4056DE2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D2142A7" w14:textId="77777777" w:rsidR="00562F87" w:rsidRDefault="00562F87">
            <w:pPr>
              <w:pStyle w:val="TableTextNormal"/>
            </w:pPr>
          </w:p>
          <w:p w14:paraId="000704FF" w14:textId="77777777" w:rsidR="00562F87" w:rsidRDefault="00A42A00">
            <w:pPr>
              <w:pStyle w:val="TableTextNormal"/>
            </w:pPr>
            <w:r>
              <w:rPr>
                <w:noProof/>
                <w:sz w:val="0"/>
                <w:szCs w:val="0"/>
              </w:rPr>
              <w:drawing>
                <wp:inline distT="0" distB="0" distL="0" distR="0" wp14:anchorId="3C576424" wp14:editId="7FA984D4">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Friday :   Public  = 6</w:t>
            </w:r>
          </w:p>
          <w:p w14:paraId="285755B9" w14:textId="77777777" w:rsidR="00562F87" w:rsidRDefault="00562F87">
            <w:pPr>
              <w:pStyle w:val="TableTextNormal"/>
              <w:tabs>
                <w:tab w:val="left" w:pos="540"/>
              </w:tabs>
            </w:pPr>
          </w:p>
          <w:p w14:paraId="39805EB2" w14:textId="77777777" w:rsidR="00562F87" w:rsidRDefault="00A42A00">
            <w:pPr>
              <w:pStyle w:val="TableTextNormal"/>
            </w:pPr>
            <w:r>
              <w:t>The sixth day of the week.</w:t>
            </w:r>
          </w:p>
          <w:p w14:paraId="0CBD9488" w14:textId="77777777" w:rsidR="00562F87" w:rsidRDefault="00A42A00">
            <w:pPr>
              <w:pStyle w:val="TableTextNormal"/>
              <w:tabs>
                <w:tab w:val="left" w:pos="1440"/>
              </w:tabs>
              <w:jc w:val="right"/>
            </w:pPr>
            <w:r>
              <w:rPr>
                <w:rStyle w:val="TableFieldLabel"/>
              </w:rPr>
              <w:t>[ Is static True. Containment is Not Specified. ]</w:t>
            </w:r>
          </w:p>
          <w:p w14:paraId="5FF7CBEB" w14:textId="77777777" w:rsidR="00562F87" w:rsidRDefault="00562F87">
            <w:pPr>
              <w:pStyle w:val="TableTextNormal"/>
              <w:tabs>
                <w:tab w:val="left" w:pos="720"/>
              </w:tabs>
            </w:pPr>
          </w:p>
        </w:tc>
      </w:tr>
      <w:tr w:rsidR="00562F87" w14:paraId="55243BC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95213C" w14:textId="77777777" w:rsidR="00562F87" w:rsidRDefault="00562F87">
            <w:pPr>
              <w:pStyle w:val="TableTextNormal"/>
            </w:pPr>
          </w:p>
          <w:p w14:paraId="7728D4EF" w14:textId="77777777" w:rsidR="00562F87" w:rsidRDefault="00A42A00">
            <w:pPr>
              <w:pStyle w:val="TableTextNormal"/>
            </w:pPr>
            <w:r>
              <w:rPr>
                <w:noProof/>
                <w:sz w:val="0"/>
                <w:szCs w:val="0"/>
              </w:rPr>
              <w:drawing>
                <wp:inline distT="0" distB="0" distL="0" distR="0" wp14:anchorId="2559AB5C" wp14:editId="7C0FA316">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Saturday :   Public  = 7</w:t>
            </w:r>
          </w:p>
          <w:p w14:paraId="747DC25E" w14:textId="77777777" w:rsidR="00562F87" w:rsidRDefault="00562F87">
            <w:pPr>
              <w:pStyle w:val="TableTextNormal"/>
              <w:tabs>
                <w:tab w:val="left" w:pos="540"/>
              </w:tabs>
            </w:pPr>
          </w:p>
          <w:p w14:paraId="17967F92" w14:textId="77777777" w:rsidR="00562F87" w:rsidRDefault="00A42A00">
            <w:pPr>
              <w:pStyle w:val="TableTextNormal"/>
            </w:pPr>
            <w:proofErr w:type="spellStart"/>
            <w:r>
              <w:lastRenderedPageBreak/>
              <w:t>saturday</w:t>
            </w:r>
            <w:proofErr w:type="spellEnd"/>
          </w:p>
          <w:p w14:paraId="03A8BB6A" w14:textId="77777777" w:rsidR="00562F87" w:rsidRDefault="00A42A00">
            <w:pPr>
              <w:pStyle w:val="TableTextNormal"/>
            </w:pPr>
            <w:r>
              <w:t xml:space="preserve">the day of the week before Sunday and following Friday (together with Sunday forming part of the weekend) </w:t>
            </w:r>
          </w:p>
          <w:p w14:paraId="7B2A8DE6" w14:textId="77777777" w:rsidR="00562F87" w:rsidRDefault="00A42A00">
            <w:pPr>
              <w:pStyle w:val="TableTextNormal"/>
              <w:tabs>
                <w:tab w:val="left" w:pos="1440"/>
              </w:tabs>
              <w:jc w:val="right"/>
            </w:pPr>
            <w:r>
              <w:rPr>
                <w:rStyle w:val="TableFieldLabel"/>
              </w:rPr>
              <w:t>[ Is static True. Containment is Not Specified. ]</w:t>
            </w:r>
          </w:p>
          <w:p w14:paraId="2A9299D5" w14:textId="77777777" w:rsidR="00562F87" w:rsidRDefault="00562F87">
            <w:pPr>
              <w:pStyle w:val="TableTextNormal"/>
              <w:tabs>
                <w:tab w:val="left" w:pos="720"/>
              </w:tabs>
            </w:pPr>
          </w:p>
        </w:tc>
      </w:tr>
    </w:tbl>
    <w:p w14:paraId="6A16DC85" w14:textId="77777777" w:rsidR="00562F87" w:rsidRDefault="00562F87">
      <w:pPr>
        <w:pStyle w:val="Notes"/>
      </w:pPr>
    </w:p>
    <w:p w14:paraId="0A16CB3D" w14:textId="77777777" w:rsidR="00562F87" w:rsidRDefault="00A42A00">
      <w:pPr>
        <w:pStyle w:val="Notes"/>
      </w:pPr>
      <w:r>
        <w:t xml:space="preserve">  </w:t>
      </w:r>
      <w:bookmarkEnd w:id="253"/>
    </w:p>
    <w:p w14:paraId="277F8C5F" w14:textId="77777777" w:rsidR="00562F87" w:rsidRDefault="00562F87">
      <w:pPr>
        <w:pStyle w:val="Notes"/>
      </w:pPr>
    </w:p>
    <w:p w14:paraId="6338EE9A" w14:textId="77777777" w:rsidR="00562F87" w:rsidRDefault="00A42A00">
      <w:pPr>
        <w:pStyle w:val="Heading3"/>
      </w:pPr>
      <w:bookmarkStart w:id="255" w:name="BKM_0F875A2D_B4A1_4849_80B7_2A52E8BBD623"/>
      <w:bookmarkStart w:id="256" w:name="_Toc25000187"/>
      <w:proofErr w:type="spellStart"/>
      <w:r>
        <w:t>dynamicResource</w:t>
      </w:r>
      <w:bookmarkEnd w:id="256"/>
      <w:proofErr w:type="spellEnd"/>
    </w:p>
    <w:p w14:paraId="1A267ED6" w14:textId="77777777" w:rsidR="00562F87" w:rsidRDefault="00A42A00">
      <w:pPr>
        <w:pStyle w:val="Notes"/>
      </w:pPr>
      <w:r>
        <w:rPr>
          <w:rStyle w:val="Italics"/>
        </w:rPr>
        <w:t>Enumeration in package 'S-127 Domain Model'</w:t>
      </w:r>
    </w:p>
    <w:p w14:paraId="51DC9901" w14:textId="77777777" w:rsidR="00562F87" w:rsidRDefault="00562F87">
      <w:pPr>
        <w:pStyle w:val="Notes"/>
        <w:tabs>
          <w:tab w:val="left" w:pos="720"/>
        </w:tabs>
      </w:pPr>
    </w:p>
    <w:p w14:paraId="16E69D39" w14:textId="77777777" w:rsidR="00562F87" w:rsidRDefault="00A42A00">
      <w:pPr>
        <w:pStyle w:val="Notes"/>
      </w:pPr>
      <w:r>
        <w:t>Whether a vessel must use a shore-based or other resource to obtain up-to-date information.</w:t>
      </w:r>
    </w:p>
    <w:p w14:paraId="282A4FBA" w14:textId="77777777" w:rsidR="00562F87" w:rsidRDefault="00562F87">
      <w:pPr>
        <w:pStyle w:val="Notes"/>
      </w:pPr>
    </w:p>
    <w:p w14:paraId="7A415900" w14:textId="77777777" w:rsidR="00562F87" w:rsidRDefault="00A42A00">
      <w:pPr>
        <w:pStyle w:val="Properties"/>
      </w:pPr>
      <w:proofErr w:type="spellStart"/>
      <w:r>
        <w:t>dynamicResource</w:t>
      </w:r>
      <w:proofErr w:type="spellEnd"/>
      <w:r>
        <w:t xml:space="preserve"> </w:t>
      </w:r>
    </w:p>
    <w:p w14:paraId="38004B50" w14:textId="77777777" w:rsidR="00562F87" w:rsidRDefault="00A42A00">
      <w:pPr>
        <w:pStyle w:val="Properties"/>
      </w:pPr>
      <w:r>
        <w:t>Version 1.0  Phase 1.0  Proposed</w:t>
      </w:r>
    </w:p>
    <w:p w14:paraId="7E560EB4" w14:textId="77777777" w:rsidR="00562F87" w:rsidRDefault="00A42A00">
      <w:pPr>
        <w:pStyle w:val="Properties"/>
      </w:pPr>
      <w:proofErr w:type="spellStart"/>
      <w:r>
        <w:t>raphaelm</w:t>
      </w:r>
      <w:proofErr w:type="spellEnd"/>
      <w:r>
        <w:t xml:space="preserve"> created on 09-Feb-2018.  Last modified 20-Aug-2018</w:t>
      </w:r>
    </w:p>
    <w:p w14:paraId="467F1D01"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3C4CD6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8894E5" w14:textId="77777777" w:rsidR="00562F87" w:rsidRDefault="00A42A00">
            <w:pPr>
              <w:pStyle w:val="TableHeadingLight"/>
            </w:pPr>
            <w:r>
              <w:t>ATTRIBUTES</w:t>
            </w:r>
          </w:p>
        </w:tc>
      </w:tr>
      <w:tr w:rsidR="00562F87" w14:paraId="07A946D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0831A6" w14:textId="77777777" w:rsidR="00562F87" w:rsidRDefault="00562F87">
            <w:pPr>
              <w:pStyle w:val="TableTextNormal"/>
            </w:pPr>
          </w:p>
          <w:p w14:paraId="7565693F" w14:textId="77777777" w:rsidR="00562F87" w:rsidRDefault="00A42A00">
            <w:pPr>
              <w:pStyle w:val="TableTextNormal"/>
            </w:pPr>
            <w:r>
              <w:rPr>
                <w:noProof/>
                <w:sz w:val="0"/>
                <w:szCs w:val="0"/>
              </w:rPr>
              <w:drawing>
                <wp:inline distT="0" distB="0" distL="0" distR="0" wp14:anchorId="7EF08BCF" wp14:editId="6D30781C">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static :   Public  = 1</w:t>
            </w:r>
          </w:p>
          <w:p w14:paraId="4E837BB7" w14:textId="77777777" w:rsidR="00562F87" w:rsidRDefault="00562F87">
            <w:pPr>
              <w:pStyle w:val="TableTextNormal"/>
              <w:tabs>
                <w:tab w:val="left" w:pos="540"/>
              </w:tabs>
            </w:pPr>
          </w:p>
          <w:p w14:paraId="252DEFA0" w14:textId="77777777" w:rsidR="00562F87" w:rsidRDefault="00A42A00">
            <w:pPr>
              <w:pStyle w:val="TableTextNormal"/>
            </w:pPr>
            <w:r>
              <w:t>The information is static, or a source of up-to-date information is unavailable or unknown.</w:t>
            </w:r>
          </w:p>
          <w:p w14:paraId="6E4EA64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A4E4491" w14:textId="77777777" w:rsidR="00562F87" w:rsidRDefault="00562F87">
            <w:pPr>
              <w:pStyle w:val="TableTextNormal"/>
              <w:tabs>
                <w:tab w:val="left" w:pos="720"/>
              </w:tabs>
            </w:pPr>
          </w:p>
        </w:tc>
      </w:tr>
      <w:tr w:rsidR="00562F87" w14:paraId="2ADAFFE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108479" w14:textId="77777777" w:rsidR="00562F87" w:rsidRDefault="00562F87">
            <w:pPr>
              <w:pStyle w:val="TableTextNormal"/>
            </w:pPr>
          </w:p>
          <w:p w14:paraId="08B6D6EC" w14:textId="77777777" w:rsidR="00562F87" w:rsidRDefault="00A42A00">
            <w:pPr>
              <w:pStyle w:val="TableTextNormal"/>
            </w:pPr>
            <w:r>
              <w:rPr>
                <w:noProof/>
                <w:sz w:val="0"/>
                <w:szCs w:val="0"/>
              </w:rPr>
              <w:drawing>
                <wp:inline distT="0" distB="0" distL="0" distR="0" wp14:anchorId="777CCA5F" wp14:editId="096C96A0">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mandatory external dynamic :   Public  = 2</w:t>
            </w:r>
          </w:p>
          <w:p w14:paraId="695FE1B7" w14:textId="77777777" w:rsidR="00562F87" w:rsidRDefault="00562F87">
            <w:pPr>
              <w:pStyle w:val="TableTextNormal"/>
              <w:tabs>
                <w:tab w:val="left" w:pos="540"/>
              </w:tabs>
            </w:pPr>
          </w:p>
          <w:p w14:paraId="1E631C59" w14:textId="77777777" w:rsidR="00562F87" w:rsidRDefault="00A42A00">
            <w:pPr>
              <w:pStyle w:val="TableTextNormal"/>
            </w:pPr>
            <w:r>
              <w:t>An external source of up-to-date information is available and interaction with it to obtain up-to-date information is required.</w:t>
            </w:r>
          </w:p>
          <w:p w14:paraId="5B434744"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F11D9BD" w14:textId="77777777" w:rsidR="00562F87" w:rsidRDefault="00562F87">
            <w:pPr>
              <w:pStyle w:val="TableTextNormal"/>
              <w:tabs>
                <w:tab w:val="left" w:pos="720"/>
              </w:tabs>
            </w:pPr>
          </w:p>
        </w:tc>
      </w:tr>
      <w:tr w:rsidR="00562F87" w14:paraId="0B149D8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E98FFE4" w14:textId="77777777" w:rsidR="00562F87" w:rsidRDefault="00562F87">
            <w:pPr>
              <w:pStyle w:val="TableTextNormal"/>
            </w:pPr>
          </w:p>
          <w:p w14:paraId="3E9D8AAC" w14:textId="77777777" w:rsidR="00562F87" w:rsidRDefault="00A42A00">
            <w:pPr>
              <w:pStyle w:val="TableTextNormal"/>
            </w:pPr>
            <w:r>
              <w:rPr>
                <w:noProof/>
                <w:sz w:val="0"/>
                <w:szCs w:val="0"/>
              </w:rPr>
              <w:drawing>
                <wp:inline distT="0" distB="0" distL="0" distR="0" wp14:anchorId="25DB3232" wp14:editId="6521793C">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optional external dynamic :   Public  = 3</w:t>
            </w:r>
          </w:p>
          <w:p w14:paraId="3CDDAED8" w14:textId="77777777" w:rsidR="00562F87" w:rsidRDefault="00562F87">
            <w:pPr>
              <w:pStyle w:val="TableTextNormal"/>
              <w:tabs>
                <w:tab w:val="left" w:pos="540"/>
              </w:tabs>
            </w:pPr>
          </w:p>
          <w:p w14:paraId="1F895D74" w14:textId="77777777" w:rsidR="00562F87" w:rsidRDefault="00A42A00">
            <w:pPr>
              <w:pStyle w:val="TableTextNormal"/>
            </w:pPr>
            <w:r>
              <w:t>An external source of up-to-date information is available but interaction with it to obtain up-to-date information is not required.</w:t>
            </w:r>
          </w:p>
          <w:p w14:paraId="73D2DB7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7B3A6A80" w14:textId="77777777" w:rsidR="00562F87" w:rsidRDefault="00562F87">
            <w:pPr>
              <w:pStyle w:val="TableTextNormal"/>
              <w:tabs>
                <w:tab w:val="left" w:pos="720"/>
              </w:tabs>
            </w:pPr>
          </w:p>
        </w:tc>
      </w:tr>
      <w:tr w:rsidR="00562F87" w14:paraId="3E920C0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0EBDC3F" w14:textId="77777777" w:rsidR="00562F87" w:rsidRDefault="00562F87">
            <w:pPr>
              <w:pStyle w:val="TableTextNormal"/>
            </w:pPr>
          </w:p>
          <w:p w14:paraId="636D2A10" w14:textId="77777777" w:rsidR="00562F87" w:rsidRDefault="00A42A00">
            <w:pPr>
              <w:pStyle w:val="TableTextNormal"/>
            </w:pPr>
            <w:r>
              <w:rPr>
                <w:noProof/>
                <w:sz w:val="0"/>
                <w:szCs w:val="0"/>
              </w:rPr>
              <w:drawing>
                <wp:inline distT="0" distB="0" distL="0" distR="0" wp14:anchorId="5034E12A" wp14:editId="17AEF774">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onboard dynamic :   Public  = 4</w:t>
            </w:r>
          </w:p>
          <w:p w14:paraId="6DF38519" w14:textId="77777777" w:rsidR="00562F87" w:rsidRDefault="00562F87">
            <w:pPr>
              <w:pStyle w:val="TableTextNormal"/>
              <w:tabs>
                <w:tab w:val="left" w:pos="540"/>
              </w:tabs>
            </w:pPr>
          </w:p>
          <w:p w14:paraId="3245EF64" w14:textId="77777777" w:rsidR="00562F87" w:rsidRDefault="00A42A00">
            <w:pPr>
              <w:pStyle w:val="TableTextNormal"/>
            </w:pPr>
            <w:r>
              <w:t>Up-to-date information may be computed using only onboard resources.</w:t>
            </w:r>
          </w:p>
          <w:p w14:paraId="3FFDAAF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194A531" w14:textId="77777777" w:rsidR="00562F87" w:rsidRDefault="00562F87">
            <w:pPr>
              <w:pStyle w:val="TableTextNormal"/>
              <w:tabs>
                <w:tab w:val="left" w:pos="720"/>
              </w:tabs>
            </w:pPr>
          </w:p>
        </w:tc>
      </w:tr>
    </w:tbl>
    <w:p w14:paraId="03E3A650" w14:textId="77777777" w:rsidR="00562F87" w:rsidRDefault="00562F87">
      <w:pPr>
        <w:pStyle w:val="Notes"/>
      </w:pPr>
    </w:p>
    <w:p w14:paraId="4F6FF41F" w14:textId="77777777" w:rsidR="00562F87" w:rsidRDefault="00A42A00">
      <w:pPr>
        <w:pStyle w:val="Notes"/>
      </w:pPr>
      <w:r>
        <w:t xml:space="preserve">  </w:t>
      </w:r>
      <w:bookmarkEnd w:id="255"/>
    </w:p>
    <w:p w14:paraId="14F537C9" w14:textId="77777777" w:rsidR="00562F87" w:rsidRDefault="00562F87">
      <w:pPr>
        <w:pStyle w:val="Notes"/>
      </w:pPr>
    </w:p>
    <w:p w14:paraId="1E69CA6D" w14:textId="77777777" w:rsidR="00562F87" w:rsidRDefault="00A42A00">
      <w:pPr>
        <w:pStyle w:val="Heading3"/>
      </w:pPr>
      <w:bookmarkStart w:id="257" w:name="BKM_844DB3A3_7819_409A_B1F6_8201FF9555ED"/>
      <w:bookmarkStart w:id="258" w:name="_Toc25000188"/>
      <w:proofErr w:type="spellStart"/>
      <w:r>
        <w:t>ispsLevel</w:t>
      </w:r>
      <w:bookmarkEnd w:id="258"/>
      <w:proofErr w:type="spellEnd"/>
    </w:p>
    <w:p w14:paraId="5B87781C" w14:textId="77777777" w:rsidR="00562F87" w:rsidRDefault="00A42A00">
      <w:pPr>
        <w:pStyle w:val="Notes"/>
      </w:pPr>
      <w:r>
        <w:rPr>
          <w:rStyle w:val="Italics"/>
        </w:rPr>
        <w:t>Enumeration in package 'S-127 Domain Model'</w:t>
      </w:r>
    </w:p>
    <w:p w14:paraId="7717B312" w14:textId="77777777" w:rsidR="00562F87" w:rsidRDefault="00562F87">
      <w:pPr>
        <w:pStyle w:val="Notes"/>
        <w:tabs>
          <w:tab w:val="left" w:pos="720"/>
        </w:tabs>
      </w:pPr>
    </w:p>
    <w:p w14:paraId="633D9EC4" w14:textId="77777777" w:rsidR="00562F87" w:rsidRDefault="00A42A00">
      <w:pPr>
        <w:pStyle w:val="Notes"/>
      </w:pPr>
      <w:r>
        <w:t>Classification of ISPS security levels according to the ISPS Code.</w:t>
      </w:r>
    </w:p>
    <w:p w14:paraId="4E00AE54" w14:textId="77777777" w:rsidR="00562F87" w:rsidRDefault="00562F87">
      <w:pPr>
        <w:pStyle w:val="Notes"/>
      </w:pPr>
    </w:p>
    <w:p w14:paraId="0B2CA04A" w14:textId="77777777" w:rsidR="00562F87" w:rsidRDefault="00A42A00">
      <w:pPr>
        <w:pStyle w:val="Properties"/>
      </w:pPr>
      <w:proofErr w:type="spellStart"/>
      <w:r>
        <w:t>ispsLevel</w:t>
      </w:r>
      <w:proofErr w:type="spellEnd"/>
      <w:r>
        <w:t xml:space="preserve"> </w:t>
      </w:r>
    </w:p>
    <w:p w14:paraId="4A0DED35" w14:textId="77777777" w:rsidR="00562F87" w:rsidRDefault="00A42A00">
      <w:pPr>
        <w:pStyle w:val="Properties"/>
      </w:pPr>
      <w:r>
        <w:t>Version 1.0  Phase 1.0  Proposed</w:t>
      </w:r>
    </w:p>
    <w:p w14:paraId="1351D82F" w14:textId="77777777" w:rsidR="00562F87" w:rsidRDefault="00A42A00">
      <w:pPr>
        <w:pStyle w:val="Properties"/>
      </w:pPr>
      <w:proofErr w:type="spellStart"/>
      <w:r>
        <w:t>raphaelm</w:t>
      </w:r>
      <w:proofErr w:type="spellEnd"/>
      <w:r>
        <w:t xml:space="preserve"> created on 08-Jan-2018.  Last modified 20-Aug-2018</w:t>
      </w:r>
    </w:p>
    <w:p w14:paraId="45DF32F4" w14:textId="77777777" w:rsidR="00562F87" w:rsidRDefault="00A42A00">
      <w:pPr>
        <w:pStyle w:val="Properties"/>
      </w:pPr>
      <w:r>
        <w:t>Alias ISPSLV</w:t>
      </w:r>
    </w:p>
    <w:p w14:paraId="1EB2971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A0F6AA0"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45B9FD4" w14:textId="77777777" w:rsidR="00562F87" w:rsidRDefault="00A42A00">
            <w:pPr>
              <w:pStyle w:val="TableHeadingLight"/>
            </w:pPr>
            <w:r>
              <w:t>ATTRIBUTES</w:t>
            </w:r>
          </w:p>
        </w:tc>
      </w:tr>
      <w:tr w:rsidR="00562F87" w14:paraId="3B0FD16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7A311A" w14:textId="77777777" w:rsidR="00562F87" w:rsidRDefault="00562F87">
            <w:pPr>
              <w:pStyle w:val="TableTextNormal"/>
            </w:pPr>
          </w:p>
          <w:p w14:paraId="46BA7608" w14:textId="77777777" w:rsidR="00562F87" w:rsidRDefault="00A42A00">
            <w:pPr>
              <w:pStyle w:val="TableTextNormal"/>
            </w:pPr>
            <w:r>
              <w:rPr>
                <w:noProof/>
                <w:sz w:val="0"/>
                <w:szCs w:val="0"/>
              </w:rPr>
              <w:drawing>
                <wp:inline distT="0" distB="0" distL="0" distR="0" wp14:anchorId="2E57E5E6" wp14:editId="7D1B6A57">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ISPS Level 1 :   Public  = 1</w:t>
            </w:r>
          </w:p>
          <w:p w14:paraId="7A4EE499" w14:textId="77777777" w:rsidR="00562F87" w:rsidRDefault="00562F87">
            <w:pPr>
              <w:pStyle w:val="TableTextNormal"/>
              <w:tabs>
                <w:tab w:val="left" w:pos="540"/>
              </w:tabs>
            </w:pPr>
          </w:p>
          <w:p w14:paraId="3FA4BDAA" w14:textId="77777777" w:rsidR="00562F87" w:rsidRDefault="00A42A00">
            <w:pPr>
              <w:pStyle w:val="TableTextNormal"/>
            </w:pPr>
            <w:r>
              <w:t>The level for which minimum appropriate protective security measures shall be maintained at all times.</w:t>
            </w:r>
          </w:p>
          <w:p w14:paraId="2E0CF4C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21858B4" w14:textId="77777777" w:rsidR="00562F87" w:rsidRDefault="00562F87">
            <w:pPr>
              <w:pStyle w:val="TableTextNormal"/>
              <w:tabs>
                <w:tab w:val="left" w:pos="720"/>
              </w:tabs>
            </w:pPr>
          </w:p>
        </w:tc>
      </w:tr>
      <w:tr w:rsidR="00562F87" w14:paraId="3411126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E01D80" w14:textId="77777777" w:rsidR="00562F87" w:rsidRDefault="00562F87">
            <w:pPr>
              <w:pStyle w:val="TableTextNormal"/>
            </w:pPr>
          </w:p>
          <w:p w14:paraId="78D8983B" w14:textId="77777777" w:rsidR="00562F87" w:rsidRDefault="00A42A00">
            <w:pPr>
              <w:pStyle w:val="TableTextNormal"/>
            </w:pPr>
            <w:r>
              <w:rPr>
                <w:noProof/>
                <w:sz w:val="0"/>
                <w:szCs w:val="0"/>
              </w:rPr>
              <w:drawing>
                <wp:inline distT="0" distB="0" distL="0" distR="0" wp14:anchorId="1FCB77E1" wp14:editId="5BC2B858">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ISPS Level 2 :   Public  = 2</w:t>
            </w:r>
          </w:p>
          <w:p w14:paraId="2854FC62" w14:textId="77777777" w:rsidR="00562F87" w:rsidRDefault="00562F87">
            <w:pPr>
              <w:pStyle w:val="TableTextNormal"/>
              <w:tabs>
                <w:tab w:val="left" w:pos="540"/>
              </w:tabs>
            </w:pPr>
          </w:p>
          <w:p w14:paraId="5F62F346" w14:textId="77777777" w:rsidR="00562F87" w:rsidRDefault="00A42A00">
            <w:pPr>
              <w:pStyle w:val="TableTextNormal"/>
            </w:pPr>
            <w:r>
              <w:t>The level for which appropriate additional protective security measures shall be maintained for a period of time as a result of heightened risk of a security incident.</w:t>
            </w:r>
          </w:p>
          <w:p w14:paraId="721B9CB1"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8573175" w14:textId="77777777" w:rsidR="00562F87" w:rsidRDefault="00562F87">
            <w:pPr>
              <w:pStyle w:val="TableTextNormal"/>
              <w:tabs>
                <w:tab w:val="left" w:pos="720"/>
              </w:tabs>
            </w:pPr>
          </w:p>
        </w:tc>
      </w:tr>
      <w:tr w:rsidR="00562F87" w14:paraId="7198E53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FC8690" w14:textId="77777777" w:rsidR="00562F87" w:rsidRDefault="00562F87">
            <w:pPr>
              <w:pStyle w:val="TableTextNormal"/>
            </w:pPr>
          </w:p>
          <w:p w14:paraId="2BC3072C" w14:textId="77777777" w:rsidR="00562F87" w:rsidRDefault="00A42A00">
            <w:pPr>
              <w:pStyle w:val="TableTextNormal"/>
            </w:pPr>
            <w:r>
              <w:rPr>
                <w:noProof/>
                <w:sz w:val="0"/>
                <w:szCs w:val="0"/>
              </w:rPr>
              <w:drawing>
                <wp:inline distT="0" distB="0" distL="0" distR="0" wp14:anchorId="5826FE5B" wp14:editId="6AF8C298">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ISPS Level 3 :   Public  = 3</w:t>
            </w:r>
          </w:p>
          <w:p w14:paraId="73F6FA0C" w14:textId="77777777" w:rsidR="00562F87" w:rsidRDefault="00562F87">
            <w:pPr>
              <w:pStyle w:val="TableTextNormal"/>
              <w:tabs>
                <w:tab w:val="left" w:pos="540"/>
              </w:tabs>
            </w:pPr>
          </w:p>
          <w:p w14:paraId="64E3A11B" w14:textId="77777777" w:rsidR="00562F87" w:rsidRDefault="00A42A00">
            <w:pPr>
              <w:pStyle w:val="TableTextNormal"/>
            </w:pPr>
            <w:r>
              <w:t>The level for which further specific protective security measures shall be maintained for a limited period of time when a security incident is probable or imminent, although it may not be possible to identify the specific target.</w:t>
            </w:r>
          </w:p>
          <w:p w14:paraId="0BA887A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B694C17" w14:textId="77777777" w:rsidR="00562F87" w:rsidRDefault="00562F87">
            <w:pPr>
              <w:pStyle w:val="TableTextNormal"/>
              <w:tabs>
                <w:tab w:val="left" w:pos="720"/>
              </w:tabs>
            </w:pPr>
          </w:p>
        </w:tc>
      </w:tr>
    </w:tbl>
    <w:p w14:paraId="119D9D03" w14:textId="77777777" w:rsidR="00562F87" w:rsidRDefault="00562F87">
      <w:pPr>
        <w:pStyle w:val="Notes"/>
      </w:pPr>
    </w:p>
    <w:p w14:paraId="669D3AA7" w14:textId="77777777" w:rsidR="00562F87" w:rsidRDefault="00A42A00">
      <w:pPr>
        <w:pStyle w:val="Notes"/>
      </w:pPr>
      <w:r>
        <w:t xml:space="preserve">  </w:t>
      </w:r>
      <w:bookmarkEnd w:id="257"/>
    </w:p>
    <w:p w14:paraId="38E00C35" w14:textId="77777777" w:rsidR="00562F87" w:rsidRDefault="00562F87">
      <w:pPr>
        <w:pStyle w:val="Notes"/>
      </w:pPr>
    </w:p>
    <w:p w14:paraId="06412A8B" w14:textId="77777777" w:rsidR="00562F87" w:rsidDel="00193D39" w:rsidRDefault="00A42A00">
      <w:pPr>
        <w:pStyle w:val="Heading3"/>
        <w:rPr>
          <w:del w:id="259" w:author="Raphael Malyankar" w:date="2019-11-18T18:57:00Z"/>
        </w:rPr>
      </w:pPr>
      <w:bookmarkStart w:id="260" w:name="BKM_1E379125_4F99_44F1_BF23_7187E25C7F52"/>
      <w:del w:id="261" w:author="Raphael Malyankar" w:date="2019-11-18T18:57:00Z">
        <w:r w:rsidDel="00193D39">
          <w:delText>jurisdiction</w:delText>
        </w:r>
        <w:bookmarkStart w:id="262" w:name="_Toc25000189"/>
        <w:bookmarkEnd w:id="262"/>
      </w:del>
    </w:p>
    <w:p w14:paraId="0D09CF72" w14:textId="77777777" w:rsidR="00562F87" w:rsidDel="00193D39" w:rsidRDefault="00A42A00">
      <w:pPr>
        <w:pStyle w:val="Notes"/>
        <w:rPr>
          <w:del w:id="263" w:author="Raphael Malyankar" w:date="2019-11-18T18:57:00Z"/>
        </w:rPr>
      </w:pPr>
      <w:del w:id="264" w:author="Raphael Malyankar" w:date="2019-11-18T18:57:00Z">
        <w:r w:rsidDel="00193D39">
          <w:rPr>
            <w:rStyle w:val="Italics"/>
          </w:rPr>
          <w:delText>Enumeration in package 'S-127 Domain Model'</w:delText>
        </w:r>
        <w:bookmarkStart w:id="265" w:name="_Toc25000190"/>
        <w:bookmarkEnd w:id="265"/>
      </w:del>
    </w:p>
    <w:p w14:paraId="4C67FDB0" w14:textId="77777777" w:rsidR="00562F87" w:rsidDel="00193D39" w:rsidRDefault="00562F87">
      <w:pPr>
        <w:pStyle w:val="Notes"/>
        <w:tabs>
          <w:tab w:val="left" w:pos="720"/>
        </w:tabs>
        <w:rPr>
          <w:del w:id="266" w:author="Raphael Malyankar" w:date="2019-11-18T18:57:00Z"/>
        </w:rPr>
      </w:pPr>
      <w:bookmarkStart w:id="267" w:name="_Toc25000191"/>
      <w:bookmarkEnd w:id="267"/>
    </w:p>
    <w:p w14:paraId="4C7C2865" w14:textId="77777777" w:rsidR="00562F87" w:rsidDel="00193D39" w:rsidRDefault="00A42A00">
      <w:pPr>
        <w:pStyle w:val="Notes"/>
        <w:rPr>
          <w:del w:id="268" w:author="Raphael Malyankar" w:date="2019-11-18T18:57:00Z"/>
        </w:rPr>
      </w:pPr>
      <w:del w:id="269" w:author="Raphael Malyankar" w:date="2019-11-18T18:57:00Z">
        <w:r w:rsidDel="00193D39">
          <w:delText>The jurisdiction applicable to an administrative area.</w:delText>
        </w:r>
        <w:bookmarkStart w:id="270" w:name="_Toc25000192"/>
        <w:bookmarkEnd w:id="270"/>
      </w:del>
    </w:p>
    <w:p w14:paraId="52269444" w14:textId="77777777" w:rsidR="00562F87" w:rsidDel="00193D39" w:rsidRDefault="00562F87">
      <w:pPr>
        <w:pStyle w:val="Notes"/>
        <w:rPr>
          <w:del w:id="271" w:author="Raphael Malyankar" w:date="2019-11-18T18:57:00Z"/>
        </w:rPr>
      </w:pPr>
      <w:bookmarkStart w:id="272" w:name="_Toc25000193"/>
      <w:bookmarkEnd w:id="272"/>
    </w:p>
    <w:p w14:paraId="2D12CBEC" w14:textId="77777777" w:rsidR="00562F87" w:rsidDel="00193D39" w:rsidRDefault="00A42A00">
      <w:pPr>
        <w:pStyle w:val="Properties"/>
        <w:rPr>
          <w:del w:id="273" w:author="Raphael Malyankar" w:date="2019-11-18T18:57:00Z"/>
        </w:rPr>
      </w:pPr>
      <w:del w:id="274" w:author="Raphael Malyankar" w:date="2019-11-18T18:57:00Z">
        <w:r w:rsidDel="00193D39">
          <w:delText xml:space="preserve">jurisdiction </w:delText>
        </w:r>
        <w:bookmarkStart w:id="275" w:name="_Toc25000194"/>
        <w:bookmarkEnd w:id="275"/>
      </w:del>
    </w:p>
    <w:p w14:paraId="4525E0B2" w14:textId="77777777" w:rsidR="00562F87" w:rsidDel="00193D39" w:rsidRDefault="00A42A00">
      <w:pPr>
        <w:pStyle w:val="Properties"/>
        <w:rPr>
          <w:del w:id="276" w:author="Raphael Malyankar" w:date="2019-11-18T18:57:00Z"/>
        </w:rPr>
      </w:pPr>
      <w:del w:id="277" w:author="Raphael Malyankar" w:date="2019-11-18T18:57:00Z">
        <w:r w:rsidDel="00193D39">
          <w:delText>Version 1.0  Phase 1.0  Proposed</w:delText>
        </w:r>
        <w:bookmarkStart w:id="278" w:name="_Toc25000195"/>
        <w:bookmarkEnd w:id="278"/>
      </w:del>
    </w:p>
    <w:p w14:paraId="5929DCD6" w14:textId="77777777" w:rsidR="00562F87" w:rsidDel="00193D39" w:rsidRDefault="00A42A00">
      <w:pPr>
        <w:pStyle w:val="Properties"/>
        <w:rPr>
          <w:del w:id="279" w:author="Raphael Malyankar" w:date="2019-11-18T18:57:00Z"/>
        </w:rPr>
      </w:pPr>
      <w:del w:id="280" w:author="Raphael Malyankar" w:date="2019-11-18T18:57:00Z">
        <w:r w:rsidDel="00193D39">
          <w:delText>raphaelm created on 01-Jan-2018.  Last modified 20-Aug-2018</w:delText>
        </w:r>
        <w:bookmarkStart w:id="281" w:name="_Toc25000196"/>
        <w:bookmarkEnd w:id="281"/>
      </w:del>
    </w:p>
    <w:p w14:paraId="3609E538" w14:textId="77777777" w:rsidR="00562F87" w:rsidDel="00193D39" w:rsidRDefault="00A42A00">
      <w:pPr>
        <w:pStyle w:val="Properties"/>
        <w:rPr>
          <w:del w:id="282" w:author="Raphael Malyankar" w:date="2019-11-18T18:57:00Z"/>
        </w:rPr>
      </w:pPr>
      <w:del w:id="283" w:author="Raphael Malyankar" w:date="2019-11-18T18:57:00Z">
        <w:r w:rsidDel="00193D39">
          <w:delText>Alias JRSDTN</w:delText>
        </w:r>
        <w:bookmarkStart w:id="284" w:name="_Toc25000197"/>
        <w:bookmarkEnd w:id="284"/>
      </w:del>
    </w:p>
    <w:p w14:paraId="34AB6944" w14:textId="77777777" w:rsidR="00562F87" w:rsidDel="00193D39" w:rsidRDefault="00562F87">
      <w:pPr>
        <w:pStyle w:val="Notes"/>
        <w:rPr>
          <w:del w:id="285" w:author="Raphael Malyankar" w:date="2019-11-18T18:57:00Z"/>
        </w:rPr>
      </w:pPr>
      <w:bookmarkStart w:id="286" w:name="_Toc25000198"/>
      <w:bookmarkEnd w:id="286"/>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rsidDel="00193D39" w14:paraId="18DADE6B" w14:textId="77777777">
        <w:trPr>
          <w:tblHeader/>
          <w:del w:id="287" w:author="Raphael Malyankar" w:date="2019-11-18T18:57:00Z"/>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EF219F7" w14:textId="77777777" w:rsidR="00562F87" w:rsidDel="00193D39" w:rsidRDefault="00A42A00">
            <w:pPr>
              <w:pStyle w:val="TableHeadingLight"/>
              <w:rPr>
                <w:del w:id="288" w:author="Raphael Malyankar" w:date="2019-11-18T18:57:00Z"/>
              </w:rPr>
            </w:pPr>
            <w:del w:id="289" w:author="Raphael Malyankar" w:date="2019-11-18T18:57:00Z">
              <w:r w:rsidDel="00193D39">
                <w:delText>ATTRIBUTES</w:delText>
              </w:r>
              <w:bookmarkStart w:id="290" w:name="_Toc25000199"/>
              <w:bookmarkEnd w:id="290"/>
            </w:del>
          </w:p>
        </w:tc>
        <w:bookmarkStart w:id="291" w:name="_Toc25000200"/>
        <w:bookmarkEnd w:id="291"/>
      </w:tr>
      <w:tr w:rsidR="00562F87" w:rsidDel="00193D39" w14:paraId="4394BD45" w14:textId="77777777">
        <w:trPr>
          <w:del w:id="292" w:author="Raphael Malyankar" w:date="2019-11-18T18:57: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935F80" w14:textId="77777777" w:rsidR="00562F87" w:rsidDel="00193D39" w:rsidRDefault="00562F87">
            <w:pPr>
              <w:pStyle w:val="TableTextNormal"/>
              <w:rPr>
                <w:del w:id="293" w:author="Raphael Malyankar" w:date="2019-11-18T18:57:00Z"/>
              </w:rPr>
            </w:pPr>
            <w:bookmarkStart w:id="294" w:name="_Toc25000201"/>
            <w:bookmarkEnd w:id="294"/>
          </w:p>
          <w:p w14:paraId="73C386EA" w14:textId="77777777" w:rsidR="00562F87" w:rsidDel="00193D39" w:rsidRDefault="00A42A00">
            <w:pPr>
              <w:pStyle w:val="TableTextNormal"/>
              <w:rPr>
                <w:del w:id="295" w:author="Raphael Malyankar" w:date="2019-11-18T18:57:00Z"/>
              </w:rPr>
            </w:pPr>
            <w:del w:id="296" w:author="Raphael Malyankar" w:date="2019-11-18T18:57:00Z">
              <w:r w:rsidDel="00193D39">
                <w:rPr>
                  <w:noProof/>
                  <w:sz w:val="0"/>
                  <w:szCs w:val="0"/>
                </w:rPr>
                <w:drawing>
                  <wp:inline distT="0" distB="0" distL="0" distR="0" wp14:anchorId="61356000" wp14:editId="57B0D6E9">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international :   Public  = 1</w:delText>
              </w:r>
              <w:bookmarkStart w:id="297" w:name="_Toc25000202"/>
              <w:bookmarkEnd w:id="297"/>
            </w:del>
          </w:p>
          <w:p w14:paraId="2F1BC1E9" w14:textId="77777777" w:rsidR="00562F87" w:rsidDel="00193D39" w:rsidRDefault="00562F87">
            <w:pPr>
              <w:pStyle w:val="TableTextNormal"/>
              <w:tabs>
                <w:tab w:val="left" w:pos="540"/>
              </w:tabs>
              <w:rPr>
                <w:del w:id="298" w:author="Raphael Malyankar" w:date="2019-11-18T18:57:00Z"/>
              </w:rPr>
            </w:pPr>
            <w:bookmarkStart w:id="299" w:name="_Toc25000203"/>
            <w:bookmarkEnd w:id="299"/>
          </w:p>
          <w:p w14:paraId="56EAC7B5" w14:textId="77777777" w:rsidR="00562F87" w:rsidDel="00193D39" w:rsidRDefault="00A42A00">
            <w:pPr>
              <w:pStyle w:val="TableTextNormal"/>
              <w:rPr>
                <w:del w:id="300" w:author="Raphael Malyankar" w:date="2019-11-18T18:57:00Z"/>
              </w:rPr>
            </w:pPr>
            <w:del w:id="301" w:author="Raphael Malyankar" w:date="2019-11-18T18:57:00Z">
              <w:r w:rsidDel="00193D39">
                <w:delText>involving more than one country; covering more than one national area.</w:delText>
              </w:r>
              <w:bookmarkStart w:id="302" w:name="_Toc25000204"/>
              <w:bookmarkEnd w:id="302"/>
            </w:del>
          </w:p>
          <w:p w14:paraId="07FC5036" w14:textId="77777777" w:rsidR="00562F87" w:rsidDel="00193D39" w:rsidRDefault="00A42A00">
            <w:pPr>
              <w:pStyle w:val="TableTextNormal"/>
              <w:tabs>
                <w:tab w:val="left" w:pos="1440"/>
              </w:tabs>
              <w:jc w:val="right"/>
              <w:rPr>
                <w:del w:id="303" w:author="Raphael Malyankar" w:date="2019-11-18T18:57:00Z"/>
              </w:rPr>
            </w:pPr>
            <w:del w:id="304" w:author="Raphael Malyankar" w:date="2019-11-18T18:57:00Z">
              <w:r w:rsidDel="00193D39">
                <w:rPr>
                  <w:rStyle w:val="TableFieldLabel"/>
                </w:rPr>
                <w:delText>[ Is static True. Containment is Not Specified. ]</w:delText>
              </w:r>
              <w:bookmarkStart w:id="305" w:name="_Toc25000205"/>
              <w:bookmarkEnd w:id="305"/>
            </w:del>
          </w:p>
          <w:p w14:paraId="759DD8D8" w14:textId="77777777" w:rsidR="00562F87" w:rsidDel="00193D39" w:rsidRDefault="00562F87">
            <w:pPr>
              <w:pStyle w:val="TableTextNormal"/>
              <w:tabs>
                <w:tab w:val="left" w:pos="720"/>
              </w:tabs>
              <w:rPr>
                <w:del w:id="306" w:author="Raphael Malyankar" w:date="2019-11-18T18:57:00Z"/>
              </w:rPr>
            </w:pPr>
            <w:bookmarkStart w:id="307" w:name="_Toc25000206"/>
            <w:bookmarkEnd w:id="307"/>
          </w:p>
        </w:tc>
        <w:bookmarkStart w:id="308" w:name="_Toc25000207"/>
        <w:bookmarkEnd w:id="308"/>
      </w:tr>
      <w:tr w:rsidR="00562F87" w:rsidDel="00193D39" w14:paraId="4FA2E0BB" w14:textId="77777777">
        <w:trPr>
          <w:del w:id="309" w:author="Raphael Malyankar" w:date="2019-11-18T18:57: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2DE200" w14:textId="77777777" w:rsidR="00562F87" w:rsidDel="00193D39" w:rsidRDefault="00562F87">
            <w:pPr>
              <w:pStyle w:val="TableTextNormal"/>
              <w:rPr>
                <w:del w:id="310" w:author="Raphael Malyankar" w:date="2019-11-18T18:57:00Z"/>
              </w:rPr>
            </w:pPr>
            <w:bookmarkStart w:id="311" w:name="_Toc25000208"/>
            <w:bookmarkEnd w:id="311"/>
          </w:p>
          <w:p w14:paraId="4743DCFC" w14:textId="77777777" w:rsidR="00562F87" w:rsidDel="00193D39" w:rsidRDefault="00A42A00">
            <w:pPr>
              <w:pStyle w:val="TableTextNormal"/>
              <w:rPr>
                <w:del w:id="312" w:author="Raphael Malyankar" w:date="2019-11-18T18:57:00Z"/>
              </w:rPr>
            </w:pPr>
            <w:del w:id="313" w:author="Raphael Malyankar" w:date="2019-11-18T18:57:00Z">
              <w:r w:rsidDel="00193D39">
                <w:rPr>
                  <w:noProof/>
                  <w:sz w:val="0"/>
                  <w:szCs w:val="0"/>
                </w:rPr>
                <w:drawing>
                  <wp:inline distT="0" distB="0" distL="0" distR="0" wp14:anchorId="36318C9A" wp14:editId="25EBAF43">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national :   Public  = 2</w:delText>
              </w:r>
              <w:bookmarkStart w:id="314" w:name="_Toc25000209"/>
              <w:bookmarkEnd w:id="314"/>
            </w:del>
          </w:p>
          <w:p w14:paraId="1181983A" w14:textId="77777777" w:rsidR="00562F87" w:rsidDel="00193D39" w:rsidRDefault="00562F87">
            <w:pPr>
              <w:pStyle w:val="TableTextNormal"/>
              <w:tabs>
                <w:tab w:val="left" w:pos="540"/>
              </w:tabs>
              <w:rPr>
                <w:del w:id="315" w:author="Raphael Malyankar" w:date="2019-11-18T18:57:00Z"/>
              </w:rPr>
            </w:pPr>
            <w:bookmarkStart w:id="316" w:name="_Toc25000210"/>
            <w:bookmarkEnd w:id="316"/>
          </w:p>
          <w:p w14:paraId="33B99308" w14:textId="77777777" w:rsidR="00562F87" w:rsidDel="00193D39" w:rsidRDefault="00A42A00">
            <w:pPr>
              <w:pStyle w:val="TableTextNormal"/>
              <w:rPr>
                <w:del w:id="317" w:author="Raphael Malyankar" w:date="2019-11-18T18:57:00Z"/>
              </w:rPr>
            </w:pPr>
            <w:del w:id="318" w:author="Raphael Malyankar" w:date="2019-11-18T18:57:00Z">
              <w:r w:rsidDel="00193D39">
                <w:delText>an area administered or controlled by a single nation.</w:delText>
              </w:r>
              <w:bookmarkStart w:id="319" w:name="_Toc25000211"/>
              <w:bookmarkEnd w:id="319"/>
            </w:del>
          </w:p>
          <w:p w14:paraId="714A68F4" w14:textId="77777777" w:rsidR="00562F87" w:rsidDel="00193D39" w:rsidRDefault="00A42A00">
            <w:pPr>
              <w:pStyle w:val="TableTextNormal"/>
              <w:tabs>
                <w:tab w:val="left" w:pos="1440"/>
              </w:tabs>
              <w:jc w:val="right"/>
              <w:rPr>
                <w:del w:id="320" w:author="Raphael Malyankar" w:date="2019-11-18T18:57:00Z"/>
              </w:rPr>
            </w:pPr>
            <w:del w:id="321" w:author="Raphael Malyankar" w:date="2019-11-18T18:57:00Z">
              <w:r w:rsidDel="00193D39">
                <w:rPr>
                  <w:rStyle w:val="TableFieldLabel"/>
                </w:rPr>
                <w:delText>[ Is static True. Containment is Not Specified. ]</w:delText>
              </w:r>
              <w:bookmarkStart w:id="322" w:name="_Toc25000212"/>
              <w:bookmarkEnd w:id="322"/>
            </w:del>
          </w:p>
          <w:p w14:paraId="4EA94AAE" w14:textId="77777777" w:rsidR="00562F87" w:rsidDel="00193D39" w:rsidRDefault="00562F87">
            <w:pPr>
              <w:pStyle w:val="TableTextNormal"/>
              <w:tabs>
                <w:tab w:val="left" w:pos="720"/>
              </w:tabs>
              <w:rPr>
                <w:del w:id="323" w:author="Raphael Malyankar" w:date="2019-11-18T18:57:00Z"/>
              </w:rPr>
            </w:pPr>
            <w:bookmarkStart w:id="324" w:name="_Toc25000213"/>
            <w:bookmarkEnd w:id="324"/>
          </w:p>
        </w:tc>
        <w:bookmarkStart w:id="325" w:name="_Toc25000214"/>
        <w:bookmarkEnd w:id="325"/>
      </w:tr>
      <w:tr w:rsidR="00562F87" w:rsidDel="00193D39" w14:paraId="6E239666" w14:textId="77777777">
        <w:trPr>
          <w:del w:id="326" w:author="Raphael Malyankar" w:date="2019-11-18T18:57: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9458E0" w14:textId="77777777" w:rsidR="00562F87" w:rsidDel="00193D39" w:rsidRDefault="00562F87">
            <w:pPr>
              <w:pStyle w:val="TableTextNormal"/>
              <w:rPr>
                <w:del w:id="327" w:author="Raphael Malyankar" w:date="2019-11-18T18:57:00Z"/>
              </w:rPr>
            </w:pPr>
            <w:bookmarkStart w:id="328" w:name="_Toc25000215"/>
            <w:bookmarkEnd w:id="328"/>
          </w:p>
          <w:p w14:paraId="74225546" w14:textId="77777777" w:rsidR="00562F87" w:rsidDel="00193D39" w:rsidRDefault="00A42A00">
            <w:pPr>
              <w:pStyle w:val="TableTextNormal"/>
              <w:rPr>
                <w:del w:id="329" w:author="Raphael Malyankar" w:date="2019-11-18T18:57:00Z"/>
              </w:rPr>
            </w:pPr>
            <w:del w:id="330" w:author="Raphael Malyankar" w:date="2019-11-18T18:57:00Z">
              <w:r w:rsidDel="00193D39">
                <w:rPr>
                  <w:noProof/>
                  <w:sz w:val="0"/>
                  <w:szCs w:val="0"/>
                </w:rPr>
                <w:drawing>
                  <wp:inline distT="0" distB="0" distL="0" distR="0" wp14:anchorId="5DAF6379" wp14:editId="2C87F366">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national sub-division :   Public  = 3</w:delText>
              </w:r>
              <w:bookmarkStart w:id="331" w:name="_Toc25000216"/>
              <w:bookmarkEnd w:id="331"/>
            </w:del>
          </w:p>
          <w:p w14:paraId="642E5EB4" w14:textId="77777777" w:rsidR="00562F87" w:rsidDel="00193D39" w:rsidRDefault="00562F87">
            <w:pPr>
              <w:pStyle w:val="TableTextNormal"/>
              <w:tabs>
                <w:tab w:val="left" w:pos="540"/>
              </w:tabs>
              <w:rPr>
                <w:del w:id="332" w:author="Raphael Malyankar" w:date="2019-11-18T18:57:00Z"/>
              </w:rPr>
            </w:pPr>
            <w:bookmarkStart w:id="333" w:name="_Toc25000217"/>
            <w:bookmarkEnd w:id="333"/>
          </w:p>
          <w:p w14:paraId="61F41E64" w14:textId="77777777" w:rsidR="00562F87" w:rsidDel="00193D39" w:rsidRDefault="00A42A00">
            <w:pPr>
              <w:pStyle w:val="TableTextNormal"/>
              <w:rPr>
                <w:del w:id="334" w:author="Raphael Malyankar" w:date="2019-11-18T18:57:00Z"/>
              </w:rPr>
            </w:pPr>
            <w:del w:id="335" w:author="Raphael Malyankar" w:date="2019-11-18T18:57:00Z">
              <w:r w:rsidDel="00193D39">
                <w:delText>an area smaller than the nation in which it lies.</w:delText>
              </w:r>
              <w:bookmarkStart w:id="336" w:name="_Toc25000218"/>
              <w:bookmarkEnd w:id="336"/>
            </w:del>
          </w:p>
          <w:p w14:paraId="6D3EDDF5" w14:textId="77777777" w:rsidR="00562F87" w:rsidDel="00193D39" w:rsidRDefault="00A42A00">
            <w:pPr>
              <w:pStyle w:val="TableTextNormal"/>
              <w:tabs>
                <w:tab w:val="left" w:pos="1440"/>
              </w:tabs>
              <w:jc w:val="right"/>
              <w:rPr>
                <w:del w:id="337" w:author="Raphael Malyankar" w:date="2019-11-18T18:57:00Z"/>
              </w:rPr>
            </w:pPr>
            <w:del w:id="338" w:author="Raphael Malyankar" w:date="2019-11-18T18:57:00Z">
              <w:r w:rsidDel="00193D39">
                <w:rPr>
                  <w:rStyle w:val="TableFieldLabel"/>
                </w:rPr>
                <w:delText>[ Is static True. Containment is Not Specified. ]</w:delText>
              </w:r>
              <w:bookmarkStart w:id="339" w:name="_Toc25000219"/>
              <w:bookmarkEnd w:id="339"/>
            </w:del>
          </w:p>
          <w:p w14:paraId="1FD5F4F8" w14:textId="77777777" w:rsidR="00562F87" w:rsidDel="00193D39" w:rsidRDefault="00562F87">
            <w:pPr>
              <w:pStyle w:val="TableTextNormal"/>
              <w:tabs>
                <w:tab w:val="left" w:pos="720"/>
              </w:tabs>
              <w:rPr>
                <w:del w:id="340" w:author="Raphael Malyankar" w:date="2019-11-18T18:57:00Z"/>
              </w:rPr>
            </w:pPr>
            <w:bookmarkStart w:id="341" w:name="_Toc25000220"/>
            <w:bookmarkEnd w:id="341"/>
          </w:p>
        </w:tc>
        <w:bookmarkStart w:id="342" w:name="_Toc25000221"/>
        <w:bookmarkEnd w:id="342"/>
      </w:tr>
    </w:tbl>
    <w:p w14:paraId="664DABC2" w14:textId="77777777" w:rsidR="00562F87" w:rsidDel="00193D39" w:rsidRDefault="00562F87">
      <w:pPr>
        <w:pStyle w:val="Notes"/>
        <w:rPr>
          <w:del w:id="343" w:author="Raphael Malyankar" w:date="2019-11-18T18:57:00Z"/>
        </w:rPr>
      </w:pPr>
      <w:bookmarkStart w:id="344" w:name="_Toc25000222"/>
      <w:bookmarkEnd w:id="344"/>
    </w:p>
    <w:p w14:paraId="4CC3101C" w14:textId="77777777" w:rsidR="00562F87" w:rsidDel="00193D39" w:rsidRDefault="00A42A00">
      <w:pPr>
        <w:pStyle w:val="Notes"/>
        <w:rPr>
          <w:del w:id="345" w:author="Raphael Malyankar" w:date="2019-11-18T18:57:00Z"/>
        </w:rPr>
      </w:pPr>
      <w:del w:id="346" w:author="Raphael Malyankar" w:date="2019-11-18T18:57:00Z">
        <w:r w:rsidDel="00193D39">
          <w:delText xml:space="preserve">  </w:delText>
        </w:r>
        <w:bookmarkStart w:id="347" w:name="_Toc25000223"/>
        <w:bookmarkEnd w:id="260"/>
        <w:bookmarkEnd w:id="347"/>
      </w:del>
    </w:p>
    <w:p w14:paraId="724DEBD1" w14:textId="77777777" w:rsidR="00562F87" w:rsidDel="00193D39" w:rsidRDefault="00562F87">
      <w:pPr>
        <w:pStyle w:val="Notes"/>
        <w:rPr>
          <w:del w:id="348" w:author="Raphael Malyankar" w:date="2019-11-18T18:57:00Z"/>
        </w:rPr>
      </w:pPr>
      <w:bookmarkStart w:id="349" w:name="_Toc25000224"/>
      <w:bookmarkEnd w:id="349"/>
    </w:p>
    <w:p w14:paraId="325CB57A" w14:textId="77777777" w:rsidR="00562F87" w:rsidRDefault="00A42A00">
      <w:pPr>
        <w:pStyle w:val="Heading3"/>
      </w:pPr>
      <w:bookmarkStart w:id="350" w:name="BKM_7F276F60_966F_488C_8390_955B59EC77D5"/>
      <w:bookmarkStart w:id="351" w:name="_Toc25000225"/>
      <w:proofErr w:type="spellStart"/>
      <w:r>
        <w:t>logicalConnectives</w:t>
      </w:r>
      <w:bookmarkEnd w:id="351"/>
      <w:proofErr w:type="spellEnd"/>
    </w:p>
    <w:p w14:paraId="29AAC93C" w14:textId="77777777" w:rsidR="00562F87" w:rsidRDefault="00A42A00">
      <w:pPr>
        <w:pStyle w:val="Notes"/>
      </w:pPr>
      <w:r>
        <w:rPr>
          <w:rStyle w:val="Italics"/>
        </w:rPr>
        <w:t>Enumeration in package 'S-127 Domain Model'</w:t>
      </w:r>
    </w:p>
    <w:p w14:paraId="17F6DA51" w14:textId="77777777" w:rsidR="00562F87" w:rsidRDefault="00562F87">
      <w:pPr>
        <w:pStyle w:val="Notes"/>
        <w:tabs>
          <w:tab w:val="left" w:pos="720"/>
        </w:tabs>
      </w:pPr>
    </w:p>
    <w:p w14:paraId="74220EE5" w14:textId="77777777" w:rsidR="00562F87" w:rsidRDefault="00A42A00">
      <w:pPr>
        <w:pStyle w:val="Notes"/>
      </w:pPr>
      <w:r>
        <w:t>Expresses whether all the constraints described by its co-attributes must be satisfied, or only one such constraint need be satisfied.</w:t>
      </w:r>
    </w:p>
    <w:p w14:paraId="59A24D3E" w14:textId="77777777" w:rsidR="00562F87" w:rsidRDefault="00A42A00">
      <w:pPr>
        <w:pStyle w:val="Notes"/>
      </w:pPr>
      <w:r>
        <w:t>Remarks:</w:t>
      </w:r>
    </w:p>
    <w:p w14:paraId="427A2CA6" w14:textId="77777777" w:rsidR="00562F87" w:rsidRDefault="00A42A00">
      <w:pPr>
        <w:pStyle w:val="Notes"/>
        <w:numPr>
          <w:ilvl w:val="0"/>
          <w:numId w:val="7"/>
        </w:numPr>
        <w:ind w:left="360" w:hanging="360"/>
      </w:pPr>
      <w:r>
        <w:t>This attribute is intended to be used with co-attributes that encode limits on vessel dimensions, type of cargo, and other characteristics.</w:t>
      </w:r>
    </w:p>
    <w:p w14:paraId="640FB013" w14:textId="77777777" w:rsidR="00562F87" w:rsidRDefault="00A42A00">
      <w:pPr>
        <w:pStyle w:val="Notes"/>
        <w:numPr>
          <w:ilvl w:val="0"/>
          <w:numId w:val="7"/>
        </w:numPr>
        <w:ind w:left="360" w:hanging="360"/>
      </w:pPr>
      <w:r>
        <w:t xml:space="preserve">The combination of constraints described by </w:t>
      </w:r>
      <w:proofErr w:type="spellStart"/>
      <w:r>
        <w:t>logicalConnective</w:t>
      </w:r>
      <w:proofErr w:type="spellEnd"/>
      <w:r>
        <w:t xml:space="preserve"> and its co-attributes defines a subset of vessels to which information described by a feature or information type instance applies (or does not apply, is required, recommended, etc.).</w:t>
      </w:r>
    </w:p>
    <w:p w14:paraId="48E2A597" w14:textId="77777777" w:rsidR="00562F87" w:rsidRDefault="00A42A00">
      <w:pPr>
        <w:pStyle w:val="Notes"/>
        <w:numPr>
          <w:ilvl w:val="0"/>
          <w:numId w:val="7"/>
        </w:numPr>
        <w:ind w:left="360" w:hanging="360"/>
      </w:pPr>
      <w:r>
        <w:t xml:space="preserve">The relationship between the vessel subset and the information is indicated by an association - see </w:t>
      </w:r>
      <w:proofErr w:type="spellStart"/>
      <w:r>
        <w:t>PermissionType</w:t>
      </w:r>
      <w:proofErr w:type="spellEnd"/>
      <w:r>
        <w:t xml:space="preserve"> and </w:t>
      </w:r>
      <w:proofErr w:type="spellStart"/>
      <w:r>
        <w:t>InclusionType</w:t>
      </w:r>
      <w:proofErr w:type="spellEnd"/>
      <w:r>
        <w:t>).</w:t>
      </w:r>
    </w:p>
    <w:p w14:paraId="39F75FC8" w14:textId="77777777" w:rsidR="00562F87" w:rsidRDefault="00A42A00">
      <w:pPr>
        <w:pStyle w:val="Notes"/>
        <w:numPr>
          <w:ilvl w:val="0"/>
          <w:numId w:val="7"/>
        </w:numPr>
        <w:ind w:left="360" w:hanging="360"/>
      </w:pPr>
      <w:r>
        <w:t xml:space="preserve">The two listed values of </w:t>
      </w:r>
      <w:proofErr w:type="spellStart"/>
      <w:r>
        <w:t>logicalConnective</w:t>
      </w:r>
      <w:proofErr w:type="spellEnd"/>
      <w:r>
        <w:t xml:space="preserve"> are two of the basic operations of Boolean logic. The third basic operation (not) is not used.</w:t>
      </w:r>
    </w:p>
    <w:p w14:paraId="622251E6" w14:textId="77777777" w:rsidR="00562F87" w:rsidRDefault="00A42A00">
      <w:pPr>
        <w:pStyle w:val="Notes"/>
      </w:pPr>
      <w:r>
        <w:t>Example:</w:t>
      </w:r>
    </w:p>
    <w:p w14:paraId="59ACC104" w14:textId="77777777" w:rsidR="00562F87" w:rsidRDefault="00A42A00">
      <w:pPr>
        <w:pStyle w:val="Notes"/>
      </w:pPr>
      <w:r>
        <w:t>An Applicability object with attributes as below:</w:t>
      </w:r>
    </w:p>
    <w:p w14:paraId="537595D6" w14:textId="77777777" w:rsidR="00562F87" w:rsidRDefault="00A42A00">
      <w:pPr>
        <w:pStyle w:val="Notes"/>
      </w:pPr>
      <w:proofErr w:type="spellStart"/>
      <w:r>
        <w:t>logicalConnectives</w:t>
      </w:r>
      <w:proofErr w:type="spellEnd"/>
      <w:r>
        <w:t>=1</w:t>
      </w:r>
    </w:p>
    <w:p w14:paraId="61021559" w14:textId="77777777" w:rsidR="00562F87" w:rsidRDefault="00A42A00">
      <w:pPr>
        <w:pStyle w:val="Notes"/>
      </w:pPr>
      <w:proofErr w:type="spellStart"/>
      <w:r>
        <w:t>vesselsMeasurements</w:t>
      </w:r>
      <w:proofErr w:type="spellEnd"/>
      <w:r>
        <w:t xml:space="preserve"> [vesselsCharacteristics=10/vesselsCharacteristicsValue=50.0/ComparisonOperator=1]</w:t>
      </w:r>
    </w:p>
    <w:p w14:paraId="27F9D2AC" w14:textId="77777777" w:rsidR="00562F87" w:rsidRDefault="00A42A00">
      <w:pPr>
        <w:pStyle w:val="Notes"/>
      </w:pPr>
      <w:proofErr w:type="spellStart"/>
      <w:r>
        <w:t>vesselsMeasurements</w:t>
      </w:r>
      <w:proofErr w:type="spellEnd"/>
      <w:r>
        <w:t xml:space="preserve"> [vesselsCharacteristics=6/vesselsCharacteristicsValue=10.0/ComparisonOperator=1]</w:t>
      </w:r>
    </w:p>
    <w:p w14:paraId="3613D412" w14:textId="77777777" w:rsidR="00562F87" w:rsidRDefault="00A42A00">
      <w:pPr>
        <w:pStyle w:val="Notes"/>
      </w:pPr>
      <w:r>
        <w:t xml:space="preserve">implies the limitation applies only when LOA (code 10) is greater than 50.0 and draught (code 6) is greater than 10.0 </w:t>
      </w:r>
    </w:p>
    <w:p w14:paraId="31BB8A3C" w14:textId="77777777" w:rsidR="00562F87" w:rsidRDefault="00562F87">
      <w:pPr>
        <w:pStyle w:val="Notes"/>
      </w:pPr>
    </w:p>
    <w:p w14:paraId="02B2F585" w14:textId="77777777" w:rsidR="00562F87" w:rsidRDefault="00A42A00">
      <w:pPr>
        <w:pStyle w:val="Properties"/>
      </w:pPr>
      <w:proofErr w:type="spellStart"/>
      <w:r>
        <w:t>logicalConnectives</w:t>
      </w:r>
      <w:proofErr w:type="spellEnd"/>
      <w:r>
        <w:t xml:space="preserve"> </w:t>
      </w:r>
    </w:p>
    <w:p w14:paraId="26819B00" w14:textId="77777777" w:rsidR="00562F87" w:rsidRDefault="00A42A00">
      <w:pPr>
        <w:pStyle w:val="Properties"/>
      </w:pPr>
      <w:r>
        <w:t>Version 1.0  Phase 1.0  Proposed</w:t>
      </w:r>
    </w:p>
    <w:p w14:paraId="552424DF" w14:textId="77777777" w:rsidR="00562F87" w:rsidRDefault="00A42A00">
      <w:pPr>
        <w:pStyle w:val="Properties"/>
      </w:pPr>
      <w:proofErr w:type="spellStart"/>
      <w:r>
        <w:t>raphaelm</w:t>
      </w:r>
      <w:proofErr w:type="spellEnd"/>
      <w:r>
        <w:t xml:space="preserve"> created on 01-Jan-2018.  Last modified 20-Aug-2018</w:t>
      </w:r>
    </w:p>
    <w:p w14:paraId="66A74FA2" w14:textId="77777777" w:rsidR="00562F87" w:rsidRDefault="00A42A00">
      <w:pPr>
        <w:pStyle w:val="Properties"/>
      </w:pPr>
      <w:r>
        <w:t>Alias LOGCON</w:t>
      </w:r>
    </w:p>
    <w:p w14:paraId="3BA6E4C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2DFBEEA"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A3617D" w14:textId="77777777" w:rsidR="00562F87" w:rsidRDefault="00A42A00">
            <w:pPr>
              <w:pStyle w:val="TableHeadingLight"/>
            </w:pPr>
            <w:r>
              <w:t>ATTRIBUTES</w:t>
            </w:r>
          </w:p>
        </w:tc>
      </w:tr>
      <w:tr w:rsidR="00562F87" w14:paraId="1261E68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AC144B" w14:textId="77777777" w:rsidR="00562F87" w:rsidRDefault="00562F87">
            <w:pPr>
              <w:pStyle w:val="TableTextNormal"/>
            </w:pPr>
          </w:p>
          <w:p w14:paraId="40932955" w14:textId="77777777" w:rsidR="00562F87" w:rsidRDefault="00A42A00">
            <w:pPr>
              <w:pStyle w:val="TableTextNormal"/>
            </w:pPr>
            <w:r>
              <w:rPr>
                <w:noProof/>
                <w:sz w:val="0"/>
                <w:szCs w:val="0"/>
              </w:rPr>
              <w:drawing>
                <wp:inline distT="0" distB="0" distL="0" distR="0" wp14:anchorId="76914CBE" wp14:editId="3F3A1A2C">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logical conjunction :   Public  = 1</w:t>
            </w:r>
          </w:p>
          <w:p w14:paraId="68A58289" w14:textId="77777777" w:rsidR="00562F87" w:rsidRDefault="00562F87">
            <w:pPr>
              <w:pStyle w:val="TableTextNormal"/>
              <w:tabs>
                <w:tab w:val="left" w:pos="540"/>
              </w:tabs>
            </w:pPr>
          </w:p>
          <w:p w14:paraId="308DA7C0" w14:textId="77777777" w:rsidR="00562F87" w:rsidRDefault="00A42A00">
            <w:pPr>
              <w:pStyle w:val="TableTextNormal"/>
            </w:pPr>
            <w:r>
              <w:t xml:space="preserve">all the conditions described by the other attributes of the object, or sub-attributes of the same complex attribute, are true </w:t>
            </w:r>
          </w:p>
          <w:p w14:paraId="45692C65" w14:textId="77777777" w:rsidR="00562F87" w:rsidRDefault="00A42A00">
            <w:pPr>
              <w:pStyle w:val="TableTextNormal"/>
              <w:tabs>
                <w:tab w:val="left" w:pos="1440"/>
              </w:tabs>
              <w:jc w:val="right"/>
            </w:pPr>
            <w:r>
              <w:rPr>
                <w:rStyle w:val="TableFieldLabel"/>
              </w:rPr>
              <w:t>[ Is static True. Containment is Not Specified. ]</w:t>
            </w:r>
          </w:p>
          <w:p w14:paraId="6ED8E8A5" w14:textId="77777777" w:rsidR="00562F87" w:rsidRDefault="00562F87">
            <w:pPr>
              <w:pStyle w:val="TableTextNormal"/>
              <w:tabs>
                <w:tab w:val="left" w:pos="720"/>
              </w:tabs>
            </w:pPr>
          </w:p>
        </w:tc>
      </w:tr>
      <w:tr w:rsidR="00562F87" w14:paraId="6201555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D466FC" w14:textId="77777777" w:rsidR="00562F87" w:rsidRDefault="00562F87">
            <w:pPr>
              <w:pStyle w:val="TableTextNormal"/>
            </w:pPr>
          </w:p>
          <w:p w14:paraId="7F7FAB02" w14:textId="77777777" w:rsidR="00562F87" w:rsidRDefault="00A42A00">
            <w:pPr>
              <w:pStyle w:val="TableTextNormal"/>
            </w:pPr>
            <w:r>
              <w:rPr>
                <w:noProof/>
                <w:sz w:val="0"/>
                <w:szCs w:val="0"/>
              </w:rPr>
              <w:drawing>
                <wp:inline distT="0" distB="0" distL="0" distR="0" wp14:anchorId="330ADB48" wp14:editId="428B3611">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logical disjunction :   Public  = 2</w:t>
            </w:r>
          </w:p>
          <w:p w14:paraId="5FD06748" w14:textId="77777777" w:rsidR="00562F87" w:rsidRDefault="00562F87">
            <w:pPr>
              <w:pStyle w:val="TableTextNormal"/>
              <w:tabs>
                <w:tab w:val="left" w:pos="540"/>
              </w:tabs>
            </w:pPr>
          </w:p>
          <w:p w14:paraId="5917233A" w14:textId="77777777" w:rsidR="00562F87" w:rsidRDefault="00A42A00">
            <w:pPr>
              <w:pStyle w:val="TableTextNormal"/>
            </w:pPr>
            <w:r>
              <w:t xml:space="preserve">at least one of the conditions described by the other attributes of the object, or sub-attributes of the same complex attributes, is true </w:t>
            </w:r>
          </w:p>
          <w:p w14:paraId="67AF3B63" w14:textId="77777777" w:rsidR="00562F87" w:rsidRDefault="00A42A00">
            <w:pPr>
              <w:pStyle w:val="TableTextNormal"/>
              <w:tabs>
                <w:tab w:val="left" w:pos="1440"/>
              </w:tabs>
              <w:jc w:val="right"/>
            </w:pPr>
            <w:r>
              <w:rPr>
                <w:rStyle w:val="TableFieldLabel"/>
              </w:rPr>
              <w:t>[ Is static True. Containment is Not Specified. ]</w:t>
            </w:r>
          </w:p>
          <w:p w14:paraId="48864491" w14:textId="77777777" w:rsidR="00562F87" w:rsidRDefault="00562F87">
            <w:pPr>
              <w:pStyle w:val="TableTextNormal"/>
              <w:tabs>
                <w:tab w:val="left" w:pos="720"/>
              </w:tabs>
            </w:pPr>
          </w:p>
        </w:tc>
      </w:tr>
    </w:tbl>
    <w:p w14:paraId="68334B82" w14:textId="77777777" w:rsidR="00562F87" w:rsidRDefault="00562F87">
      <w:pPr>
        <w:pStyle w:val="Notes"/>
      </w:pPr>
    </w:p>
    <w:p w14:paraId="12E4ABD2" w14:textId="77777777" w:rsidR="00562F87" w:rsidRDefault="00A42A00">
      <w:pPr>
        <w:pStyle w:val="Notes"/>
      </w:pPr>
      <w:r>
        <w:t xml:space="preserve">  </w:t>
      </w:r>
      <w:bookmarkEnd w:id="350"/>
    </w:p>
    <w:p w14:paraId="69A058D9" w14:textId="77777777" w:rsidR="00562F87" w:rsidRDefault="00562F87">
      <w:pPr>
        <w:pStyle w:val="Notes"/>
      </w:pPr>
    </w:p>
    <w:p w14:paraId="477D7A90" w14:textId="77777777" w:rsidR="00562F87" w:rsidRDefault="00A42A00">
      <w:pPr>
        <w:pStyle w:val="Heading3"/>
      </w:pPr>
      <w:bookmarkStart w:id="352" w:name="BKM_DA53180A_9961_4D63_A439_01E841C9160F"/>
      <w:bookmarkStart w:id="353" w:name="_Toc25000226"/>
      <w:r>
        <w:t>membership</w:t>
      </w:r>
      <w:bookmarkEnd w:id="353"/>
    </w:p>
    <w:p w14:paraId="33D3B836" w14:textId="77777777" w:rsidR="00562F87" w:rsidRDefault="00A42A00">
      <w:pPr>
        <w:pStyle w:val="Notes"/>
      </w:pPr>
      <w:r>
        <w:rPr>
          <w:rStyle w:val="Italics"/>
        </w:rPr>
        <w:lastRenderedPageBreak/>
        <w:t>Enumeration in package 'S-127 Domain Model'</w:t>
      </w:r>
    </w:p>
    <w:p w14:paraId="5C4EB78C" w14:textId="77777777" w:rsidR="00562F87" w:rsidRDefault="00562F87">
      <w:pPr>
        <w:pStyle w:val="Notes"/>
        <w:tabs>
          <w:tab w:val="left" w:pos="720"/>
        </w:tabs>
      </w:pPr>
    </w:p>
    <w:p w14:paraId="52E45E15" w14:textId="77777777" w:rsidR="00562F87" w:rsidRDefault="00A42A00">
      <w:pPr>
        <w:pStyle w:val="Notes"/>
      </w:pPr>
      <w:r>
        <w:t>Indicates whether a vessel is included or excluded from the regulation / restriction / recommendation / nautical information</w:t>
      </w:r>
    </w:p>
    <w:p w14:paraId="1DFA3EDF" w14:textId="77777777" w:rsidR="00562F87" w:rsidRDefault="00562F87">
      <w:pPr>
        <w:pStyle w:val="Notes"/>
      </w:pPr>
    </w:p>
    <w:p w14:paraId="244AB26D" w14:textId="77777777" w:rsidR="00562F87" w:rsidRDefault="00A42A00">
      <w:pPr>
        <w:pStyle w:val="Properties"/>
      </w:pPr>
      <w:r>
        <w:t xml:space="preserve">membership </w:t>
      </w:r>
    </w:p>
    <w:p w14:paraId="60ABC907" w14:textId="77777777" w:rsidR="00562F87" w:rsidRDefault="00A42A00">
      <w:pPr>
        <w:pStyle w:val="Properties"/>
      </w:pPr>
      <w:r>
        <w:t>Version 1.0  Phase 1.0  Proposed</w:t>
      </w:r>
    </w:p>
    <w:p w14:paraId="394BEBAF" w14:textId="77777777" w:rsidR="00562F87" w:rsidRDefault="00A42A00">
      <w:pPr>
        <w:pStyle w:val="Properties"/>
      </w:pPr>
      <w:proofErr w:type="spellStart"/>
      <w:r>
        <w:t>raphaelm</w:t>
      </w:r>
      <w:proofErr w:type="spellEnd"/>
      <w:r>
        <w:t xml:space="preserve"> created on 01-Jan-2018.  Last modified 20-Aug-2018</w:t>
      </w:r>
    </w:p>
    <w:p w14:paraId="309D5FC2" w14:textId="77777777" w:rsidR="00562F87" w:rsidRDefault="00A42A00">
      <w:pPr>
        <w:pStyle w:val="Properties"/>
      </w:pPr>
      <w:r>
        <w:t>Alias MBRSHP</w:t>
      </w:r>
    </w:p>
    <w:p w14:paraId="206F5E62"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AC7452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B84A553" w14:textId="77777777" w:rsidR="00562F87" w:rsidRDefault="00A42A00">
            <w:pPr>
              <w:pStyle w:val="TableHeadingLight"/>
            </w:pPr>
            <w:r>
              <w:t>ATTRIBUTES</w:t>
            </w:r>
          </w:p>
        </w:tc>
      </w:tr>
      <w:tr w:rsidR="00562F87" w14:paraId="4FE503F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9B5E26F" w14:textId="77777777" w:rsidR="00562F87" w:rsidRDefault="00562F87">
            <w:pPr>
              <w:pStyle w:val="TableTextNormal"/>
            </w:pPr>
          </w:p>
          <w:p w14:paraId="41BC854E" w14:textId="77777777" w:rsidR="00562F87" w:rsidRDefault="00A42A00">
            <w:pPr>
              <w:pStyle w:val="TableTextNormal"/>
            </w:pPr>
            <w:r>
              <w:rPr>
                <w:noProof/>
                <w:sz w:val="0"/>
                <w:szCs w:val="0"/>
              </w:rPr>
              <w:drawing>
                <wp:inline distT="0" distB="0" distL="0" distR="0" wp14:anchorId="5BE50446" wp14:editId="7BE1D6CE">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included :   Public  = 1</w:t>
            </w:r>
          </w:p>
          <w:p w14:paraId="7852D806" w14:textId="77777777" w:rsidR="00562F87" w:rsidRDefault="00562F87">
            <w:pPr>
              <w:pStyle w:val="TableTextNormal"/>
              <w:tabs>
                <w:tab w:val="left" w:pos="540"/>
              </w:tabs>
            </w:pPr>
          </w:p>
          <w:p w14:paraId="1D366474" w14:textId="77777777" w:rsidR="00562F87" w:rsidRDefault="00A42A00">
            <w:pPr>
              <w:pStyle w:val="TableTextNormal"/>
            </w:pPr>
            <w:r>
              <w:t>Vessels with these characteristics are included in the regulation/restriction/recommendation/nautical information.</w:t>
            </w:r>
          </w:p>
          <w:p w14:paraId="4AB87CCC" w14:textId="77777777" w:rsidR="00562F87" w:rsidRDefault="00A42A00">
            <w:pPr>
              <w:pStyle w:val="TableTextNormal"/>
              <w:tabs>
                <w:tab w:val="left" w:pos="1440"/>
              </w:tabs>
              <w:jc w:val="right"/>
            </w:pPr>
            <w:r>
              <w:rPr>
                <w:rStyle w:val="TableFieldLabel"/>
              </w:rPr>
              <w:t>[ Is static True. Containment is Not Specified. ]</w:t>
            </w:r>
          </w:p>
          <w:p w14:paraId="229882F7" w14:textId="77777777" w:rsidR="00562F87" w:rsidRDefault="00562F87">
            <w:pPr>
              <w:pStyle w:val="TableTextNormal"/>
              <w:tabs>
                <w:tab w:val="left" w:pos="720"/>
              </w:tabs>
            </w:pPr>
          </w:p>
        </w:tc>
      </w:tr>
      <w:tr w:rsidR="00562F87" w14:paraId="72F6308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FD4EF99" w14:textId="77777777" w:rsidR="00562F87" w:rsidRDefault="00562F87">
            <w:pPr>
              <w:pStyle w:val="TableTextNormal"/>
            </w:pPr>
          </w:p>
          <w:p w14:paraId="46F87927" w14:textId="77777777" w:rsidR="00562F87" w:rsidRDefault="00A42A00">
            <w:pPr>
              <w:pStyle w:val="TableTextNormal"/>
            </w:pPr>
            <w:r>
              <w:rPr>
                <w:noProof/>
                <w:sz w:val="0"/>
                <w:szCs w:val="0"/>
              </w:rPr>
              <w:drawing>
                <wp:inline distT="0" distB="0" distL="0" distR="0" wp14:anchorId="21FA93D3" wp14:editId="2505CA37">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excluded :   Public  = 2</w:t>
            </w:r>
          </w:p>
          <w:p w14:paraId="454CAC54" w14:textId="77777777" w:rsidR="00562F87" w:rsidRDefault="00562F87">
            <w:pPr>
              <w:pStyle w:val="TableTextNormal"/>
              <w:tabs>
                <w:tab w:val="left" w:pos="540"/>
              </w:tabs>
            </w:pPr>
          </w:p>
          <w:p w14:paraId="297BE038" w14:textId="77777777" w:rsidR="00562F87" w:rsidRDefault="00A42A00">
            <w:pPr>
              <w:pStyle w:val="TableTextNormal"/>
            </w:pPr>
            <w:r>
              <w:t>Vessels with these characteristics are excluded from the regulation/restriction/recommendation/nautical information.</w:t>
            </w:r>
          </w:p>
          <w:p w14:paraId="105585AF" w14:textId="77777777" w:rsidR="00562F87" w:rsidRDefault="00A42A00">
            <w:pPr>
              <w:pStyle w:val="TableTextNormal"/>
              <w:tabs>
                <w:tab w:val="left" w:pos="1440"/>
              </w:tabs>
              <w:jc w:val="right"/>
            </w:pPr>
            <w:r>
              <w:rPr>
                <w:rStyle w:val="TableFieldLabel"/>
              </w:rPr>
              <w:t>[ Is static True. Containment is Not Specified. ]</w:t>
            </w:r>
          </w:p>
          <w:p w14:paraId="3BF64D09" w14:textId="77777777" w:rsidR="00562F87" w:rsidRDefault="00562F87">
            <w:pPr>
              <w:pStyle w:val="TableTextNormal"/>
              <w:tabs>
                <w:tab w:val="left" w:pos="720"/>
              </w:tabs>
            </w:pPr>
          </w:p>
        </w:tc>
      </w:tr>
    </w:tbl>
    <w:p w14:paraId="69B09836" w14:textId="77777777" w:rsidR="00562F87" w:rsidRDefault="00562F87">
      <w:pPr>
        <w:pStyle w:val="Notes"/>
      </w:pPr>
    </w:p>
    <w:p w14:paraId="36CC427C" w14:textId="77777777" w:rsidR="00562F87" w:rsidRDefault="00A42A00">
      <w:pPr>
        <w:pStyle w:val="Notes"/>
      </w:pPr>
      <w:r>
        <w:t xml:space="preserve">  </w:t>
      </w:r>
      <w:bookmarkEnd w:id="352"/>
    </w:p>
    <w:p w14:paraId="551F53FB" w14:textId="77777777" w:rsidR="00562F87" w:rsidRDefault="00562F87">
      <w:pPr>
        <w:pStyle w:val="Notes"/>
      </w:pPr>
    </w:p>
    <w:p w14:paraId="2DE5A238" w14:textId="77777777" w:rsidR="00562F87" w:rsidRDefault="00A42A00">
      <w:pPr>
        <w:pStyle w:val="Heading3"/>
      </w:pPr>
      <w:bookmarkStart w:id="354" w:name="BKM_80B327DE_B008_40D3_A965_BEF27543DE00"/>
      <w:bookmarkStart w:id="355" w:name="_Toc25000227"/>
      <w:r>
        <w:t>operation</w:t>
      </w:r>
      <w:bookmarkEnd w:id="355"/>
    </w:p>
    <w:p w14:paraId="5D8D169C" w14:textId="77777777" w:rsidR="00562F87" w:rsidRDefault="00A42A00">
      <w:pPr>
        <w:pStyle w:val="Notes"/>
      </w:pPr>
      <w:r>
        <w:rPr>
          <w:rStyle w:val="Italics"/>
        </w:rPr>
        <w:t>Enumeration in package 'S-127 Domain Model'</w:t>
      </w:r>
    </w:p>
    <w:p w14:paraId="08A93777" w14:textId="77777777" w:rsidR="00562F87" w:rsidRDefault="00562F87">
      <w:pPr>
        <w:pStyle w:val="Notes"/>
        <w:tabs>
          <w:tab w:val="left" w:pos="720"/>
        </w:tabs>
      </w:pPr>
    </w:p>
    <w:p w14:paraId="5EC18D12" w14:textId="77777777" w:rsidR="00562F87" w:rsidRDefault="00A42A00">
      <w:pPr>
        <w:pStyle w:val="Notes"/>
      </w:pPr>
      <w:r>
        <w:t>Suggested definition: Indicates whether the minimum or maximum value should be used to describe a condition or in application processing.</w:t>
      </w:r>
    </w:p>
    <w:p w14:paraId="424DD843" w14:textId="77777777" w:rsidR="00562F87" w:rsidRDefault="00A42A00">
      <w:pPr>
        <w:pStyle w:val="Notes"/>
      </w:pPr>
      <w:r>
        <w:t>Remarks:</w:t>
      </w:r>
    </w:p>
    <w:p w14:paraId="3F6E4B52" w14:textId="77777777" w:rsidR="00562F87" w:rsidRDefault="00A42A00">
      <w:pPr>
        <w:pStyle w:val="Notes"/>
        <w:numPr>
          <w:ilvl w:val="0"/>
          <w:numId w:val="8"/>
        </w:numPr>
        <w:ind w:left="360" w:hanging="360"/>
      </w:pPr>
      <w:r>
        <w:t>Attribute operation is intended to be used in conjunction with other attributes (or sub-attributes of a complex attribute) to indicate how their values must be combined in order to describe a condition.</w:t>
      </w:r>
    </w:p>
    <w:p w14:paraId="054C5F7C" w14:textId="77777777" w:rsidR="00562F87" w:rsidRDefault="00A42A00">
      <w:pPr>
        <w:pStyle w:val="Notes"/>
        <w:numPr>
          <w:ilvl w:val="0"/>
          <w:numId w:val="8"/>
        </w:numPr>
        <w:ind w:left="360" w:hanging="360"/>
      </w:pPr>
      <w:r>
        <w:t>Null attributes are ignored.</w:t>
      </w:r>
    </w:p>
    <w:p w14:paraId="5DF7D197" w14:textId="77777777" w:rsidR="00562F87" w:rsidRDefault="00562F87">
      <w:pPr>
        <w:pStyle w:val="Notes"/>
      </w:pPr>
    </w:p>
    <w:p w14:paraId="07307AE1" w14:textId="77777777" w:rsidR="00562F87" w:rsidRDefault="00A42A00">
      <w:pPr>
        <w:pStyle w:val="Notes"/>
      </w:pPr>
      <w:r>
        <w:t xml:space="preserve">Example: Complex attribute </w:t>
      </w:r>
      <w:proofErr w:type="spellStart"/>
      <w:r>
        <w:t>underkeelAllowance</w:t>
      </w:r>
      <w:proofErr w:type="spellEnd"/>
      <w:r>
        <w:t xml:space="preserve"> with UKCFIX=2.5, UKCVAR=10.00, operation=1 indicates that the under-keel allowance required is the greater of 2.5 </w:t>
      </w:r>
      <w:proofErr w:type="spellStart"/>
      <w:r>
        <w:t>metres</w:t>
      </w:r>
      <w:proofErr w:type="spellEnd"/>
      <w:r>
        <w:t xml:space="preserve"> or 10% of the ship's draught.</w:t>
      </w:r>
    </w:p>
    <w:p w14:paraId="69E6C83A" w14:textId="77777777" w:rsidR="00562F87" w:rsidRDefault="00562F87">
      <w:pPr>
        <w:pStyle w:val="Notes"/>
      </w:pPr>
    </w:p>
    <w:p w14:paraId="559C45A4" w14:textId="77777777" w:rsidR="00562F87" w:rsidRDefault="00A42A00">
      <w:pPr>
        <w:pStyle w:val="Notes"/>
      </w:pPr>
      <w:r>
        <w:t>Remarks: OPERAT is intended to be used in conjunction with other attributes (or sub-attributes of a complex attribute) to indicate how their values must be combined in order to describe a condition. Null attributes are ignored.</w:t>
      </w:r>
    </w:p>
    <w:p w14:paraId="672885FC" w14:textId="77777777" w:rsidR="00562F87" w:rsidRDefault="00A42A00">
      <w:pPr>
        <w:pStyle w:val="Notes"/>
      </w:pPr>
      <w:r>
        <w:t xml:space="preserve">Example: Complex attribute </w:t>
      </w:r>
      <w:proofErr w:type="spellStart"/>
      <w:r>
        <w:t>underkeelAllowance</w:t>
      </w:r>
      <w:proofErr w:type="spellEnd"/>
      <w:r>
        <w:t xml:space="preserve"> with UKCFIX=2.5, UKCVAR=10.00, OPERAT=1 </w:t>
      </w:r>
      <w:proofErr w:type="spellStart"/>
      <w:r>
        <w:t>inicates</w:t>
      </w:r>
      <w:proofErr w:type="spellEnd"/>
      <w:r>
        <w:t xml:space="preserve"> that the under-keel allowance required is the greater of 2.5 </w:t>
      </w:r>
      <w:proofErr w:type="spellStart"/>
      <w:r>
        <w:t>metres</w:t>
      </w:r>
      <w:proofErr w:type="spellEnd"/>
      <w:r>
        <w:t xml:space="preserve"> or 10% of the ship's draught.</w:t>
      </w:r>
    </w:p>
    <w:p w14:paraId="18A8F37C" w14:textId="77777777" w:rsidR="00562F87" w:rsidRDefault="00562F87">
      <w:pPr>
        <w:pStyle w:val="Notes"/>
      </w:pPr>
    </w:p>
    <w:p w14:paraId="249194D8" w14:textId="77777777" w:rsidR="00562F87" w:rsidRDefault="00A42A00">
      <w:pPr>
        <w:pStyle w:val="Properties"/>
      </w:pPr>
      <w:r>
        <w:t xml:space="preserve">operation </w:t>
      </w:r>
    </w:p>
    <w:p w14:paraId="0007F02C" w14:textId="77777777" w:rsidR="00562F87" w:rsidRDefault="00A42A00">
      <w:pPr>
        <w:pStyle w:val="Properties"/>
      </w:pPr>
      <w:r>
        <w:t>Version 1.0  Phase 1.0  Proposed</w:t>
      </w:r>
    </w:p>
    <w:p w14:paraId="4B958952" w14:textId="77777777" w:rsidR="00562F87" w:rsidRDefault="00A42A00">
      <w:pPr>
        <w:pStyle w:val="Properties"/>
      </w:pPr>
      <w:proofErr w:type="spellStart"/>
      <w:r>
        <w:t>raphaelm</w:t>
      </w:r>
      <w:proofErr w:type="spellEnd"/>
      <w:r>
        <w:t xml:space="preserve"> created on 01-Jan-2018.  Last modified 20-Aug-2018</w:t>
      </w:r>
    </w:p>
    <w:p w14:paraId="42C1F79E" w14:textId="77777777" w:rsidR="00562F87" w:rsidRDefault="00A42A00">
      <w:pPr>
        <w:pStyle w:val="Properties"/>
      </w:pPr>
      <w:r>
        <w:t>Alias OPERAT</w:t>
      </w:r>
    </w:p>
    <w:p w14:paraId="26452DE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4157F6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6FFF2E1" w14:textId="77777777" w:rsidR="00562F87" w:rsidRDefault="00A42A00">
            <w:pPr>
              <w:pStyle w:val="TableHeadingLight"/>
            </w:pPr>
            <w:r>
              <w:t>ATTRIBUTES</w:t>
            </w:r>
          </w:p>
        </w:tc>
      </w:tr>
      <w:tr w:rsidR="00562F87" w14:paraId="22F56FA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C547D8" w14:textId="77777777" w:rsidR="00562F87" w:rsidRDefault="00562F87">
            <w:pPr>
              <w:pStyle w:val="TableTextNormal"/>
            </w:pPr>
          </w:p>
          <w:p w14:paraId="5661F080" w14:textId="77777777" w:rsidR="00562F87" w:rsidRDefault="00A42A00">
            <w:pPr>
              <w:pStyle w:val="TableTextNormal"/>
            </w:pPr>
            <w:r>
              <w:rPr>
                <w:noProof/>
                <w:sz w:val="0"/>
                <w:szCs w:val="0"/>
              </w:rPr>
              <w:drawing>
                <wp:inline distT="0" distB="0" distL="0" distR="0" wp14:anchorId="6A2B5B2C" wp14:editId="1C5593DC">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largest value :   Public  = 1</w:t>
            </w:r>
          </w:p>
          <w:p w14:paraId="06543FD6" w14:textId="77777777" w:rsidR="00562F87" w:rsidRDefault="00562F87">
            <w:pPr>
              <w:pStyle w:val="TableTextNormal"/>
              <w:tabs>
                <w:tab w:val="left" w:pos="540"/>
              </w:tabs>
            </w:pPr>
          </w:p>
          <w:p w14:paraId="6921A658" w14:textId="77777777" w:rsidR="00562F87" w:rsidRDefault="00A42A00">
            <w:pPr>
              <w:pStyle w:val="TableTextNormal"/>
            </w:pPr>
            <w:r>
              <w:t>The numerically largest value computed from the applicable attributes or sub-attributes</w:t>
            </w:r>
          </w:p>
          <w:p w14:paraId="4AF76140" w14:textId="77777777" w:rsidR="00562F87" w:rsidRDefault="00A42A00">
            <w:pPr>
              <w:pStyle w:val="TableTextNormal"/>
              <w:tabs>
                <w:tab w:val="left" w:pos="1440"/>
              </w:tabs>
              <w:jc w:val="right"/>
            </w:pPr>
            <w:r>
              <w:rPr>
                <w:rStyle w:val="TableFieldLabel"/>
              </w:rPr>
              <w:t>[ Is static True. Containment is Not Specified. ]</w:t>
            </w:r>
          </w:p>
          <w:p w14:paraId="0F5AA194" w14:textId="77777777" w:rsidR="00562F87" w:rsidRDefault="00562F87">
            <w:pPr>
              <w:pStyle w:val="TableTextNormal"/>
              <w:tabs>
                <w:tab w:val="left" w:pos="720"/>
              </w:tabs>
            </w:pPr>
          </w:p>
        </w:tc>
      </w:tr>
      <w:tr w:rsidR="00562F87" w14:paraId="035AC0A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C82431" w14:textId="77777777" w:rsidR="00562F87" w:rsidRDefault="00562F87">
            <w:pPr>
              <w:pStyle w:val="TableTextNormal"/>
            </w:pPr>
          </w:p>
          <w:p w14:paraId="6521482F" w14:textId="77777777" w:rsidR="00562F87" w:rsidRDefault="00A42A00">
            <w:pPr>
              <w:pStyle w:val="TableTextNormal"/>
            </w:pPr>
            <w:r>
              <w:rPr>
                <w:noProof/>
                <w:sz w:val="0"/>
                <w:szCs w:val="0"/>
              </w:rPr>
              <w:drawing>
                <wp:inline distT="0" distB="0" distL="0" distR="0" wp14:anchorId="1A160F7A" wp14:editId="5B5C89C5">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smallest value :   Public  = 2</w:t>
            </w:r>
          </w:p>
          <w:p w14:paraId="48DB31DA" w14:textId="77777777" w:rsidR="00562F87" w:rsidRDefault="00562F87">
            <w:pPr>
              <w:pStyle w:val="TableTextNormal"/>
              <w:tabs>
                <w:tab w:val="left" w:pos="540"/>
              </w:tabs>
            </w:pPr>
          </w:p>
          <w:p w14:paraId="1C145EED" w14:textId="77777777" w:rsidR="00562F87" w:rsidRDefault="00A42A00">
            <w:pPr>
              <w:pStyle w:val="TableTextNormal"/>
            </w:pPr>
            <w:r>
              <w:t>The numerically smallest value computed from the applicable attributes or sub-attributes</w:t>
            </w:r>
          </w:p>
          <w:p w14:paraId="548A5EB2" w14:textId="77777777" w:rsidR="00562F87" w:rsidRDefault="00A42A00">
            <w:pPr>
              <w:pStyle w:val="TableTextNormal"/>
              <w:tabs>
                <w:tab w:val="left" w:pos="1440"/>
              </w:tabs>
              <w:jc w:val="right"/>
            </w:pPr>
            <w:r>
              <w:rPr>
                <w:rStyle w:val="TableFieldLabel"/>
              </w:rPr>
              <w:t>[ Is static True. Containment is Not Specified. ]</w:t>
            </w:r>
          </w:p>
          <w:p w14:paraId="5B5FC022" w14:textId="77777777" w:rsidR="00562F87" w:rsidRDefault="00562F87">
            <w:pPr>
              <w:pStyle w:val="TableTextNormal"/>
              <w:tabs>
                <w:tab w:val="left" w:pos="720"/>
              </w:tabs>
            </w:pPr>
          </w:p>
        </w:tc>
      </w:tr>
    </w:tbl>
    <w:p w14:paraId="4B9D9A83" w14:textId="77777777" w:rsidR="00562F87" w:rsidRDefault="00562F87">
      <w:pPr>
        <w:pStyle w:val="Notes"/>
      </w:pPr>
    </w:p>
    <w:p w14:paraId="783D773E" w14:textId="77777777" w:rsidR="00562F87" w:rsidRDefault="00A42A00">
      <w:pPr>
        <w:pStyle w:val="Notes"/>
      </w:pPr>
      <w:r>
        <w:lastRenderedPageBreak/>
        <w:t xml:space="preserve">  </w:t>
      </w:r>
      <w:bookmarkEnd w:id="354"/>
    </w:p>
    <w:p w14:paraId="691475B0" w14:textId="77777777" w:rsidR="00562F87" w:rsidRDefault="00562F87">
      <w:pPr>
        <w:pStyle w:val="Notes"/>
      </w:pPr>
    </w:p>
    <w:p w14:paraId="50F3DDFE" w14:textId="77777777" w:rsidR="00562F87" w:rsidRDefault="00A42A00">
      <w:pPr>
        <w:pStyle w:val="Heading3"/>
      </w:pPr>
      <w:bookmarkStart w:id="356" w:name="BKM_CD7CEEDE_CD94_4069_85B6_FD75F9C91F77"/>
      <w:bookmarkStart w:id="357" w:name="_Toc25000228"/>
      <w:proofErr w:type="spellStart"/>
      <w:r>
        <w:t>pilotMovement</w:t>
      </w:r>
      <w:bookmarkEnd w:id="357"/>
      <w:proofErr w:type="spellEnd"/>
    </w:p>
    <w:p w14:paraId="3698392F" w14:textId="77777777" w:rsidR="00562F87" w:rsidRDefault="00A42A00">
      <w:pPr>
        <w:pStyle w:val="Notes"/>
      </w:pPr>
      <w:r>
        <w:rPr>
          <w:rStyle w:val="Italics"/>
        </w:rPr>
        <w:t>Enumeration in package 'S-127 Domain Model'</w:t>
      </w:r>
    </w:p>
    <w:p w14:paraId="08D686BC" w14:textId="77777777" w:rsidR="00562F87" w:rsidRDefault="00562F87">
      <w:pPr>
        <w:pStyle w:val="Notes"/>
        <w:tabs>
          <w:tab w:val="left" w:pos="720"/>
        </w:tabs>
      </w:pPr>
    </w:p>
    <w:p w14:paraId="28FB98CA" w14:textId="77777777" w:rsidR="00562F87" w:rsidRDefault="00A42A00">
      <w:pPr>
        <w:pStyle w:val="Notes"/>
      </w:pPr>
      <w:r>
        <w:t>Classification of pilot activity by arrival, departure, or change of pilot. It may also describe the place where the pilot's advice begins, ends, or is transferred to a different pilot.</w:t>
      </w:r>
    </w:p>
    <w:p w14:paraId="57214397" w14:textId="77777777" w:rsidR="00562F87" w:rsidRDefault="00562F87">
      <w:pPr>
        <w:pStyle w:val="Notes"/>
      </w:pPr>
    </w:p>
    <w:p w14:paraId="322AD943" w14:textId="77777777" w:rsidR="00562F87" w:rsidRDefault="00A42A00">
      <w:pPr>
        <w:pStyle w:val="Properties"/>
      </w:pPr>
      <w:proofErr w:type="spellStart"/>
      <w:r>
        <w:t>pilotMovement</w:t>
      </w:r>
      <w:proofErr w:type="spellEnd"/>
      <w:r>
        <w:t xml:space="preserve"> </w:t>
      </w:r>
    </w:p>
    <w:p w14:paraId="30DDBE46" w14:textId="77777777" w:rsidR="00562F87" w:rsidRDefault="00A42A00">
      <w:pPr>
        <w:pStyle w:val="Properties"/>
      </w:pPr>
      <w:r>
        <w:t>Version 1.0  Phase 1.0  Proposed</w:t>
      </w:r>
    </w:p>
    <w:p w14:paraId="45D96297" w14:textId="77777777" w:rsidR="00562F87" w:rsidRDefault="00A42A00">
      <w:pPr>
        <w:pStyle w:val="Properties"/>
      </w:pPr>
      <w:proofErr w:type="spellStart"/>
      <w:r>
        <w:t>raphaelm</w:t>
      </w:r>
      <w:proofErr w:type="spellEnd"/>
      <w:r>
        <w:t xml:space="preserve"> created on 08-Jan-2018.  Last modified 20-Aug-2018</w:t>
      </w:r>
    </w:p>
    <w:p w14:paraId="3FA8088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A53345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C5D174A" w14:textId="77777777" w:rsidR="00562F87" w:rsidRDefault="00A42A00">
            <w:pPr>
              <w:pStyle w:val="TableHeadingLight"/>
            </w:pPr>
            <w:r>
              <w:t>ATTRIBUTES</w:t>
            </w:r>
          </w:p>
        </w:tc>
      </w:tr>
      <w:tr w:rsidR="00562F87" w14:paraId="6988BA9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0BF23B" w14:textId="77777777" w:rsidR="00562F87" w:rsidRDefault="00562F87">
            <w:pPr>
              <w:pStyle w:val="TableTextNormal"/>
            </w:pPr>
          </w:p>
          <w:p w14:paraId="2658883E" w14:textId="77777777" w:rsidR="00562F87" w:rsidRDefault="00A42A00">
            <w:pPr>
              <w:pStyle w:val="TableTextNormal"/>
            </w:pPr>
            <w:r>
              <w:rPr>
                <w:noProof/>
                <w:sz w:val="0"/>
                <w:szCs w:val="0"/>
              </w:rPr>
              <w:drawing>
                <wp:inline distT="0" distB="0" distL="0" distR="0" wp14:anchorId="081E2B3A" wp14:editId="086D0FB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embarkation :   Public  = 1</w:t>
            </w:r>
          </w:p>
          <w:p w14:paraId="2D6F7EF4" w14:textId="77777777" w:rsidR="00562F87" w:rsidRDefault="00562F87">
            <w:pPr>
              <w:pStyle w:val="TableTextNormal"/>
              <w:tabs>
                <w:tab w:val="left" w:pos="540"/>
              </w:tabs>
            </w:pPr>
          </w:p>
          <w:p w14:paraId="2966149C" w14:textId="77777777" w:rsidR="00562F87" w:rsidRDefault="00A42A00">
            <w:pPr>
              <w:pStyle w:val="TableTextNormal"/>
            </w:pPr>
            <w:r>
              <w:t>The place where vessels not being navigated according to a pilot</w:t>
            </w:r>
            <w:r>
              <w:rPr>
                <w:color w:val="000000"/>
              </w:rPr>
              <w:t>’</w:t>
            </w:r>
            <w:r>
              <w:t>s instructions pick up a pilot while in transit from sea to a port or constricted waters for future navigation under pilot instructions.</w:t>
            </w:r>
          </w:p>
          <w:p w14:paraId="4C31607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D4E8D20" w14:textId="77777777" w:rsidR="00562F87" w:rsidRDefault="00562F87">
            <w:pPr>
              <w:pStyle w:val="TableTextNormal"/>
              <w:tabs>
                <w:tab w:val="left" w:pos="720"/>
              </w:tabs>
            </w:pPr>
          </w:p>
        </w:tc>
      </w:tr>
      <w:tr w:rsidR="00562F87" w14:paraId="16FC980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6A6ADA" w14:textId="77777777" w:rsidR="00562F87" w:rsidRDefault="00562F87">
            <w:pPr>
              <w:pStyle w:val="TableTextNormal"/>
            </w:pPr>
          </w:p>
          <w:p w14:paraId="3691F1AE" w14:textId="77777777" w:rsidR="00562F87" w:rsidRDefault="00A42A00">
            <w:pPr>
              <w:pStyle w:val="TableTextNormal"/>
            </w:pPr>
            <w:r>
              <w:rPr>
                <w:noProof/>
                <w:sz w:val="0"/>
                <w:szCs w:val="0"/>
              </w:rPr>
              <w:drawing>
                <wp:inline distT="0" distB="0" distL="0" distR="0" wp14:anchorId="5AFF8E94" wp14:editId="190DB416">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disembarkation :   Public  = 2</w:t>
            </w:r>
          </w:p>
          <w:p w14:paraId="17F17ACD" w14:textId="77777777" w:rsidR="00562F87" w:rsidRDefault="00562F87">
            <w:pPr>
              <w:pStyle w:val="TableTextNormal"/>
              <w:tabs>
                <w:tab w:val="left" w:pos="540"/>
              </w:tabs>
            </w:pPr>
          </w:p>
          <w:p w14:paraId="2600D51A" w14:textId="77777777" w:rsidR="00562F87" w:rsidRDefault="00A42A00">
            <w:pPr>
              <w:pStyle w:val="TableTextNormal"/>
            </w:pPr>
            <w:r>
              <w:t>The place where vessels being navigated under a pilot</w:t>
            </w:r>
            <w:r>
              <w:rPr>
                <w:color w:val="000000"/>
              </w:rPr>
              <w:t>’</w:t>
            </w:r>
            <w:r>
              <w:t>s instructions in transit from sea to a port or constricted waters drop the pilot and proceed without being subject to pilot instructions.</w:t>
            </w:r>
          </w:p>
          <w:p w14:paraId="08FC1CF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AF0E7E2" w14:textId="77777777" w:rsidR="00562F87" w:rsidRDefault="00562F87">
            <w:pPr>
              <w:pStyle w:val="TableTextNormal"/>
              <w:tabs>
                <w:tab w:val="left" w:pos="720"/>
              </w:tabs>
            </w:pPr>
          </w:p>
        </w:tc>
      </w:tr>
      <w:tr w:rsidR="00562F87" w14:paraId="7C2222C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3601C1A" w14:textId="77777777" w:rsidR="00562F87" w:rsidRDefault="00562F87">
            <w:pPr>
              <w:pStyle w:val="TableTextNormal"/>
            </w:pPr>
          </w:p>
          <w:p w14:paraId="4923050F" w14:textId="77777777" w:rsidR="00562F87" w:rsidRDefault="00A42A00">
            <w:pPr>
              <w:pStyle w:val="TableTextNormal"/>
            </w:pPr>
            <w:r>
              <w:rPr>
                <w:noProof/>
                <w:sz w:val="0"/>
                <w:szCs w:val="0"/>
              </w:rPr>
              <w:drawing>
                <wp:inline distT="0" distB="0" distL="0" distR="0" wp14:anchorId="3DC26E2F" wp14:editId="6709D1C5">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pilot change :   Public  = 3</w:t>
            </w:r>
          </w:p>
          <w:p w14:paraId="5F85F4C7" w14:textId="77777777" w:rsidR="00562F87" w:rsidRDefault="00562F87">
            <w:pPr>
              <w:pStyle w:val="TableTextNormal"/>
              <w:tabs>
                <w:tab w:val="left" w:pos="540"/>
              </w:tabs>
            </w:pPr>
          </w:p>
          <w:p w14:paraId="310C5873" w14:textId="77777777" w:rsidR="00562F87" w:rsidRDefault="00A42A00">
            <w:pPr>
              <w:pStyle w:val="TableTextNormal"/>
            </w:pPr>
            <w:r>
              <w:t>The place where vessels being navigated under a pilot</w:t>
            </w:r>
            <w:r>
              <w:rPr>
                <w:color w:val="000000"/>
              </w:rPr>
              <w:t>’</w:t>
            </w:r>
            <w:r>
              <w:t>s instructions drop off the pilot and pick up a different pilot for future navigation under pilot</w:t>
            </w:r>
            <w:r>
              <w:rPr>
                <w:color w:val="000000"/>
              </w:rPr>
              <w:t>’</w:t>
            </w:r>
            <w:r>
              <w:t>s instructions.</w:t>
            </w:r>
          </w:p>
          <w:p w14:paraId="41AA0BA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38E7B6F" w14:textId="77777777" w:rsidR="00562F87" w:rsidRDefault="00562F87">
            <w:pPr>
              <w:pStyle w:val="TableTextNormal"/>
              <w:tabs>
                <w:tab w:val="left" w:pos="720"/>
              </w:tabs>
            </w:pPr>
          </w:p>
        </w:tc>
      </w:tr>
    </w:tbl>
    <w:p w14:paraId="449CCA6A" w14:textId="77777777" w:rsidR="00562F87" w:rsidRDefault="00562F87">
      <w:pPr>
        <w:pStyle w:val="Notes"/>
      </w:pPr>
    </w:p>
    <w:p w14:paraId="4E0E1F3F" w14:textId="77777777" w:rsidR="00562F87" w:rsidRDefault="00A42A00">
      <w:pPr>
        <w:pStyle w:val="Notes"/>
      </w:pPr>
      <w:r>
        <w:t xml:space="preserve">  </w:t>
      </w:r>
      <w:bookmarkEnd w:id="356"/>
    </w:p>
    <w:p w14:paraId="0ED18C75" w14:textId="77777777" w:rsidR="00562F87" w:rsidRDefault="00562F87">
      <w:pPr>
        <w:pStyle w:val="Notes"/>
      </w:pPr>
    </w:p>
    <w:p w14:paraId="18060C72" w14:textId="77777777" w:rsidR="00562F87" w:rsidRDefault="00A42A00">
      <w:pPr>
        <w:pStyle w:val="Heading3"/>
      </w:pPr>
      <w:bookmarkStart w:id="358" w:name="BKM_C14F39AB_C72C_4BC4_A085_D9C2F2E2CBED"/>
      <w:bookmarkStart w:id="359" w:name="_Toc25000229"/>
      <w:proofErr w:type="spellStart"/>
      <w:r>
        <w:t>pilotQualification</w:t>
      </w:r>
      <w:bookmarkEnd w:id="359"/>
      <w:proofErr w:type="spellEnd"/>
    </w:p>
    <w:p w14:paraId="3B181DC6" w14:textId="77777777" w:rsidR="00562F87" w:rsidRDefault="00A42A00">
      <w:pPr>
        <w:pStyle w:val="Notes"/>
      </w:pPr>
      <w:r>
        <w:rPr>
          <w:rStyle w:val="Italics"/>
        </w:rPr>
        <w:t>Enumeration in package 'S-127 Domain Model'</w:t>
      </w:r>
    </w:p>
    <w:p w14:paraId="273AFCCA" w14:textId="77777777" w:rsidR="00562F87" w:rsidRDefault="00562F87">
      <w:pPr>
        <w:pStyle w:val="Notes"/>
        <w:tabs>
          <w:tab w:val="left" w:pos="720"/>
        </w:tabs>
      </w:pPr>
    </w:p>
    <w:p w14:paraId="1D008C47" w14:textId="77777777" w:rsidR="00562F87" w:rsidRDefault="00A42A00">
      <w:pPr>
        <w:pStyle w:val="Notes"/>
      </w:pPr>
      <w:r>
        <w:t>Classification of pilots and pilot services by type of license qualification or type of organization providing services.</w:t>
      </w:r>
    </w:p>
    <w:p w14:paraId="391250CB" w14:textId="77777777" w:rsidR="00562F87" w:rsidRDefault="00562F87">
      <w:pPr>
        <w:pStyle w:val="Notes"/>
      </w:pPr>
    </w:p>
    <w:p w14:paraId="0EB23CCA" w14:textId="77777777" w:rsidR="00562F87" w:rsidRDefault="00A42A00">
      <w:pPr>
        <w:pStyle w:val="Properties"/>
      </w:pPr>
      <w:proofErr w:type="spellStart"/>
      <w:r>
        <w:t>pilotQualification</w:t>
      </w:r>
      <w:proofErr w:type="spellEnd"/>
      <w:r>
        <w:t xml:space="preserve"> </w:t>
      </w:r>
    </w:p>
    <w:p w14:paraId="66D2B7F8" w14:textId="77777777" w:rsidR="00562F87" w:rsidRDefault="00A42A00">
      <w:pPr>
        <w:pStyle w:val="Properties"/>
      </w:pPr>
      <w:r>
        <w:t>Version 1.0  Phase 1.0  Proposed</w:t>
      </w:r>
    </w:p>
    <w:p w14:paraId="3CE893D7" w14:textId="77777777" w:rsidR="00562F87" w:rsidRDefault="00A42A00">
      <w:pPr>
        <w:pStyle w:val="Properties"/>
      </w:pPr>
      <w:proofErr w:type="spellStart"/>
      <w:r>
        <w:t>raphaelm</w:t>
      </w:r>
      <w:proofErr w:type="spellEnd"/>
      <w:r>
        <w:t xml:space="preserve"> created on 08-Jan-2018.  Last modified 20-Aug-2018</w:t>
      </w:r>
    </w:p>
    <w:p w14:paraId="417C646A" w14:textId="77777777" w:rsidR="00562F87" w:rsidRDefault="00A42A00">
      <w:pPr>
        <w:pStyle w:val="Properties"/>
      </w:pPr>
      <w:r>
        <w:t>Alias PLTQFC</w:t>
      </w:r>
    </w:p>
    <w:p w14:paraId="5C25110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BE0D0C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50AD6D8" w14:textId="77777777" w:rsidR="00562F87" w:rsidRDefault="00A42A00">
            <w:pPr>
              <w:pStyle w:val="TableHeadingLight"/>
            </w:pPr>
            <w:r>
              <w:t>ATTRIBUTES</w:t>
            </w:r>
          </w:p>
        </w:tc>
      </w:tr>
      <w:tr w:rsidR="00562F87" w14:paraId="3839586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B5E729" w14:textId="77777777" w:rsidR="00562F87" w:rsidRDefault="00562F87">
            <w:pPr>
              <w:pStyle w:val="TableTextNormal"/>
            </w:pPr>
          </w:p>
          <w:p w14:paraId="0F7208AF" w14:textId="77777777" w:rsidR="00562F87" w:rsidRDefault="00A42A00">
            <w:pPr>
              <w:pStyle w:val="TableTextNormal"/>
            </w:pPr>
            <w:r>
              <w:rPr>
                <w:noProof/>
                <w:sz w:val="0"/>
                <w:szCs w:val="0"/>
              </w:rPr>
              <w:drawing>
                <wp:inline distT="0" distB="0" distL="0" distR="0" wp14:anchorId="7EC16474" wp14:editId="5C37B9F0">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government pilot :   Public  = 1</w:t>
            </w:r>
          </w:p>
          <w:p w14:paraId="24C3CD8F" w14:textId="77777777" w:rsidR="00562F87" w:rsidRDefault="00562F87">
            <w:pPr>
              <w:pStyle w:val="TableTextNormal"/>
              <w:tabs>
                <w:tab w:val="left" w:pos="540"/>
              </w:tabs>
            </w:pPr>
          </w:p>
          <w:p w14:paraId="06B1B255" w14:textId="77777777" w:rsidR="00562F87" w:rsidRDefault="00A42A00">
            <w:pPr>
              <w:pStyle w:val="TableTextNormal"/>
            </w:pPr>
            <w:r>
              <w:t>A pilot service carried out by government pilots.</w:t>
            </w:r>
          </w:p>
          <w:p w14:paraId="6A131003"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785A3893" w14:textId="77777777" w:rsidR="00562F87" w:rsidRDefault="00562F87">
            <w:pPr>
              <w:pStyle w:val="TableTextNormal"/>
              <w:tabs>
                <w:tab w:val="left" w:pos="720"/>
              </w:tabs>
            </w:pPr>
          </w:p>
        </w:tc>
      </w:tr>
      <w:tr w:rsidR="00562F87" w14:paraId="20DCA1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019B79" w14:textId="77777777" w:rsidR="00562F87" w:rsidRDefault="00562F87">
            <w:pPr>
              <w:pStyle w:val="TableTextNormal"/>
            </w:pPr>
          </w:p>
          <w:p w14:paraId="57B636F0" w14:textId="77777777" w:rsidR="00562F87" w:rsidRDefault="00A42A00">
            <w:pPr>
              <w:pStyle w:val="TableTextNormal"/>
            </w:pPr>
            <w:r>
              <w:rPr>
                <w:noProof/>
                <w:sz w:val="0"/>
                <w:szCs w:val="0"/>
              </w:rPr>
              <w:drawing>
                <wp:inline distT="0" distB="0" distL="0" distR="0" wp14:anchorId="60E51982" wp14:editId="50106A97">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pilot approved by government :   Public  = 2</w:t>
            </w:r>
          </w:p>
          <w:p w14:paraId="0466880E" w14:textId="77777777" w:rsidR="00562F87" w:rsidRDefault="00562F87">
            <w:pPr>
              <w:pStyle w:val="TableTextNormal"/>
              <w:tabs>
                <w:tab w:val="left" w:pos="540"/>
              </w:tabs>
            </w:pPr>
          </w:p>
          <w:p w14:paraId="6C7E4605" w14:textId="77777777" w:rsidR="00562F87" w:rsidRDefault="00A42A00">
            <w:pPr>
              <w:pStyle w:val="TableTextNormal"/>
            </w:pPr>
            <w:r>
              <w:t>A pilot service carried out by pilots who are approved by government.</w:t>
            </w:r>
          </w:p>
          <w:p w14:paraId="43510BD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740828A" w14:textId="77777777" w:rsidR="00562F87" w:rsidRDefault="00562F87">
            <w:pPr>
              <w:pStyle w:val="TableTextNormal"/>
              <w:tabs>
                <w:tab w:val="left" w:pos="720"/>
              </w:tabs>
            </w:pPr>
          </w:p>
        </w:tc>
      </w:tr>
      <w:tr w:rsidR="00562F87" w14:paraId="13E4722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B2D9720" w14:textId="77777777" w:rsidR="00562F87" w:rsidRDefault="00562F87">
            <w:pPr>
              <w:pStyle w:val="TableTextNormal"/>
            </w:pPr>
          </w:p>
          <w:p w14:paraId="2F0B93B9" w14:textId="77777777" w:rsidR="00562F87" w:rsidRDefault="00A42A00">
            <w:pPr>
              <w:pStyle w:val="TableTextNormal"/>
            </w:pPr>
            <w:r>
              <w:rPr>
                <w:noProof/>
                <w:sz w:val="0"/>
                <w:szCs w:val="0"/>
              </w:rPr>
              <w:drawing>
                <wp:inline distT="0" distB="0" distL="0" distR="0" wp14:anchorId="20D5FEF2" wp14:editId="4CA24675">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state pilot :   Public  = 3</w:t>
            </w:r>
          </w:p>
          <w:p w14:paraId="6A2EE5AA" w14:textId="77777777" w:rsidR="00562F87" w:rsidRDefault="00562F87">
            <w:pPr>
              <w:pStyle w:val="TableTextNormal"/>
              <w:tabs>
                <w:tab w:val="left" w:pos="540"/>
              </w:tabs>
            </w:pPr>
          </w:p>
          <w:p w14:paraId="242D9336" w14:textId="77777777" w:rsidR="00562F87" w:rsidRDefault="00A42A00">
            <w:pPr>
              <w:pStyle w:val="TableTextNormal"/>
            </w:pPr>
            <w:r>
              <w:lastRenderedPageBreak/>
              <w:t xml:space="preserve">A pilot that is licensed by the State (USA) and/or their respective pilot association, required for all foreign vessels and all American vessels under registry, bound for a port with compulsory State pilotage. A federal </w:t>
            </w:r>
            <w:proofErr w:type="spellStart"/>
            <w:r>
              <w:t>licence</w:t>
            </w:r>
            <w:proofErr w:type="spellEnd"/>
            <w:r>
              <w:t xml:space="preserve"> is not sufficient to pilot such vessels into the port.</w:t>
            </w:r>
          </w:p>
          <w:p w14:paraId="03753A0A"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34046AF" w14:textId="77777777" w:rsidR="00562F87" w:rsidRDefault="00562F87">
            <w:pPr>
              <w:pStyle w:val="TableTextNormal"/>
              <w:tabs>
                <w:tab w:val="left" w:pos="720"/>
              </w:tabs>
            </w:pPr>
          </w:p>
        </w:tc>
      </w:tr>
      <w:tr w:rsidR="00562F87" w14:paraId="5E20B4C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FB2B90" w14:textId="77777777" w:rsidR="00562F87" w:rsidRDefault="00562F87">
            <w:pPr>
              <w:pStyle w:val="TableTextNormal"/>
            </w:pPr>
          </w:p>
          <w:p w14:paraId="67C30967" w14:textId="77777777" w:rsidR="00562F87" w:rsidRDefault="00A42A00">
            <w:pPr>
              <w:pStyle w:val="TableTextNormal"/>
            </w:pPr>
            <w:r>
              <w:rPr>
                <w:noProof/>
                <w:sz w:val="0"/>
                <w:szCs w:val="0"/>
              </w:rPr>
              <w:drawing>
                <wp:inline distT="0" distB="0" distL="0" distR="0" wp14:anchorId="0875C75B" wp14:editId="296DA129">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federal pilot :   Public  = 4</w:t>
            </w:r>
          </w:p>
          <w:p w14:paraId="404CA94E" w14:textId="77777777" w:rsidR="00562F87" w:rsidRDefault="00562F87">
            <w:pPr>
              <w:pStyle w:val="TableTextNormal"/>
              <w:tabs>
                <w:tab w:val="left" w:pos="540"/>
              </w:tabs>
            </w:pPr>
          </w:p>
          <w:p w14:paraId="5807FCF6" w14:textId="77777777" w:rsidR="00562F87" w:rsidRDefault="00A42A00">
            <w:pPr>
              <w:pStyle w:val="TableTextNormal"/>
            </w:pPr>
            <w:r>
              <w:t>A pilot who carries a Federal endorsement, offering services to vessels that are not required to obtain compulsory State pilotage. Services are usually contracted for in advance.</w:t>
            </w:r>
          </w:p>
          <w:p w14:paraId="45804B39"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5D2AC16" w14:textId="77777777" w:rsidR="00562F87" w:rsidRDefault="00562F87">
            <w:pPr>
              <w:pStyle w:val="TableTextNormal"/>
              <w:tabs>
                <w:tab w:val="left" w:pos="720"/>
              </w:tabs>
            </w:pPr>
          </w:p>
        </w:tc>
      </w:tr>
      <w:tr w:rsidR="00562F87" w14:paraId="5A8C146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C47955" w14:textId="77777777" w:rsidR="00562F87" w:rsidRDefault="00562F87">
            <w:pPr>
              <w:pStyle w:val="TableTextNormal"/>
            </w:pPr>
          </w:p>
          <w:p w14:paraId="376F8473" w14:textId="77777777" w:rsidR="00562F87" w:rsidRDefault="00A42A00">
            <w:pPr>
              <w:pStyle w:val="TableTextNormal"/>
            </w:pPr>
            <w:r>
              <w:rPr>
                <w:noProof/>
                <w:sz w:val="0"/>
                <w:szCs w:val="0"/>
              </w:rPr>
              <w:drawing>
                <wp:inline distT="0" distB="0" distL="0" distR="0" wp14:anchorId="6DCC7716" wp14:editId="580174FC">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company pilot :   Public  = 5</w:t>
            </w:r>
          </w:p>
          <w:p w14:paraId="4C39100F" w14:textId="77777777" w:rsidR="00562F87" w:rsidRDefault="00562F87">
            <w:pPr>
              <w:pStyle w:val="TableTextNormal"/>
              <w:tabs>
                <w:tab w:val="left" w:pos="540"/>
              </w:tabs>
            </w:pPr>
          </w:p>
          <w:p w14:paraId="4429F8F3" w14:textId="77777777" w:rsidR="00562F87" w:rsidRDefault="00A42A00">
            <w:pPr>
              <w:pStyle w:val="TableTextNormal"/>
            </w:pPr>
            <w:r>
              <w:t>A pilot provided by a commercial company.</w:t>
            </w:r>
          </w:p>
          <w:p w14:paraId="1940528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3AACD20" w14:textId="77777777" w:rsidR="00562F87" w:rsidRDefault="00562F87">
            <w:pPr>
              <w:pStyle w:val="TableTextNormal"/>
              <w:tabs>
                <w:tab w:val="left" w:pos="720"/>
              </w:tabs>
            </w:pPr>
          </w:p>
        </w:tc>
      </w:tr>
      <w:tr w:rsidR="00562F87" w14:paraId="0520E2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AF85E3B" w14:textId="77777777" w:rsidR="00562F87" w:rsidRDefault="00562F87">
            <w:pPr>
              <w:pStyle w:val="TableTextNormal"/>
            </w:pPr>
          </w:p>
          <w:p w14:paraId="3543E5F6" w14:textId="77777777" w:rsidR="00562F87" w:rsidRDefault="00A42A00">
            <w:pPr>
              <w:pStyle w:val="TableTextNormal"/>
            </w:pPr>
            <w:r>
              <w:rPr>
                <w:noProof/>
                <w:sz w:val="0"/>
                <w:szCs w:val="0"/>
              </w:rPr>
              <w:drawing>
                <wp:inline distT="0" distB="0" distL="0" distR="0" wp14:anchorId="4AF1DA43" wp14:editId="3B4F19B3">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local pilot :   Public  = 6</w:t>
            </w:r>
          </w:p>
          <w:p w14:paraId="08D9D0C2" w14:textId="77777777" w:rsidR="00562F87" w:rsidRDefault="00562F87">
            <w:pPr>
              <w:pStyle w:val="TableTextNormal"/>
              <w:tabs>
                <w:tab w:val="left" w:pos="540"/>
              </w:tabs>
            </w:pPr>
          </w:p>
          <w:p w14:paraId="272A5368" w14:textId="77777777" w:rsidR="00562F87" w:rsidRDefault="00A42A00">
            <w:pPr>
              <w:pStyle w:val="TableTextNormal"/>
            </w:pPr>
            <w:r>
              <w:t>A pilot with local knowledge but who does not hold a qualification as a pilot.</w:t>
            </w:r>
          </w:p>
          <w:p w14:paraId="1DCE87B6"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7391D2C" w14:textId="77777777" w:rsidR="00562F87" w:rsidRDefault="00562F87">
            <w:pPr>
              <w:pStyle w:val="TableTextNormal"/>
              <w:tabs>
                <w:tab w:val="left" w:pos="720"/>
              </w:tabs>
            </w:pPr>
          </w:p>
        </w:tc>
      </w:tr>
      <w:tr w:rsidR="00562F87" w14:paraId="5FF1A5F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9D0C5B" w14:textId="77777777" w:rsidR="00562F87" w:rsidRDefault="00562F87">
            <w:pPr>
              <w:pStyle w:val="TableTextNormal"/>
            </w:pPr>
          </w:p>
          <w:p w14:paraId="78EFD513" w14:textId="77777777" w:rsidR="00562F87" w:rsidRDefault="00A42A00">
            <w:pPr>
              <w:pStyle w:val="TableTextNormal"/>
            </w:pPr>
            <w:r>
              <w:rPr>
                <w:noProof/>
                <w:sz w:val="0"/>
                <w:szCs w:val="0"/>
              </w:rPr>
              <w:drawing>
                <wp:inline distT="0" distB="0" distL="0" distR="0" wp14:anchorId="6499CE4D" wp14:editId="7B8C5DD9">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citizen with sufficient local knowledge :   Public  = 7</w:t>
            </w:r>
          </w:p>
          <w:p w14:paraId="23CE27D3" w14:textId="77777777" w:rsidR="00562F87" w:rsidRDefault="00562F87">
            <w:pPr>
              <w:pStyle w:val="TableTextNormal"/>
              <w:tabs>
                <w:tab w:val="left" w:pos="540"/>
              </w:tabs>
            </w:pPr>
          </w:p>
          <w:p w14:paraId="36DA8F1D" w14:textId="77777777" w:rsidR="00562F87" w:rsidRDefault="00A42A00">
            <w:pPr>
              <w:pStyle w:val="TableTextNormal"/>
            </w:pPr>
            <w:r>
              <w:t>A pilot service carried out by a citizen with sufficient local knowledge.</w:t>
            </w:r>
          </w:p>
          <w:p w14:paraId="79B10D9E"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8646E8C" w14:textId="77777777" w:rsidR="00562F87" w:rsidRDefault="00562F87">
            <w:pPr>
              <w:pStyle w:val="TableTextNormal"/>
              <w:tabs>
                <w:tab w:val="left" w:pos="720"/>
              </w:tabs>
            </w:pPr>
          </w:p>
        </w:tc>
      </w:tr>
      <w:tr w:rsidR="00562F87" w14:paraId="2ED20EC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4798611" w14:textId="77777777" w:rsidR="00562F87" w:rsidRDefault="00562F87">
            <w:pPr>
              <w:pStyle w:val="TableTextNormal"/>
            </w:pPr>
          </w:p>
          <w:p w14:paraId="55192BFE" w14:textId="77777777" w:rsidR="00562F87" w:rsidRDefault="00A42A00">
            <w:pPr>
              <w:pStyle w:val="TableTextNormal"/>
            </w:pPr>
            <w:r>
              <w:rPr>
                <w:noProof/>
                <w:sz w:val="0"/>
                <w:szCs w:val="0"/>
              </w:rPr>
              <w:drawing>
                <wp:inline distT="0" distB="0" distL="0" distR="0" wp14:anchorId="52F95407" wp14:editId="421976AC">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citizen with doubtful local knowledge :   Public  = 8</w:t>
            </w:r>
          </w:p>
          <w:p w14:paraId="41B985BE" w14:textId="77777777" w:rsidR="00562F87" w:rsidRDefault="00562F87">
            <w:pPr>
              <w:pStyle w:val="TableTextNormal"/>
              <w:tabs>
                <w:tab w:val="left" w:pos="540"/>
              </w:tabs>
            </w:pPr>
          </w:p>
          <w:p w14:paraId="054C9508" w14:textId="77777777" w:rsidR="00562F87" w:rsidRDefault="00A42A00">
            <w:pPr>
              <w:pStyle w:val="TableTextNormal"/>
            </w:pPr>
            <w:r>
              <w:t>A pilot service carried out by a citizen whose local knowledge is uncertain.</w:t>
            </w:r>
          </w:p>
          <w:p w14:paraId="65FE0090"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C68780A" w14:textId="77777777" w:rsidR="00562F87" w:rsidRDefault="00562F87">
            <w:pPr>
              <w:pStyle w:val="TableTextNormal"/>
              <w:tabs>
                <w:tab w:val="left" w:pos="720"/>
              </w:tabs>
            </w:pPr>
          </w:p>
        </w:tc>
      </w:tr>
    </w:tbl>
    <w:p w14:paraId="4B8D6E10" w14:textId="77777777" w:rsidR="00562F87" w:rsidRDefault="00562F87">
      <w:pPr>
        <w:pStyle w:val="Notes"/>
      </w:pPr>
    </w:p>
    <w:p w14:paraId="0BC43521" w14:textId="77777777" w:rsidR="00562F87" w:rsidRDefault="00A42A00">
      <w:pPr>
        <w:pStyle w:val="Notes"/>
      </w:pPr>
      <w:r>
        <w:t xml:space="preserve">  </w:t>
      </w:r>
      <w:bookmarkEnd w:id="358"/>
    </w:p>
    <w:p w14:paraId="0136FA40" w14:textId="77777777" w:rsidR="00562F87" w:rsidRDefault="00562F87">
      <w:pPr>
        <w:pStyle w:val="Notes"/>
      </w:pPr>
    </w:p>
    <w:p w14:paraId="352B12C3" w14:textId="77777777" w:rsidR="00562F87" w:rsidRDefault="00A42A00">
      <w:pPr>
        <w:pStyle w:val="Heading3"/>
      </w:pPr>
      <w:bookmarkStart w:id="360" w:name="BKM_EA11E212_301A_4220_86E4_D9A03CC3860C"/>
      <w:bookmarkStart w:id="361" w:name="_Toc25000230"/>
      <w:r>
        <w:t>restriction</w:t>
      </w:r>
      <w:bookmarkEnd w:id="361"/>
    </w:p>
    <w:p w14:paraId="507B8E71" w14:textId="77777777" w:rsidR="00562F87" w:rsidRDefault="00A42A00">
      <w:pPr>
        <w:pStyle w:val="Notes"/>
      </w:pPr>
      <w:r>
        <w:rPr>
          <w:rStyle w:val="Italics"/>
        </w:rPr>
        <w:t>Enumeration in package 'S-127 Domain Model'</w:t>
      </w:r>
    </w:p>
    <w:p w14:paraId="2F1474F5" w14:textId="77777777" w:rsidR="00562F87" w:rsidRDefault="00562F87">
      <w:pPr>
        <w:pStyle w:val="Notes"/>
        <w:tabs>
          <w:tab w:val="left" w:pos="720"/>
        </w:tabs>
      </w:pPr>
    </w:p>
    <w:p w14:paraId="3ED7AC60" w14:textId="77777777" w:rsidR="00562F87" w:rsidRDefault="00A42A00">
      <w:pPr>
        <w:pStyle w:val="Notes"/>
      </w:pPr>
      <w:r>
        <w:t>The official legal statute of each kind of restricted area.</w:t>
      </w:r>
    </w:p>
    <w:p w14:paraId="72FCC2C0" w14:textId="77777777" w:rsidR="00562F87" w:rsidRDefault="00562F87">
      <w:pPr>
        <w:pStyle w:val="Notes"/>
      </w:pPr>
    </w:p>
    <w:p w14:paraId="65C844D2" w14:textId="77777777" w:rsidR="00562F87" w:rsidRDefault="00A42A00">
      <w:pPr>
        <w:pStyle w:val="Properties"/>
      </w:pPr>
      <w:r>
        <w:t xml:space="preserve">restriction </w:t>
      </w:r>
    </w:p>
    <w:p w14:paraId="4F051CE8" w14:textId="77777777" w:rsidR="00562F87" w:rsidRDefault="00A42A00">
      <w:pPr>
        <w:pStyle w:val="Properties"/>
      </w:pPr>
      <w:r>
        <w:t>Version 1.0  Phase 1.0  Proposed</w:t>
      </w:r>
    </w:p>
    <w:p w14:paraId="1232CA59" w14:textId="77777777" w:rsidR="00562F87" w:rsidRDefault="00A42A00">
      <w:pPr>
        <w:pStyle w:val="Properties"/>
      </w:pPr>
      <w:proofErr w:type="spellStart"/>
      <w:r>
        <w:t>raphaelm</w:t>
      </w:r>
      <w:proofErr w:type="spellEnd"/>
      <w:r>
        <w:t xml:space="preserve"> created on 01-Jan-2018.  Last modified 20-Aug-2018</w:t>
      </w:r>
    </w:p>
    <w:p w14:paraId="4189788C" w14:textId="77777777" w:rsidR="00562F87" w:rsidRDefault="00A42A00">
      <w:pPr>
        <w:pStyle w:val="Properties"/>
      </w:pPr>
      <w:r>
        <w:t>Alias RESTRN</w:t>
      </w:r>
    </w:p>
    <w:p w14:paraId="51E25FE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A60511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48556D0" w14:textId="77777777" w:rsidR="00562F87" w:rsidRDefault="00A42A00">
            <w:pPr>
              <w:pStyle w:val="TableHeadingLight"/>
            </w:pPr>
            <w:r>
              <w:t>ATTRIBUTES</w:t>
            </w:r>
          </w:p>
        </w:tc>
      </w:tr>
      <w:tr w:rsidR="00562F87" w14:paraId="29809B1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14A093" w14:textId="77777777" w:rsidR="00562F87" w:rsidRDefault="00562F87">
            <w:pPr>
              <w:pStyle w:val="TableTextNormal"/>
            </w:pPr>
          </w:p>
          <w:p w14:paraId="5E60F57A" w14:textId="77777777" w:rsidR="00562F87" w:rsidRDefault="00A42A00">
            <w:pPr>
              <w:pStyle w:val="TableTextNormal"/>
            </w:pPr>
            <w:r>
              <w:rPr>
                <w:noProof/>
                <w:sz w:val="0"/>
                <w:szCs w:val="0"/>
              </w:rPr>
              <w:drawing>
                <wp:inline distT="0" distB="0" distL="0" distR="0" wp14:anchorId="65EA6E10" wp14:editId="6D8D43E3">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anchoring prohibited :   Public  = 1</w:t>
            </w:r>
          </w:p>
          <w:p w14:paraId="48B62D80" w14:textId="77777777" w:rsidR="00562F87" w:rsidRDefault="00562F87">
            <w:pPr>
              <w:pStyle w:val="TableTextNormal"/>
              <w:tabs>
                <w:tab w:val="left" w:pos="540"/>
              </w:tabs>
            </w:pPr>
          </w:p>
          <w:p w14:paraId="0FFC5BB9" w14:textId="77777777" w:rsidR="00562F87" w:rsidRDefault="00A42A00">
            <w:pPr>
              <w:pStyle w:val="TableTextNormal"/>
            </w:pPr>
            <w:r>
              <w:t>An area within which anchoring is not permitted.</w:t>
            </w:r>
          </w:p>
          <w:p w14:paraId="5F5781FA" w14:textId="77777777" w:rsidR="00562F87" w:rsidRDefault="00A42A00">
            <w:pPr>
              <w:pStyle w:val="TableTextNormal"/>
              <w:tabs>
                <w:tab w:val="left" w:pos="1440"/>
              </w:tabs>
              <w:jc w:val="right"/>
            </w:pPr>
            <w:r>
              <w:rPr>
                <w:rStyle w:val="TableFieldLabel"/>
              </w:rPr>
              <w:t>[ Is static True. Containment is Not Specified. ]</w:t>
            </w:r>
          </w:p>
          <w:p w14:paraId="3B222F62" w14:textId="77777777" w:rsidR="00562F87" w:rsidRDefault="00562F87">
            <w:pPr>
              <w:pStyle w:val="TableTextNormal"/>
              <w:tabs>
                <w:tab w:val="left" w:pos="720"/>
              </w:tabs>
            </w:pPr>
          </w:p>
        </w:tc>
      </w:tr>
      <w:tr w:rsidR="00562F87" w14:paraId="7C29B90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CAAF0D" w14:textId="77777777" w:rsidR="00562F87" w:rsidRDefault="00562F87">
            <w:pPr>
              <w:pStyle w:val="TableTextNormal"/>
            </w:pPr>
          </w:p>
          <w:p w14:paraId="0BAA5C91" w14:textId="77777777" w:rsidR="00562F87" w:rsidRDefault="00A42A00">
            <w:pPr>
              <w:pStyle w:val="TableTextNormal"/>
            </w:pPr>
            <w:r>
              <w:rPr>
                <w:noProof/>
                <w:sz w:val="0"/>
                <w:szCs w:val="0"/>
              </w:rPr>
              <w:drawing>
                <wp:inline distT="0" distB="0" distL="0" distR="0" wp14:anchorId="5F7240C4" wp14:editId="3D2B8F39">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anchoring restricted :   Public  = 2</w:t>
            </w:r>
          </w:p>
          <w:p w14:paraId="21ADEE29" w14:textId="77777777" w:rsidR="00562F87" w:rsidRDefault="00562F87">
            <w:pPr>
              <w:pStyle w:val="TableTextNormal"/>
              <w:tabs>
                <w:tab w:val="left" w:pos="540"/>
              </w:tabs>
            </w:pPr>
          </w:p>
          <w:p w14:paraId="28965950" w14:textId="77777777" w:rsidR="00562F87" w:rsidRDefault="00A42A00">
            <w:pPr>
              <w:pStyle w:val="TableTextNormal"/>
            </w:pPr>
            <w:r>
              <w:t>a specified area designated by appropriate authority, within which anchoring is restricted in accordance with certain specified conditions.</w:t>
            </w:r>
          </w:p>
          <w:p w14:paraId="2AED114E" w14:textId="77777777" w:rsidR="00562F87" w:rsidRDefault="00A42A00">
            <w:pPr>
              <w:pStyle w:val="TableTextNormal"/>
              <w:tabs>
                <w:tab w:val="left" w:pos="1440"/>
              </w:tabs>
              <w:jc w:val="right"/>
            </w:pPr>
            <w:r>
              <w:rPr>
                <w:rStyle w:val="TableFieldLabel"/>
              </w:rPr>
              <w:t>[ Is static True. Containment is Not Specified. ]</w:t>
            </w:r>
          </w:p>
          <w:p w14:paraId="63BD9C80" w14:textId="77777777" w:rsidR="00562F87" w:rsidRDefault="00562F87">
            <w:pPr>
              <w:pStyle w:val="TableTextNormal"/>
              <w:tabs>
                <w:tab w:val="left" w:pos="720"/>
              </w:tabs>
            </w:pPr>
          </w:p>
        </w:tc>
      </w:tr>
      <w:tr w:rsidR="00562F87" w14:paraId="43C4A2A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AD5721" w14:textId="77777777" w:rsidR="00562F87" w:rsidRDefault="00562F87">
            <w:pPr>
              <w:pStyle w:val="TableTextNormal"/>
            </w:pPr>
          </w:p>
          <w:p w14:paraId="7FF46F5E" w14:textId="77777777" w:rsidR="00562F87" w:rsidRDefault="00A42A00">
            <w:pPr>
              <w:pStyle w:val="TableTextNormal"/>
            </w:pPr>
            <w:r>
              <w:rPr>
                <w:noProof/>
                <w:sz w:val="0"/>
                <w:szCs w:val="0"/>
              </w:rPr>
              <w:drawing>
                <wp:inline distT="0" distB="0" distL="0" distR="0" wp14:anchorId="4B224663" wp14:editId="7CF32525">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fishing prohibited :   Public  = 3</w:t>
            </w:r>
          </w:p>
          <w:p w14:paraId="5F6155F1" w14:textId="77777777" w:rsidR="00562F87" w:rsidRDefault="00562F87">
            <w:pPr>
              <w:pStyle w:val="TableTextNormal"/>
              <w:tabs>
                <w:tab w:val="left" w:pos="540"/>
              </w:tabs>
            </w:pPr>
          </w:p>
          <w:p w14:paraId="342AF4DD" w14:textId="77777777" w:rsidR="00562F87" w:rsidRDefault="00A42A00">
            <w:pPr>
              <w:pStyle w:val="TableTextNormal"/>
            </w:pPr>
            <w:r>
              <w:t>An area within which fishing is not permitted.</w:t>
            </w:r>
          </w:p>
          <w:p w14:paraId="6F0094DB" w14:textId="77777777" w:rsidR="00562F87" w:rsidRDefault="00A42A00">
            <w:pPr>
              <w:pStyle w:val="TableTextNormal"/>
              <w:tabs>
                <w:tab w:val="left" w:pos="1440"/>
              </w:tabs>
              <w:jc w:val="right"/>
            </w:pPr>
            <w:r>
              <w:rPr>
                <w:rStyle w:val="TableFieldLabel"/>
              </w:rPr>
              <w:t>[ Is static True. Containment is Not Specified. ]</w:t>
            </w:r>
          </w:p>
          <w:p w14:paraId="045B75D8" w14:textId="77777777" w:rsidR="00562F87" w:rsidRDefault="00562F87">
            <w:pPr>
              <w:pStyle w:val="TableTextNormal"/>
              <w:tabs>
                <w:tab w:val="left" w:pos="720"/>
              </w:tabs>
            </w:pPr>
          </w:p>
        </w:tc>
      </w:tr>
      <w:tr w:rsidR="00562F87" w14:paraId="66DD7A8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A1C46D" w14:textId="77777777" w:rsidR="00562F87" w:rsidRDefault="00562F87">
            <w:pPr>
              <w:pStyle w:val="TableTextNormal"/>
            </w:pPr>
          </w:p>
          <w:p w14:paraId="7DF973EB" w14:textId="77777777" w:rsidR="00562F87" w:rsidRDefault="00A42A00">
            <w:pPr>
              <w:pStyle w:val="TableTextNormal"/>
            </w:pPr>
            <w:r>
              <w:rPr>
                <w:noProof/>
                <w:sz w:val="0"/>
                <w:szCs w:val="0"/>
              </w:rPr>
              <w:drawing>
                <wp:inline distT="0" distB="0" distL="0" distR="0" wp14:anchorId="16E4ECD6" wp14:editId="675E92E6">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fishing restricted :   Public  = 4</w:t>
            </w:r>
          </w:p>
          <w:p w14:paraId="65E0F4E8" w14:textId="77777777" w:rsidR="00562F87" w:rsidRDefault="00562F87">
            <w:pPr>
              <w:pStyle w:val="TableTextNormal"/>
              <w:tabs>
                <w:tab w:val="left" w:pos="540"/>
              </w:tabs>
            </w:pPr>
          </w:p>
          <w:p w14:paraId="02204FE9" w14:textId="77777777" w:rsidR="00562F87" w:rsidRDefault="00A42A00">
            <w:pPr>
              <w:pStyle w:val="TableTextNormal"/>
            </w:pPr>
            <w:r>
              <w:t>a specified area designated by appropriate authority, within which fishing is restricted in accordance with certain specified conditions.</w:t>
            </w:r>
          </w:p>
          <w:p w14:paraId="2CA65924" w14:textId="77777777" w:rsidR="00562F87" w:rsidRDefault="00A42A00">
            <w:pPr>
              <w:pStyle w:val="TableTextNormal"/>
              <w:tabs>
                <w:tab w:val="left" w:pos="1440"/>
              </w:tabs>
              <w:jc w:val="right"/>
            </w:pPr>
            <w:r>
              <w:rPr>
                <w:rStyle w:val="TableFieldLabel"/>
              </w:rPr>
              <w:t>[ Is static True. Containment is Not Specified. ]</w:t>
            </w:r>
          </w:p>
          <w:p w14:paraId="04B6761A" w14:textId="77777777" w:rsidR="00562F87" w:rsidRDefault="00562F87">
            <w:pPr>
              <w:pStyle w:val="TableTextNormal"/>
              <w:tabs>
                <w:tab w:val="left" w:pos="720"/>
              </w:tabs>
            </w:pPr>
          </w:p>
        </w:tc>
      </w:tr>
      <w:tr w:rsidR="00562F87" w14:paraId="76BE2F1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B20733" w14:textId="77777777" w:rsidR="00562F87" w:rsidRDefault="00562F87">
            <w:pPr>
              <w:pStyle w:val="TableTextNormal"/>
            </w:pPr>
          </w:p>
          <w:p w14:paraId="1DCB02ED" w14:textId="77777777" w:rsidR="00562F87" w:rsidRDefault="00A42A00">
            <w:pPr>
              <w:pStyle w:val="TableTextNormal"/>
            </w:pPr>
            <w:r>
              <w:rPr>
                <w:noProof/>
                <w:sz w:val="0"/>
                <w:szCs w:val="0"/>
              </w:rPr>
              <w:drawing>
                <wp:inline distT="0" distB="0" distL="0" distR="0" wp14:anchorId="3236747F" wp14:editId="6E1FF809">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trawling prohibited :   Public  = 5</w:t>
            </w:r>
          </w:p>
          <w:p w14:paraId="103BF7F2" w14:textId="77777777" w:rsidR="00562F87" w:rsidRDefault="00562F87">
            <w:pPr>
              <w:pStyle w:val="TableTextNormal"/>
              <w:tabs>
                <w:tab w:val="left" w:pos="540"/>
              </w:tabs>
            </w:pPr>
          </w:p>
          <w:p w14:paraId="67A3BB14" w14:textId="77777777" w:rsidR="00562F87" w:rsidRDefault="00A42A00">
            <w:pPr>
              <w:pStyle w:val="TableTextNormal"/>
            </w:pPr>
            <w:r>
              <w:t>An area within which trawling is not permitted.</w:t>
            </w:r>
          </w:p>
          <w:p w14:paraId="0F4CE900" w14:textId="77777777" w:rsidR="00562F87" w:rsidRDefault="00A42A00">
            <w:pPr>
              <w:pStyle w:val="TableTextNormal"/>
              <w:tabs>
                <w:tab w:val="left" w:pos="1440"/>
              </w:tabs>
              <w:jc w:val="right"/>
            </w:pPr>
            <w:r>
              <w:rPr>
                <w:rStyle w:val="TableFieldLabel"/>
              </w:rPr>
              <w:t>[ Is static True. Containment is Not Specified. ]</w:t>
            </w:r>
          </w:p>
          <w:p w14:paraId="14936CB6" w14:textId="77777777" w:rsidR="00562F87" w:rsidRDefault="00562F87">
            <w:pPr>
              <w:pStyle w:val="TableTextNormal"/>
              <w:tabs>
                <w:tab w:val="left" w:pos="720"/>
              </w:tabs>
            </w:pPr>
          </w:p>
        </w:tc>
      </w:tr>
      <w:tr w:rsidR="00562F87" w14:paraId="2C5A8AE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920C524" w14:textId="77777777" w:rsidR="00562F87" w:rsidRDefault="00562F87">
            <w:pPr>
              <w:pStyle w:val="TableTextNormal"/>
            </w:pPr>
          </w:p>
          <w:p w14:paraId="7937DCCD" w14:textId="77777777" w:rsidR="00562F87" w:rsidRDefault="00A42A00">
            <w:pPr>
              <w:pStyle w:val="TableTextNormal"/>
            </w:pPr>
            <w:r>
              <w:rPr>
                <w:noProof/>
                <w:sz w:val="0"/>
                <w:szCs w:val="0"/>
              </w:rPr>
              <w:drawing>
                <wp:inline distT="0" distB="0" distL="0" distR="0" wp14:anchorId="5B7B718C" wp14:editId="29BFE080">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trawling restricted :   Public  = 6</w:t>
            </w:r>
          </w:p>
          <w:p w14:paraId="6F1EA5DF" w14:textId="77777777" w:rsidR="00562F87" w:rsidRDefault="00562F87">
            <w:pPr>
              <w:pStyle w:val="TableTextNormal"/>
              <w:tabs>
                <w:tab w:val="left" w:pos="540"/>
              </w:tabs>
            </w:pPr>
          </w:p>
          <w:p w14:paraId="05CE5087" w14:textId="77777777" w:rsidR="00562F87" w:rsidRDefault="00A42A00">
            <w:pPr>
              <w:pStyle w:val="TableTextNormal"/>
            </w:pPr>
            <w:r>
              <w:t>a specified area designated by appropriate authority, within which trawling is restricted in accordance with certain specified conditions.</w:t>
            </w:r>
          </w:p>
          <w:p w14:paraId="56F40FE7" w14:textId="77777777" w:rsidR="00562F87" w:rsidRDefault="00A42A00">
            <w:pPr>
              <w:pStyle w:val="TableTextNormal"/>
              <w:tabs>
                <w:tab w:val="left" w:pos="1440"/>
              </w:tabs>
              <w:jc w:val="right"/>
            </w:pPr>
            <w:r>
              <w:rPr>
                <w:rStyle w:val="TableFieldLabel"/>
              </w:rPr>
              <w:t>[ Is static True. Containment is Not Specified. ]</w:t>
            </w:r>
          </w:p>
          <w:p w14:paraId="6C12E7FB" w14:textId="77777777" w:rsidR="00562F87" w:rsidRDefault="00562F87">
            <w:pPr>
              <w:pStyle w:val="TableTextNormal"/>
              <w:tabs>
                <w:tab w:val="left" w:pos="720"/>
              </w:tabs>
            </w:pPr>
          </w:p>
        </w:tc>
      </w:tr>
      <w:tr w:rsidR="00562F87" w14:paraId="6D1DA21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90CB51" w14:textId="77777777" w:rsidR="00562F87" w:rsidRDefault="00562F87">
            <w:pPr>
              <w:pStyle w:val="TableTextNormal"/>
            </w:pPr>
          </w:p>
          <w:p w14:paraId="55D4A9C2" w14:textId="77777777" w:rsidR="00562F87" w:rsidRDefault="00A42A00">
            <w:pPr>
              <w:pStyle w:val="TableTextNormal"/>
            </w:pPr>
            <w:r>
              <w:rPr>
                <w:noProof/>
                <w:sz w:val="0"/>
                <w:szCs w:val="0"/>
              </w:rPr>
              <w:drawing>
                <wp:inline distT="0" distB="0" distL="0" distR="0" wp14:anchorId="411463C5" wp14:editId="46444B2B">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entry prohibited :   Public  = 7</w:t>
            </w:r>
          </w:p>
          <w:p w14:paraId="5A814E51" w14:textId="77777777" w:rsidR="00562F87" w:rsidRDefault="00562F87">
            <w:pPr>
              <w:pStyle w:val="TableTextNormal"/>
              <w:tabs>
                <w:tab w:val="left" w:pos="540"/>
              </w:tabs>
            </w:pPr>
          </w:p>
          <w:p w14:paraId="2DA66746" w14:textId="77777777" w:rsidR="00562F87" w:rsidRDefault="00A42A00">
            <w:pPr>
              <w:pStyle w:val="TableTextNormal"/>
            </w:pPr>
            <w:r>
              <w:t>An area within which navigation and/or anchoring is prohibited.</w:t>
            </w:r>
          </w:p>
          <w:p w14:paraId="63D4A6D8" w14:textId="77777777" w:rsidR="00562F87" w:rsidRDefault="00A42A00">
            <w:pPr>
              <w:pStyle w:val="TableTextNormal"/>
              <w:tabs>
                <w:tab w:val="left" w:pos="1440"/>
              </w:tabs>
              <w:jc w:val="right"/>
            </w:pPr>
            <w:r>
              <w:rPr>
                <w:rStyle w:val="TableFieldLabel"/>
              </w:rPr>
              <w:t>[ Is static True. Containment is Not Specified. ]</w:t>
            </w:r>
          </w:p>
          <w:p w14:paraId="70119212" w14:textId="77777777" w:rsidR="00562F87" w:rsidRDefault="00562F87">
            <w:pPr>
              <w:pStyle w:val="TableTextNormal"/>
              <w:tabs>
                <w:tab w:val="left" w:pos="720"/>
              </w:tabs>
            </w:pPr>
          </w:p>
        </w:tc>
      </w:tr>
      <w:tr w:rsidR="00562F87" w14:paraId="294DD5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DF44D0" w14:textId="77777777" w:rsidR="00562F87" w:rsidRDefault="00562F87">
            <w:pPr>
              <w:pStyle w:val="TableTextNormal"/>
            </w:pPr>
          </w:p>
          <w:p w14:paraId="245FA2ED" w14:textId="77777777" w:rsidR="00562F87" w:rsidRDefault="00A42A00">
            <w:pPr>
              <w:pStyle w:val="TableTextNormal"/>
            </w:pPr>
            <w:r>
              <w:rPr>
                <w:noProof/>
                <w:sz w:val="0"/>
                <w:szCs w:val="0"/>
              </w:rPr>
              <w:drawing>
                <wp:inline distT="0" distB="0" distL="0" distR="0" wp14:anchorId="450478DA" wp14:editId="579D20EE">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entry restricted :   Public  = 8</w:t>
            </w:r>
          </w:p>
          <w:p w14:paraId="03FA1CE4" w14:textId="77777777" w:rsidR="00562F87" w:rsidRDefault="00562F87">
            <w:pPr>
              <w:pStyle w:val="TableTextNormal"/>
              <w:tabs>
                <w:tab w:val="left" w:pos="540"/>
              </w:tabs>
            </w:pPr>
          </w:p>
          <w:p w14:paraId="2D33128C" w14:textId="77777777" w:rsidR="00562F87" w:rsidRDefault="00A42A00">
            <w:pPr>
              <w:pStyle w:val="TableTextNormal"/>
            </w:pPr>
            <w:r>
              <w:t>a specified area designated by appropriate authority, within which navigation is restricted in accordance with certain specified conditions.</w:t>
            </w:r>
          </w:p>
          <w:p w14:paraId="1B5B55C9" w14:textId="77777777" w:rsidR="00562F87" w:rsidRDefault="00A42A00">
            <w:pPr>
              <w:pStyle w:val="TableTextNormal"/>
              <w:tabs>
                <w:tab w:val="left" w:pos="1440"/>
              </w:tabs>
              <w:jc w:val="right"/>
            </w:pPr>
            <w:r>
              <w:rPr>
                <w:rStyle w:val="TableFieldLabel"/>
              </w:rPr>
              <w:t>[ Is static True. Containment is Not Specified. ]</w:t>
            </w:r>
          </w:p>
          <w:p w14:paraId="19F6BA17" w14:textId="77777777" w:rsidR="00562F87" w:rsidRDefault="00562F87">
            <w:pPr>
              <w:pStyle w:val="TableTextNormal"/>
              <w:tabs>
                <w:tab w:val="left" w:pos="720"/>
              </w:tabs>
            </w:pPr>
          </w:p>
        </w:tc>
      </w:tr>
      <w:tr w:rsidR="00562F87" w14:paraId="6E47A16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01A4F8" w14:textId="77777777" w:rsidR="00562F87" w:rsidRDefault="00562F87">
            <w:pPr>
              <w:pStyle w:val="TableTextNormal"/>
            </w:pPr>
          </w:p>
          <w:p w14:paraId="1C2286ED" w14:textId="77777777" w:rsidR="00562F87" w:rsidRDefault="00A42A00">
            <w:pPr>
              <w:pStyle w:val="TableTextNormal"/>
            </w:pPr>
            <w:r>
              <w:rPr>
                <w:noProof/>
                <w:sz w:val="0"/>
                <w:szCs w:val="0"/>
              </w:rPr>
              <w:drawing>
                <wp:inline distT="0" distB="0" distL="0" distR="0" wp14:anchorId="42052D37" wp14:editId="5BA48041">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dredging prohibited :   Public  = 9</w:t>
            </w:r>
          </w:p>
          <w:p w14:paraId="739EFADA" w14:textId="77777777" w:rsidR="00562F87" w:rsidRDefault="00562F87">
            <w:pPr>
              <w:pStyle w:val="TableTextNormal"/>
              <w:tabs>
                <w:tab w:val="left" w:pos="540"/>
              </w:tabs>
            </w:pPr>
          </w:p>
          <w:p w14:paraId="350A6559" w14:textId="77777777" w:rsidR="00562F87" w:rsidRDefault="00A42A00">
            <w:pPr>
              <w:pStyle w:val="TableTextNormal"/>
            </w:pPr>
            <w:r>
              <w:t>An area within which dredging is not permitted.</w:t>
            </w:r>
          </w:p>
          <w:p w14:paraId="6ADECD63" w14:textId="77777777" w:rsidR="00562F87" w:rsidRDefault="00A42A00">
            <w:pPr>
              <w:pStyle w:val="TableTextNormal"/>
              <w:tabs>
                <w:tab w:val="left" w:pos="1440"/>
              </w:tabs>
              <w:jc w:val="right"/>
            </w:pPr>
            <w:r>
              <w:rPr>
                <w:rStyle w:val="TableFieldLabel"/>
              </w:rPr>
              <w:t>[ Is static True. Containment is Not Specified. ]</w:t>
            </w:r>
          </w:p>
          <w:p w14:paraId="007A48CD" w14:textId="77777777" w:rsidR="00562F87" w:rsidRDefault="00562F87">
            <w:pPr>
              <w:pStyle w:val="TableTextNormal"/>
              <w:tabs>
                <w:tab w:val="left" w:pos="720"/>
              </w:tabs>
            </w:pPr>
          </w:p>
        </w:tc>
      </w:tr>
      <w:tr w:rsidR="00562F87" w14:paraId="3C19C37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090BAC" w14:textId="77777777" w:rsidR="00562F87" w:rsidRDefault="00562F87">
            <w:pPr>
              <w:pStyle w:val="TableTextNormal"/>
            </w:pPr>
          </w:p>
          <w:p w14:paraId="6F119D86" w14:textId="77777777" w:rsidR="00562F87" w:rsidRDefault="00A42A00">
            <w:pPr>
              <w:pStyle w:val="TableTextNormal"/>
            </w:pPr>
            <w:r>
              <w:rPr>
                <w:noProof/>
                <w:sz w:val="0"/>
                <w:szCs w:val="0"/>
              </w:rPr>
              <w:drawing>
                <wp:inline distT="0" distB="0" distL="0" distR="0" wp14:anchorId="50D91F52" wp14:editId="3493613C">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dredging restricted :   Public  = 10</w:t>
            </w:r>
          </w:p>
          <w:p w14:paraId="11D507EE" w14:textId="77777777" w:rsidR="00562F87" w:rsidRDefault="00562F87">
            <w:pPr>
              <w:pStyle w:val="TableTextNormal"/>
              <w:tabs>
                <w:tab w:val="left" w:pos="540"/>
              </w:tabs>
            </w:pPr>
          </w:p>
          <w:p w14:paraId="349DFED1" w14:textId="77777777" w:rsidR="00562F87" w:rsidRDefault="00A42A00">
            <w:pPr>
              <w:pStyle w:val="TableTextNormal"/>
            </w:pPr>
            <w:r>
              <w:t>a specified area designated by appropriate authority, within which dredging is restricted in accordance with certain specified conditions.</w:t>
            </w:r>
          </w:p>
          <w:p w14:paraId="2C456B19" w14:textId="77777777" w:rsidR="00562F87" w:rsidRDefault="00A42A00">
            <w:pPr>
              <w:pStyle w:val="TableTextNormal"/>
              <w:tabs>
                <w:tab w:val="left" w:pos="1440"/>
              </w:tabs>
              <w:jc w:val="right"/>
            </w:pPr>
            <w:r>
              <w:rPr>
                <w:rStyle w:val="TableFieldLabel"/>
              </w:rPr>
              <w:t>[ Is static True. Containment is Not Specified. ]</w:t>
            </w:r>
          </w:p>
          <w:p w14:paraId="7E2A6962" w14:textId="77777777" w:rsidR="00562F87" w:rsidRDefault="00562F87">
            <w:pPr>
              <w:pStyle w:val="TableTextNormal"/>
              <w:tabs>
                <w:tab w:val="left" w:pos="720"/>
              </w:tabs>
            </w:pPr>
          </w:p>
        </w:tc>
      </w:tr>
      <w:tr w:rsidR="00562F87" w14:paraId="6A980AF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36DB262" w14:textId="77777777" w:rsidR="00562F87" w:rsidRDefault="00562F87">
            <w:pPr>
              <w:pStyle w:val="TableTextNormal"/>
            </w:pPr>
          </w:p>
          <w:p w14:paraId="62612BDF" w14:textId="77777777" w:rsidR="00562F87" w:rsidRDefault="00A42A00">
            <w:pPr>
              <w:pStyle w:val="TableTextNormal"/>
            </w:pPr>
            <w:r>
              <w:rPr>
                <w:noProof/>
                <w:sz w:val="0"/>
                <w:szCs w:val="0"/>
              </w:rPr>
              <w:drawing>
                <wp:inline distT="0" distB="0" distL="0" distR="0" wp14:anchorId="15060979" wp14:editId="23A63629">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diving prohibited :   Public  = 11</w:t>
            </w:r>
          </w:p>
          <w:p w14:paraId="44DCF4C9" w14:textId="77777777" w:rsidR="00562F87" w:rsidRDefault="00562F87">
            <w:pPr>
              <w:pStyle w:val="TableTextNormal"/>
              <w:tabs>
                <w:tab w:val="left" w:pos="540"/>
              </w:tabs>
            </w:pPr>
          </w:p>
          <w:p w14:paraId="6BA796A3" w14:textId="77777777" w:rsidR="00562F87" w:rsidRDefault="00A42A00">
            <w:pPr>
              <w:pStyle w:val="TableTextNormal"/>
            </w:pPr>
            <w:r>
              <w:t>An area within which diving is not permitted.</w:t>
            </w:r>
          </w:p>
          <w:p w14:paraId="174AE055" w14:textId="77777777" w:rsidR="00562F87" w:rsidRDefault="00A42A00">
            <w:pPr>
              <w:pStyle w:val="TableTextNormal"/>
              <w:tabs>
                <w:tab w:val="left" w:pos="1440"/>
              </w:tabs>
              <w:jc w:val="right"/>
            </w:pPr>
            <w:r>
              <w:rPr>
                <w:rStyle w:val="TableFieldLabel"/>
              </w:rPr>
              <w:t>[ Is static True. Containment is Not Specified. ]</w:t>
            </w:r>
          </w:p>
          <w:p w14:paraId="2E8CCCC2" w14:textId="77777777" w:rsidR="00562F87" w:rsidRDefault="00562F87">
            <w:pPr>
              <w:pStyle w:val="TableTextNormal"/>
              <w:tabs>
                <w:tab w:val="left" w:pos="720"/>
              </w:tabs>
            </w:pPr>
          </w:p>
        </w:tc>
      </w:tr>
      <w:tr w:rsidR="00562F87" w14:paraId="679E7F5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E87892" w14:textId="77777777" w:rsidR="00562F87" w:rsidRDefault="00562F87">
            <w:pPr>
              <w:pStyle w:val="TableTextNormal"/>
            </w:pPr>
          </w:p>
          <w:p w14:paraId="22665BA6" w14:textId="77777777" w:rsidR="00562F87" w:rsidRDefault="00A42A00">
            <w:pPr>
              <w:pStyle w:val="TableTextNormal"/>
            </w:pPr>
            <w:r>
              <w:rPr>
                <w:noProof/>
                <w:sz w:val="0"/>
                <w:szCs w:val="0"/>
              </w:rPr>
              <w:drawing>
                <wp:inline distT="0" distB="0" distL="0" distR="0" wp14:anchorId="3A787625" wp14:editId="3A594C92">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diving restricted :   Public  = 12</w:t>
            </w:r>
          </w:p>
          <w:p w14:paraId="4BD6A447" w14:textId="77777777" w:rsidR="00562F87" w:rsidRDefault="00562F87">
            <w:pPr>
              <w:pStyle w:val="TableTextNormal"/>
              <w:tabs>
                <w:tab w:val="left" w:pos="540"/>
              </w:tabs>
            </w:pPr>
          </w:p>
          <w:p w14:paraId="046921BF" w14:textId="77777777" w:rsidR="00562F87" w:rsidRDefault="00A42A00">
            <w:pPr>
              <w:pStyle w:val="TableTextNormal"/>
            </w:pPr>
            <w:r>
              <w:t>a specified area designated by appropriate authority, within which diving is restricted in accordance with certain specified conditions.</w:t>
            </w:r>
          </w:p>
          <w:p w14:paraId="504049B8" w14:textId="77777777" w:rsidR="00562F87" w:rsidRDefault="00A42A00">
            <w:pPr>
              <w:pStyle w:val="TableTextNormal"/>
              <w:tabs>
                <w:tab w:val="left" w:pos="1440"/>
              </w:tabs>
              <w:jc w:val="right"/>
            </w:pPr>
            <w:r>
              <w:rPr>
                <w:rStyle w:val="TableFieldLabel"/>
              </w:rPr>
              <w:t>[ Is static True. Containment is Not Specified. ]</w:t>
            </w:r>
          </w:p>
          <w:p w14:paraId="4D58ED90" w14:textId="77777777" w:rsidR="00562F87" w:rsidRDefault="00562F87">
            <w:pPr>
              <w:pStyle w:val="TableTextNormal"/>
              <w:tabs>
                <w:tab w:val="left" w:pos="720"/>
              </w:tabs>
            </w:pPr>
          </w:p>
        </w:tc>
      </w:tr>
      <w:tr w:rsidR="00562F87" w14:paraId="19CDCC5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88C24A" w14:textId="77777777" w:rsidR="00562F87" w:rsidRDefault="00562F87">
            <w:pPr>
              <w:pStyle w:val="TableTextNormal"/>
            </w:pPr>
          </w:p>
          <w:p w14:paraId="079270DF" w14:textId="77777777" w:rsidR="00562F87" w:rsidRDefault="00A42A00">
            <w:pPr>
              <w:pStyle w:val="TableTextNormal"/>
            </w:pPr>
            <w:r>
              <w:rPr>
                <w:noProof/>
                <w:sz w:val="0"/>
                <w:szCs w:val="0"/>
              </w:rPr>
              <w:drawing>
                <wp:inline distT="0" distB="0" distL="0" distR="0" wp14:anchorId="0EDB62CC" wp14:editId="1169D2DA">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 wake :   Public  = 13</w:t>
            </w:r>
          </w:p>
          <w:p w14:paraId="1800C247" w14:textId="77777777" w:rsidR="00562F87" w:rsidRDefault="00562F87">
            <w:pPr>
              <w:pStyle w:val="TableTextNormal"/>
              <w:tabs>
                <w:tab w:val="left" w:pos="540"/>
              </w:tabs>
            </w:pPr>
          </w:p>
          <w:p w14:paraId="7029D829" w14:textId="77777777" w:rsidR="00562F87" w:rsidRDefault="00A42A00">
            <w:pPr>
              <w:pStyle w:val="TableTextNormal"/>
            </w:pPr>
            <w:r>
              <w:t>Mariners must adjust the speed of their vessels to reduce the wave or wash which may cause erosion or disturb moored vessels.</w:t>
            </w:r>
          </w:p>
          <w:p w14:paraId="105689D8" w14:textId="77777777" w:rsidR="00562F87" w:rsidRDefault="00A42A00">
            <w:pPr>
              <w:pStyle w:val="TableTextNormal"/>
              <w:tabs>
                <w:tab w:val="left" w:pos="1440"/>
              </w:tabs>
              <w:jc w:val="right"/>
            </w:pPr>
            <w:r>
              <w:rPr>
                <w:rStyle w:val="TableFieldLabel"/>
              </w:rPr>
              <w:lastRenderedPageBreak/>
              <w:t>[ Is static True. Containment is Not Specified. ]</w:t>
            </w:r>
          </w:p>
          <w:p w14:paraId="62F2DB23" w14:textId="77777777" w:rsidR="00562F87" w:rsidRDefault="00562F87">
            <w:pPr>
              <w:pStyle w:val="TableTextNormal"/>
              <w:tabs>
                <w:tab w:val="left" w:pos="720"/>
              </w:tabs>
            </w:pPr>
          </w:p>
        </w:tc>
      </w:tr>
      <w:tr w:rsidR="00562F87" w14:paraId="6A94674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2524C3" w14:textId="77777777" w:rsidR="00562F87" w:rsidRDefault="00562F87">
            <w:pPr>
              <w:pStyle w:val="TableTextNormal"/>
            </w:pPr>
          </w:p>
          <w:p w14:paraId="370009AF" w14:textId="77777777" w:rsidR="00562F87" w:rsidRDefault="00A42A00">
            <w:pPr>
              <w:pStyle w:val="TableTextNormal"/>
            </w:pPr>
            <w:r>
              <w:rPr>
                <w:noProof/>
                <w:sz w:val="0"/>
                <w:szCs w:val="0"/>
              </w:rPr>
              <w:drawing>
                <wp:inline distT="0" distB="0" distL="0" distR="0" wp14:anchorId="23CAA527" wp14:editId="302E863C">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area to be avoided :   Public  = 14</w:t>
            </w:r>
          </w:p>
          <w:p w14:paraId="178044EF" w14:textId="77777777" w:rsidR="00562F87" w:rsidRDefault="00562F87">
            <w:pPr>
              <w:pStyle w:val="TableTextNormal"/>
              <w:tabs>
                <w:tab w:val="left" w:pos="540"/>
              </w:tabs>
            </w:pPr>
          </w:p>
          <w:p w14:paraId="2EE14DCE" w14:textId="77777777" w:rsidR="00562F87" w:rsidRDefault="00A42A00">
            <w:pPr>
              <w:pStyle w:val="TableTextNormal"/>
            </w:pPr>
            <w:r>
              <w:t xml:space="preserve">An IMO declared </w:t>
            </w:r>
            <w:proofErr w:type="spellStart"/>
            <w:r>
              <w:t>routeing</w:t>
            </w:r>
            <w:proofErr w:type="spellEnd"/>
            <w:r>
              <w:t xml:space="preserve"> measure comprising an area within defined limits in which either navigation is particularly hazardous or it is exceptionally important to avoid casualties and which should be avoided by all ships, or certain classes of ships.</w:t>
            </w:r>
          </w:p>
          <w:p w14:paraId="1472AE88" w14:textId="77777777" w:rsidR="00562F87" w:rsidRDefault="00A42A00">
            <w:pPr>
              <w:pStyle w:val="TableTextNormal"/>
              <w:tabs>
                <w:tab w:val="left" w:pos="1440"/>
              </w:tabs>
              <w:jc w:val="right"/>
            </w:pPr>
            <w:r>
              <w:rPr>
                <w:rStyle w:val="TableFieldLabel"/>
              </w:rPr>
              <w:t>[ Is static True. Containment is Not Specified. ]</w:t>
            </w:r>
          </w:p>
          <w:p w14:paraId="0E9E50F4" w14:textId="77777777" w:rsidR="00562F87" w:rsidRDefault="00562F87">
            <w:pPr>
              <w:pStyle w:val="TableTextNormal"/>
              <w:tabs>
                <w:tab w:val="left" w:pos="720"/>
              </w:tabs>
            </w:pPr>
          </w:p>
        </w:tc>
      </w:tr>
      <w:tr w:rsidR="00562F87" w14:paraId="4ABD422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A4BB376" w14:textId="77777777" w:rsidR="00562F87" w:rsidRDefault="00562F87">
            <w:pPr>
              <w:pStyle w:val="TableTextNormal"/>
            </w:pPr>
          </w:p>
          <w:p w14:paraId="2530A271" w14:textId="77777777" w:rsidR="00562F87" w:rsidRDefault="00A42A00">
            <w:pPr>
              <w:pStyle w:val="TableTextNormal"/>
            </w:pPr>
            <w:r>
              <w:rPr>
                <w:noProof/>
                <w:sz w:val="0"/>
                <w:szCs w:val="0"/>
              </w:rPr>
              <w:drawing>
                <wp:inline distT="0" distB="0" distL="0" distR="0" wp14:anchorId="03E08710" wp14:editId="57AA2D6E">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construction prohibited :   Public  = 15</w:t>
            </w:r>
          </w:p>
          <w:p w14:paraId="55D48418" w14:textId="77777777" w:rsidR="00562F87" w:rsidRDefault="00562F87">
            <w:pPr>
              <w:pStyle w:val="TableTextNormal"/>
              <w:tabs>
                <w:tab w:val="left" w:pos="540"/>
              </w:tabs>
            </w:pPr>
          </w:p>
          <w:p w14:paraId="54DC6BA7" w14:textId="77777777" w:rsidR="00562F87" w:rsidRDefault="00A42A00">
            <w:pPr>
              <w:pStyle w:val="TableTextNormal"/>
            </w:pPr>
            <w:r>
              <w:t>The erection of permanent or temporary fixed structures or artificial islands is prohibited.</w:t>
            </w:r>
          </w:p>
          <w:p w14:paraId="271AC4D4" w14:textId="77777777" w:rsidR="00562F87" w:rsidRDefault="00A42A00">
            <w:pPr>
              <w:pStyle w:val="TableTextNormal"/>
              <w:tabs>
                <w:tab w:val="left" w:pos="1440"/>
              </w:tabs>
              <w:jc w:val="right"/>
            </w:pPr>
            <w:r>
              <w:rPr>
                <w:rStyle w:val="TableFieldLabel"/>
              </w:rPr>
              <w:t>[ Is static True. Containment is Not Specified. ]</w:t>
            </w:r>
          </w:p>
          <w:p w14:paraId="48FDC6B7" w14:textId="77777777" w:rsidR="00562F87" w:rsidRDefault="00562F87">
            <w:pPr>
              <w:pStyle w:val="TableTextNormal"/>
              <w:tabs>
                <w:tab w:val="left" w:pos="720"/>
              </w:tabs>
            </w:pPr>
          </w:p>
        </w:tc>
      </w:tr>
      <w:tr w:rsidR="00562F87" w14:paraId="67F19CC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A0C789" w14:textId="77777777" w:rsidR="00562F87" w:rsidRDefault="00562F87">
            <w:pPr>
              <w:pStyle w:val="TableTextNormal"/>
            </w:pPr>
          </w:p>
          <w:p w14:paraId="0813B108" w14:textId="77777777" w:rsidR="00562F87" w:rsidRDefault="00A42A00">
            <w:pPr>
              <w:pStyle w:val="TableTextNormal"/>
            </w:pPr>
            <w:r>
              <w:rPr>
                <w:noProof/>
                <w:sz w:val="0"/>
                <w:szCs w:val="0"/>
              </w:rPr>
              <w:drawing>
                <wp:inline distT="0" distB="0" distL="0" distR="0" wp14:anchorId="369DACC7" wp14:editId="59FA23A3">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discharging prohibited :   Public  = 16</w:t>
            </w:r>
          </w:p>
          <w:p w14:paraId="767B46B6" w14:textId="77777777" w:rsidR="00562F87" w:rsidRDefault="00562F87">
            <w:pPr>
              <w:pStyle w:val="TableTextNormal"/>
              <w:tabs>
                <w:tab w:val="left" w:pos="540"/>
              </w:tabs>
            </w:pPr>
          </w:p>
          <w:p w14:paraId="7254A6E8" w14:textId="77777777" w:rsidR="00562F87" w:rsidRDefault="00A42A00">
            <w:pPr>
              <w:pStyle w:val="TableTextNormal"/>
            </w:pPr>
            <w:r>
              <w:t>An area in which discharging or dumping is prohibited.</w:t>
            </w:r>
          </w:p>
          <w:p w14:paraId="3493F69C" w14:textId="77777777" w:rsidR="00562F87" w:rsidRDefault="00A42A00">
            <w:pPr>
              <w:pStyle w:val="TableTextNormal"/>
              <w:tabs>
                <w:tab w:val="left" w:pos="1440"/>
              </w:tabs>
              <w:jc w:val="right"/>
            </w:pPr>
            <w:r>
              <w:rPr>
                <w:rStyle w:val="TableFieldLabel"/>
              </w:rPr>
              <w:t>[ Is static True. Containment is Not Specified. ]</w:t>
            </w:r>
          </w:p>
          <w:p w14:paraId="2B68A0E8" w14:textId="77777777" w:rsidR="00562F87" w:rsidRDefault="00562F87">
            <w:pPr>
              <w:pStyle w:val="TableTextNormal"/>
              <w:tabs>
                <w:tab w:val="left" w:pos="720"/>
              </w:tabs>
            </w:pPr>
          </w:p>
        </w:tc>
      </w:tr>
      <w:tr w:rsidR="00562F87" w14:paraId="06B3A0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18567C" w14:textId="77777777" w:rsidR="00562F87" w:rsidRDefault="00562F87">
            <w:pPr>
              <w:pStyle w:val="TableTextNormal"/>
            </w:pPr>
          </w:p>
          <w:p w14:paraId="2FBAA4DF" w14:textId="77777777" w:rsidR="00562F87" w:rsidRDefault="00A42A00">
            <w:pPr>
              <w:pStyle w:val="TableTextNormal"/>
            </w:pPr>
            <w:r>
              <w:rPr>
                <w:noProof/>
                <w:sz w:val="0"/>
                <w:szCs w:val="0"/>
              </w:rPr>
              <w:drawing>
                <wp:inline distT="0" distB="0" distL="0" distR="0" wp14:anchorId="6C35F9C8" wp14:editId="6DBC5820">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discharging restricted :   Public  = 17</w:t>
            </w:r>
          </w:p>
          <w:p w14:paraId="2653BFFA" w14:textId="77777777" w:rsidR="00562F87" w:rsidRDefault="00562F87">
            <w:pPr>
              <w:pStyle w:val="TableTextNormal"/>
              <w:tabs>
                <w:tab w:val="left" w:pos="540"/>
              </w:tabs>
            </w:pPr>
          </w:p>
          <w:p w14:paraId="75F89FCD" w14:textId="77777777" w:rsidR="00562F87" w:rsidRDefault="00A42A00">
            <w:pPr>
              <w:pStyle w:val="TableTextNormal"/>
            </w:pPr>
            <w:r>
              <w:t>A specified area designated by appropriate authority, within which discharging or dumping is restricted in accordance with certain specified conditions.</w:t>
            </w:r>
          </w:p>
          <w:p w14:paraId="5E176E56" w14:textId="77777777" w:rsidR="00562F87" w:rsidRDefault="00A42A00">
            <w:pPr>
              <w:pStyle w:val="TableTextNormal"/>
              <w:tabs>
                <w:tab w:val="left" w:pos="1440"/>
              </w:tabs>
              <w:jc w:val="right"/>
            </w:pPr>
            <w:r>
              <w:rPr>
                <w:rStyle w:val="TableFieldLabel"/>
              </w:rPr>
              <w:t>[ Is static True. Containment is Not Specified. ]</w:t>
            </w:r>
          </w:p>
          <w:p w14:paraId="43F0C49D" w14:textId="77777777" w:rsidR="00562F87" w:rsidRDefault="00562F87">
            <w:pPr>
              <w:pStyle w:val="TableTextNormal"/>
              <w:tabs>
                <w:tab w:val="left" w:pos="720"/>
              </w:tabs>
            </w:pPr>
          </w:p>
        </w:tc>
      </w:tr>
      <w:tr w:rsidR="00562F87" w14:paraId="51BC295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40F73C7" w14:textId="77777777" w:rsidR="00562F87" w:rsidRDefault="00562F87">
            <w:pPr>
              <w:pStyle w:val="TableTextNormal"/>
            </w:pPr>
          </w:p>
          <w:p w14:paraId="4FD97275" w14:textId="77777777" w:rsidR="00562F87" w:rsidRDefault="00A42A00">
            <w:pPr>
              <w:pStyle w:val="TableTextNormal"/>
            </w:pPr>
            <w:r>
              <w:rPr>
                <w:noProof/>
                <w:sz w:val="0"/>
                <w:szCs w:val="0"/>
              </w:rPr>
              <w:drawing>
                <wp:inline distT="0" distB="0" distL="0" distR="0" wp14:anchorId="6D8DC82C" wp14:editId="73452642">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industrial or mineral exploration/development prohibited :   Public  = 18</w:t>
            </w:r>
          </w:p>
          <w:p w14:paraId="6408D22F" w14:textId="77777777" w:rsidR="00562F87" w:rsidRDefault="00562F87">
            <w:pPr>
              <w:pStyle w:val="TableTextNormal"/>
              <w:tabs>
                <w:tab w:val="left" w:pos="540"/>
              </w:tabs>
            </w:pPr>
          </w:p>
          <w:p w14:paraId="4174538E" w14:textId="77777777" w:rsidR="00562F87" w:rsidRDefault="00A42A00">
            <w:pPr>
              <w:pStyle w:val="TableTextNormal"/>
            </w:pPr>
            <w:r>
              <w:t>An area in which industrial or mineral exploration and development are prohibited.</w:t>
            </w:r>
          </w:p>
          <w:p w14:paraId="26B63971" w14:textId="77777777" w:rsidR="00562F87" w:rsidRDefault="00A42A00">
            <w:pPr>
              <w:pStyle w:val="TableTextNormal"/>
              <w:tabs>
                <w:tab w:val="left" w:pos="1440"/>
              </w:tabs>
              <w:jc w:val="right"/>
            </w:pPr>
            <w:r>
              <w:rPr>
                <w:rStyle w:val="TableFieldLabel"/>
              </w:rPr>
              <w:t>[ Is static True. Containment is Not Specified. ]</w:t>
            </w:r>
          </w:p>
          <w:p w14:paraId="37C66923" w14:textId="77777777" w:rsidR="00562F87" w:rsidRDefault="00562F87">
            <w:pPr>
              <w:pStyle w:val="TableTextNormal"/>
              <w:tabs>
                <w:tab w:val="left" w:pos="720"/>
              </w:tabs>
            </w:pPr>
          </w:p>
        </w:tc>
      </w:tr>
      <w:tr w:rsidR="00562F87" w14:paraId="7FD7AAD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A8A252D" w14:textId="77777777" w:rsidR="00562F87" w:rsidRDefault="00562F87">
            <w:pPr>
              <w:pStyle w:val="TableTextNormal"/>
            </w:pPr>
          </w:p>
          <w:p w14:paraId="60C108E3" w14:textId="77777777" w:rsidR="00562F87" w:rsidRDefault="00A42A00">
            <w:pPr>
              <w:pStyle w:val="TableTextNormal"/>
            </w:pPr>
            <w:r>
              <w:rPr>
                <w:noProof/>
                <w:sz w:val="0"/>
                <w:szCs w:val="0"/>
              </w:rPr>
              <w:drawing>
                <wp:inline distT="0" distB="0" distL="0" distR="0" wp14:anchorId="3ED9AFEE" wp14:editId="403F2456">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industrial or mineral exploration/development restricted :   Public  = 19</w:t>
            </w:r>
          </w:p>
          <w:p w14:paraId="687EC8A0" w14:textId="77777777" w:rsidR="00562F87" w:rsidRDefault="00562F87">
            <w:pPr>
              <w:pStyle w:val="TableTextNormal"/>
              <w:tabs>
                <w:tab w:val="left" w:pos="540"/>
              </w:tabs>
            </w:pPr>
          </w:p>
          <w:p w14:paraId="62E38BFF" w14:textId="77777777" w:rsidR="00562F87" w:rsidRDefault="00A42A00">
            <w:pPr>
              <w:pStyle w:val="TableTextNormal"/>
            </w:pPr>
            <w:r>
              <w:t>A specified area designated by appropriate authority, within which industrial or mineral exploration and development is restricted in accordance with certain specified conditions.</w:t>
            </w:r>
          </w:p>
          <w:p w14:paraId="4E7EA8BA" w14:textId="77777777" w:rsidR="00562F87" w:rsidRDefault="00A42A00">
            <w:pPr>
              <w:pStyle w:val="TableTextNormal"/>
              <w:tabs>
                <w:tab w:val="left" w:pos="1440"/>
              </w:tabs>
              <w:jc w:val="right"/>
            </w:pPr>
            <w:r>
              <w:rPr>
                <w:rStyle w:val="TableFieldLabel"/>
              </w:rPr>
              <w:t>[ Is static True. Containment is Not Specified. ]</w:t>
            </w:r>
          </w:p>
          <w:p w14:paraId="6C1BC168" w14:textId="77777777" w:rsidR="00562F87" w:rsidRDefault="00562F87">
            <w:pPr>
              <w:pStyle w:val="TableTextNormal"/>
              <w:tabs>
                <w:tab w:val="left" w:pos="720"/>
              </w:tabs>
            </w:pPr>
          </w:p>
        </w:tc>
      </w:tr>
      <w:tr w:rsidR="00562F87" w14:paraId="1059632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C0ED78" w14:textId="77777777" w:rsidR="00562F87" w:rsidRDefault="00562F87">
            <w:pPr>
              <w:pStyle w:val="TableTextNormal"/>
            </w:pPr>
          </w:p>
          <w:p w14:paraId="7762CA77" w14:textId="77777777" w:rsidR="00562F87" w:rsidRDefault="00A42A00">
            <w:pPr>
              <w:pStyle w:val="TableTextNormal"/>
            </w:pPr>
            <w:r>
              <w:rPr>
                <w:noProof/>
                <w:sz w:val="0"/>
                <w:szCs w:val="0"/>
              </w:rPr>
              <w:drawing>
                <wp:inline distT="0" distB="0" distL="0" distR="0" wp14:anchorId="5161E024" wp14:editId="32E0AA4F">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drilling prohibited :   Public  = 20</w:t>
            </w:r>
          </w:p>
          <w:p w14:paraId="23FE2813" w14:textId="77777777" w:rsidR="00562F87" w:rsidRDefault="00562F87">
            <w:pPr>
              <w:pStyle w:val="TableTextNormal"/>
              <w:tabs>
                <w:tab w:val="left" w:pos="540"/>
              </w:tabs>
            </w:pPr>
          </w:p>
          <w:p w14:paraId="685429A8" w14:textId="77777777" w:rsidR="00562F87" w:rsidRDefault="00A42A00">
            <w:pPr>
              <w:pStyle w:val="TableTextNormal"/>
            </w:pPr>
            <w:r>
              <w:t>An area in which excavating a hole on the seabed with a drill is prohibited.</w:t>
            </w:r>
          </w:p>
          <w:p w14:paraId="7FCEFA2E" w14:textId="77777777" w:rsidR="00562F87" w:rsidRDefault="00A42A00">
            <w:pPr>
              <w:pStyle w:val="TableTextNormal"/>
              <w:tabs>
                <w:tab w:val="left" w:pos="1440"/>
              </w:tabs>
              <w:jc w:val="right"/>
            </w:pPr>
            <w:r>
              <w:rPr>
                <w:rStyle w:val="TableFieldLabel"/>
              </w:rPr>
              <w:t>[ Is static True. Containment is Not Specified. ]</w:t>
            </w:r>
          </w:p>
          <w:p w14:paraId="4260A2FC" w14:textId="77777777" w:rsidR="00562F87" w:rsidRDefault="00562F87">
            <w:pPr>
              <w:pStyle w:val="TableTextNormal"/>
              <w:tabs>
                <w:tab w:val="left" w:pos="720"/>
              </w:tabs>
            </w:pPr>
          </w:p>
        </w:tc>
      </w:tr>
      <w:tr w:rsidR="00562F87" w14:paraId="35AEC4B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3DC58E" w14:textId="77777777" w:rsidR="00562F87" w:rsidRDefault="00562F87">
            <w:pPr>
              <w:pStyle w:val="TableTextNormal"/>
            </w:pPr>
          </w:p>
          <w:p w14:paraId="6CD0B21F" w14:textId="77777777" w:rsidR="00562F87" w:rsidRDefault="00A42A00">
            <w:pPr>
              <w:pStyle w:val="TableTextNormal"/>
            </w:pPr>
            <w:r>
              <w:rPr>
                <w:noProof/>
                <w:sz w:val="0"/>
                <w:szCs w:val="0"/>
              </w:rPr>
              <w:drawing>
                <wp:inline distT="0" distB="0" distL="0" distR="0" wp14:anchorId="6FF25B62" wp14:editId="3FA8B1C4">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drilling restricted :   Public  = 21</w:t>
            </w:r>
          </w:p>
          <w:p w14:paraId="1D4E51CA" w14:textId="77777777" w:rsidR="00562F87" w:rsidRDefault="00562F87">
            <w:pPr>
              <w:pStyle w:val="TableTextNormal"/>
              <w:tabs>
                <w:tab w:val="left" w:pos="540"/>
              </w:tabs>
            </w:pPr>
          </w:p>
          <w:p w14:paraId="60A4760B" w14:textId="77777777" w:rsidR="00562F87" w:rsidRDefault="00A42A00">
            <w:pPr>
              <w:pStyle w:val="TableTextNormal"/>
            </w:pPr>
            <w:r>
              <w:t>A specified area designated by appropriate authority, within which excavating a hole on the seabed with a drill is restricted in accordance with certain specified conditions.</w:t>
            </w:r>
          </w:p>
          <w:p w14:paraId="20515EA9" w14:textId="77777777" w:rsidR="00562F87" w:rsidRDefault="00A42A00">
            <w:pPr>
              <w:pStyle w:val="TableTextNormal"/>
              <w:tabs>
                <w:tab w:val="left" w:pos="1440"/>
              </w:tabs>
              <w:jc w:val="right"/>
            </w:pPr>
            <w:r>
              <w:rPr>
                <w:rStyle w:val="TableFieldLabel"/>
              </w:rPr>
              <w:t>[ Is static True. Containment is Not Specified. ]</w:t>
            </w:r>
          </w:p>
          <w:p w14:paraId="6CA94AFD" w14:textId="77777777" w:rsidR="00562F87" w:rsidRDefault="00562F87">
            <w:pPr>
              <w:pStyle w:val="TableTextNormal"/>
              <w:tabs>
                <w:tab w:val="left" w:pos="720"/>
              </w:tabs>
            </w:pPr>
          </w:p>
        </w:tc>
      </w:tr>
      <w:tr w:rsidR="00562F87" w14:paraId="5EB416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BCB304" w14:textId="77777777" w:rsidR="00562F87" w:rsidRDefault="00562F87">
            <w:pPr>
              <w:pStyle w:val="TableTextNormal"/>
            </w:pPr>
          </w:p>
          <w:p w14:paraId="3E2C4578" w14:textId="77777777" w:rsidR="00562F87" w:rsidRDefault="00A42A00">
            <w:pPr>
              <w:pStyle w:val="TableTextNormal"/>
            </w:pPr>
            <w:r>
              <w:rPr>
                <w:noProof/>
                <w:sz w:val="0"/>
                <w:szCs w:val="0"/>
              </w:rPr>
              <w:drawing>
                <wp:inline distT="0" distB="0" distL="0" distR="0" wp14:anchorId="45B88D16" wp14:editId="54095983">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removal of historical artifacts prohibited :   Public  = 22</w:t>
            </w:r>
          </w:p>
          <w:p w14:paraId="4371DC18" w14:textId="77777777" w:rsidR="00562F87" w:rsidRDefault="00562F87">
            <w:pPr>
              <w:pStyle w:val="TableTextNormal"/>
              <w:tabs>
                <w:tab w:val="left" w:pos="540"/>
              </w:tabs>
            </w:pPr>
          </w:p>
          <w:p w14:paraId="021553D9" w14:textId="77777777" w:rsidR="00562F87" w:rsidRDefault="00A42A00">
            <w:pPr>
              <w:pStyle w:val="TableTextNormal"/>
            </w:pPr>
            <w:r>
              <w:t>An area in which the removal of historical artifacts is prohibited.</w:t>
            </w:r>
          </w:p>
          <w:p w14:paraId="073E581E" w14:textId="77777777" w:rsidR="00562F87" w:rsidRDefault="00A42A00">
            <w:pPr>
              <w:pStyle w:val="TableTextNormal"/>
              <w:tabs>
                <w:tab w:val="left" w:pos="1440"/>
              </w:tabs>
              <w:jc w:val="right"/>
            </w:pPr>
            <w:r>
              <w:rPr>
                <w:rStyle w:val="TableFieldLabel"/>
              </w:rPr>
              <w:t>[ Is static True. Containment is Not Specified. ]</w:t>
            </w:r>
          </w:p>
          <w:p w14:paraId="7DC737C9" w14:textId="77777777" w:rsidR="00562F87" w:rsidRDefault="00562F87">
            <w:pPr>
              <w:pStyle w:val="TableTextNormal"/>
              <w:tabs>
                <w:tab w:val="left" w:pos="720"/>
              </w:tabs>
            </w:pPr>
          </w:p>
        </w:tc>
      </w:tr>
      <w:tr w:rsidR="00562F87" w14:paraId="0ACE3AA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CBD91D" w14:textId="77777777" w:rsidR="00562F87" w:rsidRDefault="00562F87">
            <w:pPr>
              <w:pStyle w:val="TableTextNormal"/>
            </w:pPr>
          </w:p>
          <w:p w14:paraId="5054FEC2" w14:textId="77777777" w:rsidR="00562F87" w:rsidRDefault="00A42A00">
            <w:pPr>
              <w:pStyle w:val="TableTextNormal"/>
            </w:pPr>
            <w:r>
              <w:rPr>
                <w:noProof/>
                <w:sz w:val="0"/>
                <w:szCs w:val="0"/>
              </w:rPr>
              <w:drawing>
                <wp:inline distT="0" distB="0" distL="0" distR="0" wp14:anchorId="05BBCC3D" wp14:editId="1096E4E1">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cargo </w:t>
            </w:r>
            <w:proofErr w:type="spellStart"/>
            <w:r>
              <w:t>transhipment</w:t>
            </w:r>
            <w:proofErr w:type="spellEnd"/>
            <w:r>
              <w:t xml:space="preserve"> (lightering) prohibited :   Public  = 23</w:t>
            </w:r>
          </w:p>
          <w:p w14:paraId="67BE2E6B" w14:textId="77777777" w:rsidR="00562F87" w:rsidRDefault="00562F87">
            <w:pPr>
              <w:pStyle w:val="TableTextNormal"/>
              <w:tabs>
                <w:tab w:val="left" w:pos="540"/>
              </w:tabs>
            </w:pPr>
          </w:p>
          <w:p w14:paraId="0607A5D4" w14:textId="77777777" w:rsidR="00562F87" w:rsidRDefault="00A42A00">
            <w:pPr>
              <w:pStyle w:val="TableTextNormal"/>
            </w:pPr>
            <w:r>
              <w:t xml:space="preserve">An area in which cargo </w:t>
            </w:r>
            <w:proofErr w:type="spellStart"/>
            <w:r>
              <w:t>transhipment</w:t>
            </w:r>
            <w:proofErr w:type="spellEnd"/>
            <w:r>
              <w:t xml:space="preserve"> (lightering) is prohibited.</w:t>
            </w:r>
          </w:p>
          <w:p w14:paraId="6E715928" w14:textId="77777777" w:rsidR="00562F87" w:rsidRDefault="00A42A00">
            <w:pPr>
              <w:pStyle w:val="TableTextNormal"/>
              <w:tabs>
                <w:tab w:val="left" w:pos="1440"/>
              </w:tabs>
              <w:jc w:val="right"/>
            </w:pPr>
            <w:r>
              <w:rPr>
                <w:rStyle w:val="TableFieldLabel"/>
              </w:rPr>
              <w:t>[ Is static True. Containment is Not Specified. ]</w:t>
            </w:r>
          </w:p>
          <w:p w14:paraId="0D7634A4" w14:textId="77777777" w:rsidR="00562F87" w:rsidRDefault="00562F87">
            <w:pPr>
              <w:pStyle w:val="TableTextNormal"/>
              <w:tabs>
                <w:tab w:val="left" w:pos="720"/>
              </w:tabs>
            </w:pPr>
          </w:p>
        </w:tc>
      </w:tr>
      <w:tr w:rsidR="00562F87" w14:paraId="0C25FCE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4AC6EDC" w14:textId="77777777" w:rsidR="00562F87" w:rsidRDefault="00562F87">
            <w:pPr>
              <w:pStyle w:val="TableTextNormal"/>
            </w:pPr>
          </w:p>
          <w:p w14:paraId="0625BA21" w14:textId="77777777" w:rsidR="00562F87" w:rsidRDefault="00A42A00">
            <w:pPr>
              <w:pStyle w:val="TableTextNormal"/>
            </w:pPr>
            <w:r>
              <w:rPr>
                <w:noProof/>
                <w:sz w:val="0"/>
                <w:szCs w:val="0"/>
              </w:rPr>
              <w:lastRenderedPageBreak/>
              <w:drawing>
                <wp:inline distT="0" distB="0" distL="0" distR="0" wp14:anchorId="07D73F5E" wp14:editId="67A6B264">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dragging prohibited :   Public  = 24</w:t>
            </w:r>
          </w:p>
          <w:p w14:paraId="70622D0C" w14:textId="77777777" w:rsidR="00562F87" w:rsidRDefault="00562F87">
            <w:pPr>
              <w:pStyle w:val="TableTextNormal"/>
              <w:tabs>
                <w:tab w:val="left" w:pos="540"/>
              </w:tabs>
            </w:pPr>
          </w:p>
          <w:p w14:paraId="016713E2" w14:textId="77777777" w:rsidR="00562F87" w:rsidRDefault="00A42A00">
            <w:pPr>
              <w:pStyle w:val="TableTextNormal"/>
            </w:pPr>
            <w:r>
              <w:t>An area in which the dragging or anything along the seabed, e.g., bottom trawling, is prohibited.</w:t>
            </w:r>
          </w:p>
          <w:p w14:paraId="6A727594" w14:textId="77777777" w:rsidR="00562F87" w:rsidRDefault="00A42A00">
            <w:pPr>
              <w:pStyle w:val="TableTextNormal"/>
              <w:tabs>
                <w:tab w:val="left" w:pos="1440"/>
              </w:tabs>
              <w:jc w:val="right"/>
            </w:pPr>
            <w:r>
              <w:rPr>
                <w:rStyle w:val="TableFieldLabel"/>
              </w:rPr>
              <w:t>[ Is static True. Containment is Not Specified. ]</w:t>
            </w:r>
          </w:p>
          <w:p w14:paraId="44159C9D" w14:textId="77777777" w:rsidR="00562F87" w:rsidRDefault="00562F87">
            <w:pPr>
              <w:pStyle w:val="TableTextNormal"/>
              <w:tabs>
                <w:tab w:val="left" w:pos="720"/>
              </w:tabs>
            </w:pPr>
          </w:p>
        </w:tc>
      </w:tr>
      <w:tr w:rsidR="00562F87" w14:paraId="72FD7B2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647A98" w14:textId="77777777" w:rsidR="00562F87" w:rsidRDefault="00562F87">
            <w:pPr>
              <w:pStyle w:val="TableTextNormal"/>
            </w:pPr>
          </w:p>
          <w:p w14:paraId="31BFEE0A" w14:textId="77777777" w:rsidR="00562F87" w:rsidRDefault="00A42A00">
            <w:pPr>
              <w:pStyle w:val="TableTextNormal"/>
            </w:pPr>
            <w:r>
              <w:rPr>
                <w:noProof/>
                <w:sz w:val="0"/>
                <w:szCs w:val="0"/>
              </w:rPr>
              <w:drawing>
                <wp:inline distT="0" distB="0" distL="0" distR="0" wp14:anchorId="01169DD8" wp14:editId="5BB21014">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stopping prohibited :   Public  = 25</w:t>
            </w:r>
          </w:p>
          <w:p w14:paraId="2B1BC0CA" w14:textId="77777777" w:rsidR="00562F87" w:rsidRDefault="00562F87">
            <w:pPr>
              <w:pStyle w:val="TableTextNormal"/>
              <w:tabs>
                <w:tab w:val="left" w:pos="540"/>
              </w:tabs>
            </w:pPr>
          </w:p>
          <w:p w14:paraId="62BFBFFA" w14:textId="77777777" w:rsidR="00562F87" w:rsidRDefault="00A42A00">
            <w:pPr>
              <w:pStyle w:val="TableTextNormal"/>
            </w:pPr>
            <w:r>
              <w:t>An area in which a vessel is prohibited from stopping.</w:t>
            </w:r>
          </w:p>
          <w:p w14:paraId="7134B54E" w14:textId="77777777" w:rsidR="00562F87" w:rsidRDefault="00A42A00">
            <w:pPr>
              <w:pStyle w:val="TableTextNormal"/>
              <w:tabs>
                <w:tab w:val="left" w:pos="1440"/>
              </w:tabs>
              <w:jc w:val="right"/>
            </w:pPr>
            <w:r>
              <w:rPr>
                <w:rStyle w:val="TableFieldLabel"/>
              </w:rPr>
              <w:t>[ Is static True. Containment is Not Specified. ]</w:t>
            </w:r>
          </w:p>
          <w:p w14:paraId="0E1C6939" w14:textId="77777777" w:rsidR="00562F87" w:rsidRDefault="00562F87">
            <w:pPr>
              <w:pStyle w:val="TableTextNormal"/>
              <w:tabs>
                <w:tab w:val="left" w:pos="720"/>
              </w:tabs>
            </w:pPr>
          </w:p>
        </w:tc>
      </w:tr>
      <w:tr w:rsidR="00562F87" w14:paraId="79277D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6AAA5E" w14:textId="77777777" w:rsidR="00562F87" w:rsidRDefault="00562F87">
            <w:pPr>
              <w:pStyle w:val="TableTextNormal"/>
            </w:pPr>
          </w:p>
          <w:p w14:paraId="74167CEF" w14:textId="77777777" w:rsidR="00562F87" w:rsidRDefault="00A42A00">
            <w:pPr>
              <w:pStyle w:val="TableTextNormal"/>
            </w:pPr>
            <w:r>
              <w:rPr>
                <w:noProof/>
                <w:sz w:val="0"/>
                <w:szCs w:val="0"/>
              </w:rPr>
              <w:drawing>
                <wp:inline distT="0" distB="0" distL="0" distR="0" wp14:anchorId="591FBA57" wp14:editId="313C7033">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landing prohibited :   Public  = 26</w:t>
            </w:r>
          </w:p>
          <w:p w14:paraId="1DC3E426" w14:textId="77777777" w:rsidR="00562F87" w:rsidRDefault="00562F87">
            <w:pPr>
              <w:pStyle w:val="TableTextNormal"/>
              <w:tabs>
                <w:tab w:val="left" w:pos="540"/>
              </w:tabs>
            </w:pPr>
          </w:p>
          <w:p w14:paraId="7F144677" w14:textId="77777777" w:rsidR="00562F87" w:rsidRDefault="00A42A00">
            <w:pPr>
              <w:pStyle w:val="TableTextNormal"/>
            </w:pPr>
            <w:r>
              <w:t>An area in which landing is prohibited.</w:t>
            </w:r>
          </w:p>
          <w:p w14:paraId="47E03A11" w14:textId="77777777" w:rsidR="00562F87" w:rsidRDefault="00A42A00">
            <w:pPr>
              <w:pStyle w:val="TableTextNormal"/>
              <w:tabs>
                <w:tab w:val="left" w:pos="1440"/>
              </w:tabs>
              <w:jc w:val="right"/>
            </w:pPr>
            <w:r>
              <w:rPr>
                <w:rStyle w:val="TableFieldLabel"/>
              </w:rPr>
              <w:t>[ Is static True. Containment is Not Specified. ]</w:t>
            </w:r>
          </w:p>
          <w:p w14:paraId="00207B51" w14:textId="77777777" w:rsidR="00562F87" w:rsidRDefault="00562F87">
            <w:pPr>
              <w:pStyle w:val="TableTextNormal"/>
              <w:tabs>
                <w:tab w:val="left" w:pos="720"/>
              </w:tabs>
            </w:pPr>
          </w:p>
        </w:tc>
      </w:tr>
      <w:tr w:rsidR="00562F87" w14:paraId="68D1463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B03EF34" w14:textId="77777777" w:rsidR="00562F87" w:rsidRDefault="00562F87">
            <w:pPr>
              <w:pStyle w:val="TableTextNormal"/>
            </w:pPr>
          </w:p>
          <w:p w14:paraId="60FC8B0F" w14:textId="77777777" w:rsidR="00562F87" w:rsidRDefault="00A42A00">
            <w:pPr>
              <w:pStyle w:val="TableTextNormal"/>
            </w:pPr>
            <w:r>
              <w:rPr>
                <w:noProof/>
                <w:sz w:val="0"/>
                <w:szCs w:val="0"/>
              </w:rPr>
              <w:drawing>
                <wp:inline distT="0" distB="0" distL="0" distR="0" wp14:anchorId="76A93123" wp14:editId="53CEF909">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speed restricted :   Public  = 27</w:t>
            </w:r>
          </w:p>
          <w:p w14:paraId="536FB150" w14:textId="77777777" w:rsidR="00562F87" w:rsidRDefault="00562F87">
            <w:pPr>
              <w:pStyle w:val="TableTextNormal"/>
              <w:tabs>
                <w:tab w:val="left" w:pos="540"/>
              </w:tabs>
            </w:pPr>
          </w:p>
          <w:p w14:paraId="7EF2355B" w14:textId="77777777" w:rsidR="00562F87" w:rsidRDefault="00A42A00">
            <w:pPr>
              <w:pStyle w:val="TableTextNormal"/>
            </w:pPr>
            <w:r>
              <w:t>An area in which speed is restricted.</w:t>
            </w:r>
          </w:p>
          <w:p w14:paraId="2CF5E875" w14:textId="77777777" w:rsidR="00562F87" w:rsidRDefault="00A42A00">
            <w:pPr>
              <w:pStyle w:val="TableTextNormal"/>
              <w:tabs>
                <w:tab w:val="left" w:pos="1440"/>
              </w:tabs>
              <w:jc w:val="right"/>
            </w:pPr>
            <w:r>
              <w:rPr>
                <w:rStyle w:val="TableFieldLabel"/>
              </w:rPr>
              <w:t>[ Is static True. Containment is Not Specified. ]</w:t>
            </w:r>
          </w:p>
          <w:p w14:paraId="70E3A8D7" w14:textId="77777777" w:rsidR="00562F87" w:rsidRDefault="00562F87">
            <w:pPr>
              <w:pStyle w:val="TableTextNormal"/>
              <w:tabs>
                <w:tab w:val="left" w:pos="720"/>
              </w:tabs>
            </w:pPr>
          </w:p>
        </w:tc>
      </w:tr>
      <w:tr w:rsidR="00562F87" w14:paraId="7472B21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7FFE4E" w14:textId="77777777" w:rsidR="00562F87" w:rsidRDefault="00562F87">
            <w:pPr>
              <w:pStyle w:val="TableTextNormal"/>
            </w:pPr>
          </w:p>
          <w:p w14:paraId="2C4BCB02" w14:textId="77777777" w:rsidR="00562F87" w:rsidRDefault="00A42A00">
            <w:pPr>
              <w:pStyle w:val="TableTextNormal"/>
            </w:pPr>
            <w:r>
              <w:rPr>
                <w:noProof/>
                <w:sz w:val="0"/>
                <w:szCs w:val="0"/>
              </w:rPr>
              <w:drawing>
                <wp:inline distT="0" distB="0" distL="0" distR="0" wp14:anchorId="4634A8B5" wp14:editId="6D390ACF">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overtaking prohibited :   Public  = 28</w:t>
            </w:r>
          </w:p>
          <w:p w14:paraId="72B7C8F1" w14:textId="77777777" w:rsidR="00562F87" w:rsidRDefault="00562F87">
            <w:pPr>
              <w:pStyle w:val="TableTextNormal"/>
              <w:tabs>
                <w:tab w:val="left" w:pos="540"/>
              </w:tabs>
            </w:pPr>
          </w:p>
          <w:p w14:paraId="0FA4AEC1" w14:textId="77777777" w:rsidR="00562F87" w:rsidRDefault="00A42A00">
            <w:pPr>
              <w:pStyle w:val="TableTextNormal"/>
            </w:pPr>
            <w:r>
              <w:t>a specified area designated by appropriate authority, within which overtaking is generally prohibited</w:t>
            </w:r>
          </w:p>
          <w:p w14:paraId="3BD0D67D" w14:textId="77777777" w:rsidR="00562F87" w:rsidRDefault="00A42A00">
            <w:pPr>
              <w:pStyle w:val="TableTextNormal"/>
              <w:tabs>
                <w:tab w:val="left" w:pos="1440"/>
              </w:tabs>
              <w:jc w:val="right"/>
            </w:pPr>
            <w:r>
              <w:rPr>
                <w:rStyle w:val="TableFieldLabel"/>
              </w:rPr>
              <w:t>[ Is static True. Containment is Not Specified. ]</w:t>
            </w:r>
          </w:p>
          <w:p w14:paraId="55C151F9" w14:textId="77777777" w:rsidR="00562F87" w:rsidRDefault="00562F87">
            <w:pPr>
              <w:pStyle w:val="TableTextNormal"/>
              <w:tabs>
                <w:tab w:val="left" w:pos="720"/>
              </w:tabs>
            </w:pPr>
          </w:p>
        </w:tc>
      </w:tr>
      <w:tr w:rsidR="00562F87" w14:paraId="1B527CF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F2821FB" w14:textId="77777777" w:rsidR="00562F87" w:rsidRDefault="00562F87">
            <w:pPr>
              <w:pStyle w:val="TableTextNormal"/>
            </w:pPr>
          </w:p>
          <w:p w14:paraId="71AC8867" w14:textId="77777777" w:rsidR="00562F87" w:rsidRDefault="00A42A00">
            <w:pPr>
              <w:pStyle w:val="TableTextNormal"/>
            </w:pPr>
            <w:r>
              <w:rPr>
                <w:noProof/>
                <w:sz w:val="0"/>
                <w:szCs w:val="0"/>
              </w:rPr>
              <w:drawing>
                <wp:inline distT="0" distB="0" distL="0" distR="0" wp14:anchorId="406085FC" wp14:editId="5200E5D8">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overtaking of convoys by convoys prohibited :   Public  = 29</w:t>
            </w:r>
          </w:p>
          <w:p w14:paraId="02F9B8C1" w14:textId="77777777" w:rsidR="00562F87" w:rsidRDefault="00562F87">
            <w:pPr>
              <w:pStyle w:val="TableTextNormal"/>
              <w:tabs>
                <w:tab w:val="left" w:pos="540"/>
              </w:tabs>
            </w:pPr>
          </w:p>
          <w:p w14:paraId="413175CA" w14:textId="77777777" w:rsidR="00562F87" w:rsidRDefault="00A42A00">
            <w:pPr>
              <w:pStyle w:val="TableTextNormal"/>
            </w:pPr>
            <w:r>
              <w:t>a specified area designated by appropriate authority, within which overtaking between convoys prohibited</w:t>
            </w:r>
          </w:p>
          <w:p w14:paraId="2180B0A3" w14:textId="77777777" w:rsidR="00562F87" w:rsidRDefault="00A42A00">
            <w:pPr>
              <w:pStyle w:val="TableTextNormal"/>
              <w:tabs>
                <w:tab w:val="left" w:pos="1440"/>
              </w:tabs>
              <w:jc w:val="right"/>
            </w:pPr>
            <w:r>
              <w:rPr>
                <w:rStyle w:val="TableFieldLabel"/>
              </w:rPr>
              <w:t>[ Is static True. Containment is Not Specified. ]</w:t>
            </w:r>
          </w:p>
          <w:p w14:paraId="6105170F" w14:textId="77777777" w:rsidR="00562F87" w:rsidRDefault="00562F87">
            <w:pPr>
              <w:pStyle w:val="TableTextNormal"/>
              <w:tabs>
                <w:tab w:val="left" w:pos="720"/>
              </w:tabs>
            </w:pPr>
          </w:p>
        </w:tc>
      </w:tr>
      <w:tr w:rsidR="00562F87" w14:paraId="0BB0E88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917D8E" w14:textId="77777777" w:rsidR="00562F87" w:rsidRDefault="00562F87">
            <w:pPr>
              <w:pStyle w:val="TableTextNormal"/>
            </w:pPr>
          </w:p>
          <w:p w14:paraId="568A784B" w14:textId="77777777" w:rsidR="00562F87" w:rsidRDefault="00A42A00">
            <w:pPr>
              <w:pStyle w:val="TableTextNormal"/>
            </w:pPr>
            <w:r>
              <w:rPr>
                <w:noProof/>
                <w:sz w:val="0"/>
                <w:szCs w:val="0"/>
              </w:rPr>
              <w:drawing>
                <wp:inline distT="0" distB="0" distL="0" distR="0" wp14:anchorId="077E6C62" wp14:editId="1810A812">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passing or overtaking prohibited :   Public  = 30</w:t>
            </w:r>
          </w:p>
          <w:p w14:paraId="1935A892" w14:textId="77777777" w:rsidR="00562F87" w:rsidRDefault="00562F87">
            <w:pPr>
              <w:pStyle w:val="TableTextNormal"/>
              <w:tabs>
                <w:tab w:val="left" w:pos="540"/>
              </w:tabs>
            </w:pPr>
          </w:p>
          <w:p w14:paraId="3A909BEB" w14:textId="77777777" w:rsidR="00562F87" w:rsidRDefault="00A42A00">
            <w:pPr>
              <w:pStyle w:val="TableTextNormal"/>
            </w:pPr>
            <w:r>
              <w:t>a specified area designated by appropriate authority, within which passing or overtaking is generally prohibited</w:t>
            </w:r>
          </w:p>
          <w:p w14:paraId="58BA46A9" w14:textId="77777777" w:rsidR="00562F87" w:rsidRDefault="00A42A00">
            <w:pPr>
              <w:pStyle w:val="TableTextNormal"/>
              <w:tabs>
                <w:tab w:val="left" w:pos="1440"/>
              </w:tabs>
              <w:jc w:val="right"/>
            </w:pPr>
            <w:r>
              <w:rPr>
                <w:rStyle w:val="TableFieldLabel"/>
              </w:rPr>
              <w:t>[ Is static True. Containment is Not Specified. ]</w:t>
            </w:r>
          </w:p>
          <w:p w14:paraId="7D359563" w14:textId="77777777" w:rsidR="00562F87" w:rsidRDefault="00562F87">
            <w:pPr>
              <w:pStyle w:val="TableTextNormal"/>
              <w:tabs>
                <w:tab w:val="left" w:pos="720"/>
              </w:tabs>
            </w:pPr>
          </w:p>
        </w:tc>
      </w:tr>
      <w:tr w:rsidR="00562F87" w14:paraId="374A00E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CD67784" w14:textId="77777777" w:rsidR="00562F87" w:rsidRDefault="00562F87">
            <w:pPr>
              <w:pStyle w:val="TableTextNormal"/>
            </w:pPr>
          </w:p>
          <w:p w14:paraId="6AB3B3F4" w14:textId="77777777" w:rsidR="00562F87" w:rsidRDefault="00A42A00">
            <w:pPr>
              <w:pStyle w:val="TableTextNormal"/>
            </w:pPr>
            <w:r>
              <w:rPr>
                <w:noProof/>
                <w:sz w:val="0"/>
                <w:szCs w:val="0"/>
              </w:rPr>
              <w:drawing>
                <wp:inline distT="0" distB="0" distL="0" distR="0" wp14:anchorId="520C846B" wp14:editId="4540DA75">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berthing prohibited :   Public  = 31</w:t>
            </w:r>
          </w:p>
          <w:p w14:paraId="0B0B8FE7" w14:textId="77777777" w:rsidR="00562F87" w:rsidRDefault="00562F87">
            <w:pPr>
              <w:pStyle w:val="TableTextNormal"/>
              <w:tabs>
                <w:tab w:val="left" w:pos="540"/>
              </w:tabs>
            </w:pPr>
          </w:p>
          <w:p w14:paraId="559C58D9" w14:textId="77777777" w:rsidR="00562F87" w:rsidRDefault="00A42A00">
            <w:pPr>
              <w:pStyle w:val="TableTextNormal"/>
            </w:pPr>
            <w:r>
              <w:t>a specified area designated by appropriate authority, within which vessels, assemblies of floating material or floating establishments may not berth.</w:t>
            </w:r>
          </w:p>
          <w:p w14:paraId="6A09650E" w14:textId="77777777" w:rsidR="00562F87" w:rsidRDefault="00A42A00">
            <w:pPr>
              <w:pStyle w:val="TableTextNormal"/>
              <w:tabs>
                <w:tab w:val="left" w:pos="1440"/>
              </w:tabs>
              <w:jc w:val="right"/>
            </w:pPr>
            <w:r>
              <w:rPr>
                <w:rStyle w:val="TableFieldLabel"/>
              </w:rPr>
              <w:t>[ Is static True. Containment is Not Specified. ]</w:t>
            </w:r>
          </w:p>
          <w:p w14:paraId="0576BD54" w14:textId="77777777" w:rsidR="00562F87" w:rsidRDefault="00562F87">
            <w:pPr>
              <w:pStyle w:val="TableTextNormal"/>
              <w:tabs>
                <w:tab w:val="left" w:pos="720"/>
              </w:tabs>
            </w:pPr>
          </w:p>
        </w:tc>
      </w:tr>
      <w:tr w:rsidR="00562F87" w14:paraId="6B6121F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D1273E4" w14:textId="77777777" w:rsidR="00562F87" w:rsidRDefault="00562F87">
            <w:pPr>
              <w:pStyle w:val="TableTextNormal"/>
            </w:pPr>
          </w:p>
          <w:p w14:paraId="37F4CBF8" w14:textId="77777777" w:rsidR="00562F87" w:rsidRDefault="00A42A00">
            <w:pPr>
              <w:pStyle w:val="TableTextNormal"/>
            </w:pPr>
            <w:r>
              <w:rPr>
                <w:noProof/>
                <w:sz w:val="0"/>
                <w:szCs w:val="0"/>
              </w:rPr>
              <w:drawing>
                <wp:inline distT="0" distB="0" distL="0" distR="0" wp14:anchorId="64098F52" wp14:editId="5DCC2E4E">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berthing restricted :   Public  = 32</w:t>
            </w:r>
          </w:p>
          <w:p w14:paraId="4541B047" w14:textId="77777777" w:rsidR="00562F87" w:rsidRDefault="00562F87">
            <w:pPr>
              <w:pStyle w:val="TableTextNormal"/>
              <w:tabs>
                <w:tab w:val="left" w:pos="540"/>
              </w:tabs>
            </w:pPr>
          </w:p>
          <w:p w14:paraId="04145CB4" w14:textId="77777777" w:rsidR="00562F87" w:rsidRDefault="00A42A00">
            <w:pPr>
              <w:pStyle w:val="TableTextNormal"/>
            </w:pPr>
            <w:r>
              <w:t>a specified area designated by appropriate authority, within which berthing is restricted.</w:t>
            </w:r>
          </w:p>
          <w:p w14:paraId="1C350EC1" w14:textId="77777777" w:rsidR="00562F87" w:rsidRDefault="00A42A00">
            <w:pPr>
              <w:pStyle w:val="TableTextNormal"/>
              <w:tabs>
                <w:tab w:val="left" w:pos="1440"/>
              </w:tabs>
              <w:jc w:val="right"/>
            </w:pPr>
            <w:r>
              <w:rPr>
                <w:rStyle w:val="TableFieldLabel"/>
              </w:rPr>
              <w:t>[ Is static True. Containment is Not Specified. ]</w:t>
            </w:r>
          </w:p>
          <w:p w14:paraId="3A83BFC8" w14:textId="77777777" w:rsidR="00562F87" w:rsidRDefault="00562F87">
            <w:pPr>
              <w:pStyle w:val="TableTextNormal"/>
              <w:tabs>
                <w:tab w:val="left" w:pos="720"/>
              </w:tabs>
            </w:pPr>
          </w:p>
        </w:tc>
      </w:tr>
      <w:tr w:rsidR="00562F87" w14:paraId="005C779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85FDC91" w14:textId="77777777" w:rsidR="00562F87" w:rsidRDefault="00562F87">
            <w:pPr>
              <w:pStyle w:val="TableTextNormal"/>
            </w:pPr>
          </w:p>
          <w:p w14:paraId="609D5B33" w14:textId="77777777" w:rsidR="00562F87" w:rsidRDefault="00A42A00">
            <w:pPr>
              <w:pStyle w:val="TableTextNormal"/>
            </w:pPr>
            <w:r>
              <w:rPr>
                <w:noProof/>
                <w:sz w:val="0"/>
                <w:szCs w:val="0"/>
              </w:rPr>
              <w:drawing>
                <wp:inline distT="0" distB="0" distL="0" distR="0" wp14:anchorId="7D19474A" wp14:editId="4DD0E3BC">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making fast prohibited :   Public  = 33</w:t>
            </w:r>
          </w:p>
          <w:p w14:paraId="0FC09A08" w14:textId="77777777" w:rsidR="00562F87" w:rsidRDefault="00562F87">
            <w:pPr>
              <w:pStyle w:val="TableTextNormal"/>
              <w:tabs>
                <w:tab w:val="left" w:pos="540"/>
              </w:tabs>
            </w:pPr>
          </w:p>
          <w:p w14:paraId="6AE1EAF6" w14:textId="77777777" w:rsidR="00562F87" w:rsidRDefault="00A42A00">
            <w:pPr>
              <w:pStyle w:val="TableTextNormal"/>
            </w:pPr>
            <w:r>
              <w:t>a specified area designated by appropriate authority, within which vessels, assemblies of floating material or floating establishments may not make fast to the bank.</w:t>
            </w:r>
          </w:p>
          <w:p w14:paraId="77FFD933" w14:textId="77777777" w:rsidR="00562F87" w:rsidRDefault="00A42A00">
            <w:pPr>
              <w:pStyle w:val="TableTextNormal"/>
              <w:tabs>
                <w:tab w:val="left" w:pos="1440"/>
              </w:tabs>
              <w:jc w:val="right"/>
            </w:pPr>
            <w:r>
              <w:rPr>
                <w:rStyle w:val="TableFieldLabel"/>
              </w:rPr>
              <w:t>[ Is static True. Containment is Not Specified. ]</w:t>
            </w:r>
          </w:p>
          <w:p w14:paraId="2D3C60DB" w14:textId="77777777" w:rsidR="00562F87" w:rsidRDefault="00562F87">
            <w:pPr>
              <w:pStyle w:val="TableTextNormal"/>
              <w:tabs>
                <w:tab w:val="left" w:pos="720"/>
              </w:tabs>
            </w:pPr>
          </w:p>
        </w:tc>
      </w:tr>
      <w:tr w:rsidR="00562F87" w14:paraId="10A4214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665BBDE" w14:textId="77777777" w:rsidR="00562F87" w:rsidRDefault="00562F87">
            <w:pPr>
              <w:pStyle w:val="TableTextNormal"/>
            </w:pPr>
          </w:p>
          <w:p w14:paraId="37E51AD4" w14:textId="77777777" w:rsidR="00562F87" w:rsidRDefault="00A42A00">
            <w:pPr>
              <w:pStyle w:val="TableTextNormal"/>
            </w:pPr>
            <w:r>
              <w:rPr>
                <w:noProof/>
                <w:sz w:val="0"/>
                <w:szCs w:val="0"/>
              </w:rPr>
              <w:drawing>
                <wp:inline distT="0" distB="0" distL="0" distR="0" wp14:anchorId="61BD74E4" wp14:editId="3C3A479D">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making fast restricted :   Public  = 34</w:t>
            </w:r>
          </w:p>
          <w:p w14:paraId="6B42FD85" w14:textId="77777777" w:rsidR="00562F87" w:rsidRDefault="00562F87">
            <w:pPr>
              <w:pStyle w:val="TableTextNormal"/>
              <w:tabs>
                <w:tab w:val="left" w:pos="540"/>
              </w:tabs>
            </w:pPr>
          </w:p>
          <w:p w14:paraId="0404D49A" w14:textId="77777777" w:rsidR="00562F87" w:rsidRDefault="00A42A00">
            <w:pPr>
              <w:pStyle w:val="TableTextNormal"/>
            </w:pPr>
            <w:r>
              <w:t>a specified area designated by appropriate authority, within which making fast to the bank is restricted</w:t>
            </w:r>
          </w:p>
          <w:p w14:paraId="485CC008" w14:textId="77777777" w:rsidR="00562F87" w:rsidRDefault="00A42A00">
            <w:pPr>
              <w:pStyle w:val="TableTextNormal"/>
              <w:tabs>
                <w:tab w:val="left" w:pos="1440"/>
              </w:tabs>
              <w:jc w:val="right"/>
            </w:pPr>
            <w:r>
              <w:rPr>
                <w:rStyle w:val="TableFieldLabel"/>
              </w:rPr>
              <w:t>[ Is static True. Containment is Not Specified. ]</w:t>
            </w:r>
          </w:p>
          <w:p w14:paraId="293FD391" w14:textId="77777777" w:rsidR="00562F87" w:rsidRDefault="00562F87">
            <w:pPr>
              <w:pStyle w:val="TableTextNormal"/>
              <w:tabs>
                <w:tab w:val="left" w:pos="720"/>
              </w:tabs>
            </w:pPr>
          </w:p>
        </w:tc>
      </w:tr>
      <w:tr w:rsidR="00562F87" w14:paraId="2C58602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9DF5E5" w14:textId="77777777" w:rsidR="00562F87" w:rsidRDefault="00562F87">
            <w:pPr>
              <w:pStyle w:val="TableTextNormal"/>
            </w:pPr>
          </w:p>
          <w:p w14:paraId="5DEEF5C8" w14:textId="77777777" w:rsidR="00562F87" w:rsidRDefault="00A42A00">
            <w:pPr>
              <w:pStyle w:val="TableTextNormal"/>
            </w:pPr>
            <w:r>
              <w:rPr>
                <w:noProof/>
                <w:sz w:val="0"/>
                <w:szCs w:val="0"/>
              </w:rPr>
              <w:lastRenderedPageBreak/>
              <w:drawing>
                <wp:inline distT="0" distB="0" distL="0" distR="0" wp14:anchorId="22DA2462" wp14:editId="25B28EFB">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turning prohibited :   Public  = 35</w:t>
            </w:r>
          </w:p>
          <w:p w14:paraId="3357DE36" w14:textId="77777777" w:rsidR="00562F87" w:rsidRDefault="00562F87">
            <w:pPr>
              <w:pStyle w:val="TableTextNormal"/>
              <w:tabs>
                <w:tab w:val="left" w:pos="540"/>
              </w:tabs>
            </w:pPr>
          </w:p>
          <w:p w14:paraId="4CF48E51" w14:textId="77777777" w:rsidR="00562F87" w:rsidRDefault="00A42A00">
            <w:pPr>
              <w:pStyle w:val="TableTextNormal"/>
            </w:pPr>
            <w:r>
              <w:t>a specified area designated by appropriate authority, within which all turning is generally prohibited</w:t>
            </w:r>
          </w:p>
          <w:p w14:paraId="5D0484F4" w14:textId="77777777" w:rsidR="00562F87" w:rsidRDefault="00A42A00">
            <w:pPr>
              <w:pStyle w:val="TableTextNormal"/>
              <w:tabs>
                <w:tab w:val="left" w:pos="1440"/>
              </w:tabs>
              <w:jc w:val="right"/>
            </w:pPr>
            <w:r>
              <w:rPr>
                <w:rStyle w:val="TableFieldLabel"/>
              </w:rPr>
              <w:t>[ Is static True. Containment is Not Specified. ]</w:t>
            </w:r>
          </w:p>
          <w:p w14:paraId="116D6214" w14:textId="77777777" w:rsidR="00562F87" w:rsidRDefault="00562F87">
            <w:pPr>
              <w:pStyle w:val="TableTextNormal"/>
              <w:tabs>
                <w:tab w:val="left" w:pos="720"/>
              </w:tabs>
            </w:pPr>
          </w:p>
        </w:tc>
      </w:tr>
      <w:tr w:rsidR="00562F87" w14:paraId="7AB90E1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6D6533" w14:textId="77777777" w:rsidR="00562F87" w:rsidRDefault="00562F87">
            <w:pPr>
              <w:pStyle w:val="TableTextNormal"/>
            </w:pPr>
          </w:p>
          <w:p w14:paraId="60D035BC" w14:textId="77777777" w:rsidR="00562F87" w:rsidRDefault="00A42A00">
            <w:pPr>
              <w:pStyle w:val="TableTextNormal"/>
            </w:pPr>
            <w:r>
              <w:rPr>
                <w:noProof/>
                <w:sz w:val="0"/>
                <w:szCs w:val="0"/>
              </w:rPr>
              <w:drawing>
                <wp:inline distT="0" distB="0" distL="0" distR="0" wp14:anchorId="4E2402AF" wp14:editId="5687C2B3">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restricted fairway depth :   Public  = 36</w:t>
            </w:r>
          </w:p>
          <w:p w14:paraId="2EAA4FD4" w14:textId="77777777" w:rsidR="00562F87" w:rsidRDefault="00562F87">
            <w:pPr>
              <w:pStyle w:val="TableTextNormal"/>
              <w:tabs>
                <w:tab w:val="left" w:pos="540"/>
              </w:tabs>
            </w:pPr>
          </w:p>
          <w:p w14:paraId="56C54C62" w14:textId="77777777" w:rsidR="00562F87" w:rsidRDefault="00A42A00">
            <w:pPr>
              <w:pStyle w:val="TableTextNormal"/>
            </w:pPr>
            <w:r>
              <w:t>an area within which the fairway depth is restricted.</w:t>
            </w:r>
          </w:p>
          <w:p w14:paraId="6A1039AB" w14:textId="77777777" w:rsidR="00562F87" w:rsidRDefault="00A42A00">
            <w:pPr>
              <w:pStyle w:val="TableTextNormal"/>
              <w:tabs>
                <w:tab w:val="left" w:pos="1440"/>
              </w:tabs>
              <w:jc w:val="right"/>
            </w:pPr>
            <w:r>
              <w:rPr>
                <w:rStyle w:val="TableFieldLabel"/>
              </w:rPr>
              <w:t>[ Is static True. Containment is Not Specified. ]</w:t>
            </w:r>
          </w:p>
          <w:p w14:paraId="0B814ECF" w14:textId="77777777" w:rsidR="00562F87" w:rsidRDefault="00562F87">
            <w:pPr>
              <w:pStyle w:val="TableTextNormal"/>
              <w:tabs>
                <w:tab w:val="left" w:pos="720"/>
              </w:tabs>
            </w:pPr>
          </w:p>
        </w:tc>
      </w:tr>
      <w:tr w:rsidR="00562F87" w14:paraId="4A74E30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5DD58E" w14:textId="77777777" w:rsidR="00562F87" w:rsidRDefault="00562F87">
            <w:pPr>
              <w:pStyle w:val="TableTextNormal"/>
            </w:pPr>
          </w:p>
          <w:p w14:paraId="32D67CBB" w14:textId="77777777" w:rsidR="00562F87" w:rsidRDefault="00A42A00">
            <w:pPr>
              <w:pStyle w:val="TableTextNormal"/>
            </w:pPr>
            <w:r>
              <w:rPr>
                <w:noProof/>
                <w:sz w:val="0"/>
                <w:szCs w:val="0"/>
              </w:rPr>
              <w:drawing>
                <wp:inline distT="0" distB="0" distL="0" distR="0" wp14:anchorId="31451FAD" wp14:editId="43DCF0BC">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restricted fairway width :   Public  = 37</w:t>
            </w:r>
          </w:p>
          <w:p w14:paraId="697BEB19" w14:textId="77777777" w:rsidR="00562F87" w:rsidRDefault="00562F87">
            <w:pPr>
              <w:pStyle w:val="TableTextNormal"/>
              <w:tabs>
                <w:tab w:val="left" w:pos="540"/>
              </w:tabs>
            </w:pPr>
          </w:p>
          <w:p w14:paraId="51F6FDC4" w14:textId="77777777" w:rsidR="00562F87" w:rsidRDefault="00A42A00">
            <w:pPr>
              <w:pStyle w:val="TableTextNormal"/>
            </w:pPr>
            <w:r>
              <w:t>an area within which the fairway width is restricted.</w:t>
            </w:r>
          </w:p>
          <w:p w14:paraId="0B722053" w14:textId="77777777" w:rsidR="00562F87" w:rsidRDefault="00A42A00">
            <w:pPr>
              <w:pStyle w:val="TableTextNormal"/>
              <w:tabs>
                <w:tab w:val="left" w:pos="1440"/>
              </w:tabs>
              <w:jc w:val="right"/>
            </w:pPr>
            <w:r>
              <w:rPr>
                <w:rStyle w:val="TableFieldLabel"/>
              </w:rPr>
              <w:t>[ Is static True. Containment is Not Specified. ]</w:t>
            </w:r>
          </w:p>
          <w:p w14:paraId="344EB4A5" w14:textId="77777777" w:rsidR="00562F87" w:rsidRDefault="00562F87">
            <w:pPr>
              <w:pStyle w:val="TableTextNormal"/>
              <w:tabs>
                <w:tab w:val="left" w:pos="720"/>
              </w:tabs>
            </w:pPr>
          </w:p>
        </w:tc>
      </w:tr>
      <w:tr w:rsidR="00562F87" w:rsidDel="00193D39" w14:paraId="7C4CA42B" w14:textId="04400A9D">
        <w:trPr>
          <w:del w:id="362" w:author="Raphael Malyankar" w:date="2019-11-18T18:59: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364928" w14:textId="45E6F3CA" w:rsidR="00562F87" w:rsidDel="00193D39" w:rsidRDefault="00562F87">
            <w:pPr>
              <w:pStyle w:val="TableTextNormal"/>
              <w:rPr>
                <w:del w:id="363" w:author="Raphael Malyankar" w:date="2019-11-18T18:59:00Z"/>
              </w:rPr>
            </w:pPr>
          </w:p>
          <w:p w14:paraId="1AA12D32" w14:textId="7F478E79" w:rsidR="00562F87" w:rsidDel="00193D39" w:rsidRDefault="00A42A00">
            <w:pPr>
              <w:pStyle w:val="TableTextNormal"/>
              <w:rPr>
                <w:del w:id="364" w:author="Raphael Malyankar" w:date="2019-11-18T18:59:00Z"/>
              </w:rPr>
            </w:pPr>
            <w:del w:id="365" w:author="Raphael Malyankar" w:date="2019-11-18T18:59:00Z">
              <w:r w:rsidDel="00193D39">
                <w:rPr>
                  <w:noProof/>
                  <w:sz w:val="0"/>
                  <w:szCs w:val="0"/>
                </w:rPr>
                <w:drawing>
                  <wp:inline distT="0" distB="0" distL="0" distR="0" wp14:anchorId="0E0C41AE" wp14:editId="07405A79">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use of spuds prohibited :   Public  = 38</w:delText>
              </w:r>
            </w:del>
          </w:p>
          <w:p w14:paraId="344F8A58" w14:textId="7731C45F" w:rsidR="00562F87" w:rsidDel="00193D39" w:rsidRDefault="00562F87">
            <w:pPr>
              <w:pStyle w:val="TableTextNormal"/>
              <w:tabs>
                <w:tab w:val="left" w:pos="540"/>
              </w:tabs>
              <w:rPr>
                <w:del w:id="366" w:author="Raphael Malyankar" w:date="2019-11-18T18:59:00Z"/>
              </w:rPr>
            </w:pPr>
          </w:p>
          <w:p w14:paraId="6A7B1344" w14:textId="0B469610" w:rsidR="00562F87" w:rsidDel="00193D39" w:rsidRDefault="00A42A00">
            <w:pPr>
              <w:pStyle w:val="TableTextNormal"/>
              <w:rPr>
                <w:del w:id="367" w:author="Raphael Malyankar" w:date="2019-11-18T18:59:00Z"/>
              </w:rPr>
            </w:pPr>
            <w:del w:id="368" w:author="Raphael Malyankar" w:date="2019-11-18T18:59:00Z">
              <w:r w:rsidDel="00193D39">
                <w:delText>The use of anchoring spuds (telescopic piles) is prohibited</w:delText>
              </w:r>
            </w:del>
          </w:p>
          <w:p w14:paraId="0E9F103B" w14:textId="0FEC529E" w:rsidR="00562F87" w:rsidDel="00193D39" w:rsidRDefault="00A42A00">
            <w:pPr>
              <w:pStyle w:val="TableTextNormal"/>
              <w:tabs>
                <w:tab w:val="left" w:pos="1440"/>
              </w:tabs>
              <w:jc w:val="right"/>
              <w:rPr>
                <w:del w:id="369" w:author="Raphael Malyankar" w:date="2019-11-18T18:59:00Z"/>
              </w:rPr>
            </w:pPr>
            <w:del w:id="370" w:author="Raphael Malyankar" w:date="2019-11-18T18:59:00Z">
              <w:r w:rsidDel="00193D39">
                <w:rPr>
                  <w:rStyle w:val="TableFieldLabel"/>
                </w:rPr>
                <w:delText>[ Is static True. Containment is Not Specified. ]</w:delText>
              </w:r>
            </w:del>
          </w:p>
          <w:p w14:paraId="073E4E40" w14:textId="782A27A6" w:rsidR="00562F87" w:rsidDel="00193D39" w:rsidRDefault="00562F87">
            <w:pPr>
              <w:pStyle w:val="TableTextNormal"/>
              <w:tabs>
                <w:tab w:val="left" w:pos="720"/>
              </w:tabs>
              <w:rPr>
                <w:del w:id="371" w:author="Raphael Malyankar" w:date="2019-11-18T18:59:00Z"/>
              </w:rPr>
            </w:pPr>
          </w:p>
        </w:tc>
      </w:tr>
      <w:tr w:rsidR="00562F87" w14:paraId="55A3D52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3430B4C" w14:textId="77777777" w:rsidR="00562F87" w:rsidRDefault="00562F87">
            <w:pPr>
              <w:pStyle w:val="TableTextNormal"/>
            </w:pPr>
          </w:p>
          <w:p w14:paraId="5E1517E2" w14:textId="77777777" w:rsidR="00562F87" w:rsidRDefault="00A42A00">
            <w:pPr>
              <w:pStyle w:val="TableTextNormal"/>
            </w:pPr>
            <w:r>
              <w:rPr>
                <w:noProof/>
                <w:sz w:val="0"/>
                <w:szCs w:val="0"/>
              </w:rPr>
              <w:drawing>
                <wp:inline distT="0" distB="0" distL="0" distR="0" wp14:anchorId="4ADB9884" wp14:editId="6576E182">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swimming prohibited :   Public  = 39</w:t>
            </w:r>
          </w:p>
          <w:p w14:paraId="6A42188F" w14:textId="77777777" w:rsidR="00562F87" w:rsidRDefault="00562F87">
            <w:pPr>
              <w:pStyle w:val="TableTextNormal"/>
              <w:tabs>
                <w:tab w:val="left" w:pos="540"/>
              </w:tabs>
            </w:pPr>
          </w:p>
          <w:p w14:paraId="04B50F87" w14:textId="77777777" w:rsidR="00562F87" w:rsidRDefault="00A42A00">
            <w:pPr>
              <w:pStyle w:val="TableTextNormal"/>
            </w:pPr>
            <w:r>
              <w:t>An area in which swimming is prohibited.</w:t>
            </w:r>
          </w:p>
          <w:p w14:paraId="31215EE6" w14:textId="77777777" w:rsidR="00562F87" w:rsidRDefault="00A42A00">
            <w:pPr>
              <w:pStyle w:val="TableTextNormal"/>
              <w:tabs>
                <w:tab w:val="left" w:pos="1440"/>
              </w:tabs>
              <w:jc w:val="right"/>
            </w:pPr>
            <w:r>
              <w:rPr>
                <w:rStyle w:val="TableFieldLabel"/>
              </w:rPr>
              <w:t>[ Is static True. Containment is Not Specified. ]</w:t>
            </w:r>
          </w:p>
          <w:p w14:paraId="68426183" w14:textId="77777777" w:rsidR="00562F87" w:rsidRDefault="00562F87">
            <w:pPr>
              <w:pStyle w:val="TableTextNormal"/>
              <w:tabs>
                <w:tab w:val="left" w:pos="720"/>
              </w:tabs>
            </w:pPr>
          </w:p>
        </w:tc>
      </w:tr>
    </w:tbl>
    <w:p w14:paraId="0934141B" w14:textId="77777777" w:rsidR="00562F87" w:rsidRDefault="00562F87">
      <w:pPr>
        <w:pStyle w:val="Notes"/>
      </w:pPr>
    </w:p>
    <w:p w14:paraId="2DF3FD5E" w14:textId="77777777" w:rsidR="00562F87" w:rsidRDefault="00A42A00">
      <w:pPr>
        <w:pStyle w:val="Notes"/>
      </w:pPr>
      <w:r>
        <w:t xml:space="preserve">  </w:t>
      </w:r>
      <w:bookmarkEnd w:id="360"/>
    </w:p>
    <w:p w14:paraId="044BC369" w14:textId="77777777" w:rsidR="00562F87" w:rsidRDefault="00562F87">
      <w:pPr>
        <w:pStyle w:val="Notes"/>
      </w:pPr>
    </w:p>
    <w:p w14:paraId="699458D3" w14:textId="77777777" w:rsidR="00562F87" w:rsidRDefault="00A42A00">
      <w:pPr>
        <w:pStyle w:val="Heading3"/>
      </w:pPr>
      <w:bookmarkStart w:id="372" w:name="BKM_0B300B27_382D_49F6_9BEA_4487EC3A81F1"/>
      <w:bookmarkStart w:id="373" w:name="_Toc25000231"/>
      <w:proofErr w:type="spellStart"/>
      <w:r>
        <w:t>sourceType</w:t>
      </w:r>
      <w:bookmarkEnd w:id="373"/>
      <w:proofErr w:type="spellEnd"/>
    </w:p>
    <w:p w14:paraId="7B209401" w14:textId="77777777" w:rsidR="00562F87" w:rsidRDefault="00A42A00">
      <w:pPr>
        <w:pStyle w:val="Notes"/>
      </w:pPr>
      <w:r>
        <w:rPr>
          <w:rStyle w:val="Italics"/>
        </w:rPr>
        <w:t>Enumeration in package 'S-127 Domain Model'</w:t>
      </w:r>
    </w:p>
    <w:p w14:paraId="2BDAE625" w14:textId="77777777" w:rsidR="00562F87" w:rsidRDefault="00562F87">
      <w:pPr>
        <w:pStyle w:val="Notes"/>
        <w:tabs>
          <w:tab w:val="left" w:pos="720"/>
        </w:tabs>
      </w:pPr>
    </w:p>
    <w:p w14:paraId="07BBF5FB" w14:textId="77777777" w:rsidR="00562F87" w:rsidRDefault="00A42A00">
      <w:pPr>
        <w:pStyle w:val="Notes"/>
      </w:pPr>
      <w:r>
        <w:t>The type of source.</w:t>
      </w:r>
    </w:p>
    <w:p w14:paraId="50D85E2C" w14:textId="77777777" w:rsidR="00562F87" w:rsidRDefault="00A42A00">
      <w:pPr>
        <w:pStyle w:val="Notes"/>
      </w:pPr>
      <w:r>
        <w:rPr>
          <w:color w:val="FF0000"/>
        </w:rPr>
        <w:t>Remark: Definition and listed values 1-2 need to be updated and 3-6 retired, all in the GI registry.</w:t>
      </w:r>
    </w:p>
    <w:p w14:paraId="17A19C79" w14:textId="77777777" w:rsidR="00562F87" w:rsidRDefault="00562F87">
      <w:pPr>
        <w:pStyle w:val="Notes"/>
      </w:pPr>
    </w:p>
    <w:p w14:paraId="2DFC834F" w14:textId="77777777" w:rsidR="00562F87" w:rsidRDefault="00A42A00">
      <w:pPr>
        <w:pStyle w:val="Properties"/>
      </w:pPr>
      <w:proofErr w:type="spellStart"/>
      <w:r>
        <w:t>sourceType</w:t>
      </w:r>
      <w:proofErr w:type="spellEnd"/>
      <w:r>
        <w:t xml:space="preserve"> </w:t>
      </w:r>
    </w:p>
    <w:p w14:paraId="4B462DC3" w14:textId="77777777" w:rsidR="00562F87" w:rsidRDefault="00A42A00">
      <w:pPr>
        <w:pStyle w:val="Properties"/>
      </w:pPr>
      <w:r>
        <w:t>Version 1.0  Phase 1.0  Proposed</w:t>
      </w:r>
    </w:p>
    <w:p w14:paraId="5E56774B" w14:textId="77777777" w:rsidR="00562F87" w:rsidRDefault="00A42A00">
      <w:pPr>
        <w:pStyle w:val="Properties"/>
      </w:pPr>
      <w:proofErr w:type="spellStart"/>
      <w:r>
        <w:t>raphaelm</w:t>
      </w:r>
      <w:proofErr w:type="spellEnd"/>
      <w:r>
        <w:t xml:space="preserve"> created on 01-Jan-2018.  Last modified 20-Aug-2018</w:t>
      </w:r>
    </w:p>
    <w:p w14:paraId="362B4FD7" w14:textId="77777777" w:rsidR="00562F87" w:rsidRDefault="00A42A00">
      <w:pPr>
        <w:pStyle w:val="Properties"/>
      </w:pPr>
      <w:r>
        <w:t>Alias SORTYP</w:t>
      </w:r>
    </w:p>
    <w:p w14:paraId="36A2AB8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A579FF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99BD56E" w14:textId="77777777" w:rsidR="00562F87" w:rsidRDefault="00A42A00">
            <w:pPr>
              <w:pStyle w:val="TableHeadingLight"/>
            </w:pPr>
            <w:r>
              <w:t>ATTRIBUTES</w:t>
            </w:r>
          </w:p>
        </w:tc>
      </w:tr>
      <w:tr w:rsidR="00562F87" w14:paraId="1261498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E9FEF96" w14:textId="77777777" w:rsidR="00562F87" w:rsidRDefault="00562F87">
            <w:pPr>
              <w:pStyle w:val="TableTextNormal"/>
            </w:pPr>
          </w:p>
          <w:p w14:paraId="38B7442E" w14:textId="77777777" w:rsidR="00562F87" w:rsidRDefault="00A42A00">
            <w:pPr>
              <w:pStyle w:val="TableTextNormal"/>
            </w:pPr>
            <w:r>
              <w:rPr>
                <w:noProof/>
                <w:sz w:val="0"/>
                <w:szCs w:val="0"/>
              </w:rPr>
              <w:drawing>
                <wp:inline distT="0" distB="0" distL="0" distR="0" wp14:anchorId="1CB6251A" wp14:editId="12BA0700">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law or regulation :   Public  = 1</w:t>
            </w:r>
          </w:p>
          <w:p w14:paraId="69BF67C2" w14:textId="77777777" w:rsidR="00562F87" w:rsidRDefault="00562F87">
            <w:pPr>
              <w:pStyle w:val="TableTextNormal"/>
              <w:tabs>
                <w:tab w:val="left" w:pos="540"/>
              </w:tabs>
            </w:pPr>
          </w:p>
          <w:p w14:paraId="6EFC6F84" w14:textId="77777777" w:rsidR="00562F87" w:rsidRDefault="00A42A00">
            <w:pPr>
              <w:pStyle w:val="TableTextNormal"/>
            </w:pPr>
            <w:r>
              <w:t>treaty, convention, or international agreement; law or regulation issued by a national or other authority</w:t>
            </w:r>
          </w:p>
          <w:p w14:paraId="654F0653" w14:textId="77777777" w:rsidR="00562F87" w:rsidRDefault="00A42A00">
            <w:pPr>
              <w:pStyle w:val="TableTextNormal"/>
              <w:tabs>
                <w:tab w:val="left" w:pos="1440"/>
              </w:tabs>
              <w:jc w:val="right"/>
            </w:pPr>
            <w:r>
              <w:rPr>
                <w:rStyle w:val="TableFieldLabel"/>
              </w:rPr>
              <w:t>[ Is static True. Containment is Not Specified. ]</w:t>
            </w:r>
          </w:p>
          <w:p w14:paraId="23B2833C" w14:textId="77777777" w:rsidR="00562F87" w:rsidRDefault="00562F87">
            <w:pPr>
              <w:pStyle w:val="TableTextNormal"/>
              <w:tabs>
                <w:tab w:val="left" w:pos="720"/>
              </w:tabs>
            </w:pPr>
          </w:p>
        </w:tc>
      </w:tr>
      <w:tr w:rsidR="00562F87" w14:paraId="364610B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94F54E7" w14:textId="77777777" w:rsidR="00562F87" w:rsidRDefault="00562F87">
            <w:pPr>
              <w:pStyle w:val="TableTextNormal"/>
            </w:pPr>
          </w:p>
          <w:p w14:paraId="337901FA" w14:textId="77777777" w:rsidR="00562F87" w:rsidRDefault="00A42A00">
            <w:pPr>
              <w:pStyle w:val="TableTextNormal"/>
            </w:pPr>
            <w:r>
              <w:rPr>
                <w:noProof/>
                <w:sz w:val="0"/>
                <w:szCs w:val="0"/>
              </w:rPr>
              <w:drawing>
                <wp:inline distT="0" distB="0" distL="0" distR="0" wp14:anchorId="05AB5974" wp14:editId="1993717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official publication :   Public  = 2</w:t>
            </w:r>
          </w:p>
          <w:p w14:paraId="444DA86A" w14:textId="77777777" w:rsidR="00562F87" w:rsidRDefault="00562F87">
            <w:pPr>
              <w:pStyle w:val="TableTextNormal"/>
              <w:tabs>
                <w:tab w:val="left" w:pos="540"/>
              </w:tabs>
            </w:pPr>
          </w:p>
          <w:p w14:paraId="7242C71E" w14:textId="77777777" w:rsidR="00562F87" w:rsidRDefault="00A42A00">
            <w:pPr>
              <w:pStyle w:val="TableTextNormal"/>
            </w:pPr>
            <w:r>
              <w:t xml:space="preserve">publication not having the force of law, issued by an international </w:t>
            </w:r>
            <w:proofErr w:type="spellStart"/>
            <w:r>
              <w:t>organisation</w:t>
            </w:r>
            <w:proofErr w:type="spellEnd"/>
            <w:r>
              <w:t xml:space="preserve"> or a national or local administration</w:t>
            </w:r>
          </w:p>
          <w:p w14:paraId="06DDB739" w14:textId="77777777" w:rsidR="00562F87" w:rsidRDefault="00A42A00">
            <w:pPr>
              <w:pStyle w:val="TableTextNormal"/>
              <w:tabs>
                <w:tab w:val="left" w:pos="1440"/>
              </w:tabs>
              <w:jc w:val="right"/>
            </w:pPr>
            <w:r>
              <w:rPr>
                <w:rStyle w:val="TableFieldLabel"/>
              </w:rPr>
              <w:t>[ Is static True. Containment is Not Specified. ]</w:t>
            </w:r>
          </w:p>
          <w:p w14:paraId="02CAB9C9" w14:textId="77777777" w:rsidR="00562F87" w:rsidRDefault="00562F87">
            <w:pPr>
              <w:pStyle w:val="TableTextNormal"/>
              <w:tabs>
                <w:tab w:val="left" w:pos="720"/>
              </w:tabs>
            </w:pPr>
          </w:p>
        </w:tc>
      </w:tr>
      <w:tr w:rsidR="00562F87" w14:paraId="63A94DA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8FBF4E8" w14:textId="77777777" w:rsidR="00562F87" w:rsidRDefault="00562F87">
            <w:pPr>
              <w:pStyle w:val="TableTextNormal"/>
            </w:pPr>
          </w:p>
          <w:p w14:paraId="34EF2A25" w14:textId="77777777" w:rsidR="00562F87" w:rsidRDefault="00A42A00">
            <w:pPr>
              <w:pStyle w:val="TableTextNormal"/>
            </w:pPr>
            <w:r>
              <w:rPr>
                <w:noProof/>
                <w:sz w:val="0"/>
                <w:szCs w:val="0"/>
              </w:rPr>
              <w:drawing>
                <wp:inline distT="0" distB="0" distL="0" distR="0" wp14:anchorId="4873954D" wp14:editId="15338CFB">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mariner report, confirmed :   Public  = 7</w:t>
            </w:r>
          </w:p>
          <w:p w14:paraId="56309A51" w14:textId="77777777" w:rsidR="00562F87" w:rsidRDefault="00562F87">
            <w:pPr>
              <w:pStyle w:val="TableTextNormal"/>
              <w:tabs>
                <w:tab w:val="left" w:pos="540"/>
              </w:tabs>
            </w:pPr>
          </w:p>
          <w:p w14:paraId="219CFD34" w14:textId="77777777" w:rsidR="00562F87" w:rsidRDefault="00A42A00">
            <w:pPr>
              <w:pStyle w:val="TableTextNormal"/>
            </w:pPr>
            <w:r>
              <w:t>Reported by mariner(s) and confirmed by another source</w:t>
            </w:r>
          </w:p>
          <w:p w14:paraId="1EAA7D53" w14:textId="77777777" w:rsidR="00562F87" w:rsidRDefault="00A42A00">
            <w:pPr>
              <w:pStyle w:val="TableTextNormal"/>
              <w:tabs>
                <w:tab w:val="left" w:pos="1440"/>
              </w:tabs>
              <w:jc w:val="right"/>
            </w:pPr>
            <w:r>
              <w:rPr>
                <w:rStyle w:val="TableFieldLabel"/>
              </w:rPr>
              <w:t>[ Is static True. Containment is Not Specified. ]</w:t>
            </w:r>
          </w:p>
          <w:p w14:paraId="0D968CEE" w14:textId="77777777" w:rsidR="00562F87" w:rsidRDefault="00562F87">
            <w:pPr>
              <w:pStyle w:val="TableTextNormal"/>
              <w:tabs>
                <w:tab w:val="left" w:pos="720"/>
              </w:tabs>
            </w:pPr>
          </w:p>
        </w:tc>
      </w:tr>
      <w:tr w:rsidR="00562F87" w14:paraId="44CDA4D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1147BD8" w14:textId="77777777" w:rsidR="00562F87" w:rsidRDefault="00562F87">
            <w:pPr>
              <w:pStyle w:val="TableTextNormal"/>
            </w:pPr>
          </w:p>
          <w:p w14:paraId="39E0038E" w14:textId="77777777" w:rsidR="00562F87" w:rsidRDefault="00A42A00">
            <w:pPr>
              <w:pStyle w:val="TableTextNormal"/>
            </w:pPr>
            <w:r>
              <w:rPr>
                <w:noProof/>
                <w:sz w:val="0"/>
                <w:szCs w:val="0"/>
              </w:rPr>
              <w:drawing>
                <wp:inline distT="0" distB="0" distL="0" distR="0" wp14:anchorId="75B44323" wp14:editId="1F807A45">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mariner report, not confirmed :   Public  = 8</w:t>
            </w:r>
          </w:p>
          <w:p w14:paraId="61F5429D" w14:textId="77777777" w:rsidR="00562F87" w:rsidRDefault="00562F87">
            <w:pPr>
              <w:pStyle w:val="TableTextNormal"/>
              <w:tabs>
                <w:tab w:val="left" w:pos="540"/>
              </w:tabs>
            </w:pPr>
          </w:p>
          <w:p w14:paraId="19096DAF" w14:textId="77777777" w:rsidR="00562F87" w:rsidRDefault="00A42A00">
            <w:pPr>
              <w:pStyle w:val="TableTextNormal"/>
            </w:pPr>
            <w:r>
              <w:t>reported by mariner(s) but not confirmed</w:t>
            </w:r>
          </w:p>
          <w:p w14:paraId="19C19497" w14:textId="77777777" w:rsidR="00562F87" w:rsidRDefault="00A42A00">
            <w:pPr>
              <w:pStyle w:val="TableTextNormal"/>
              <w:tabs>
                <w:tab w:val="left" w:pos="1440"/>
              </w:tabs>
              <w:jc w:val="right"/>
            </w:pPr>
            <w:r>
              <w:rPr>
                <w:rStyle w:val="TableFieldLabel"/>
              </w:rPr>
              <w:t>[ Is static True. Containment is Not Specified. ]</w:t>
            </w:r>
          </w:p>
          <w:p w14:paraId="326E194E" w14:textId="77777777" w:rsidR="00562F87" w:rsidRDefault="00562F87">
            <w:pPr>
              <w:pStyle w:val="TableTextNormal"/>
              <w:tabs>
                <w:tab w:val="left" w:pos="720"/>
              </w:tabs>
            </w:pPr>
          </w:p>
        </w:tc>
      </w:tr>
      <w:tr w:rsidR="00562F87" w14:paraId="0714754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3AC931" w14:textId="77777777" w:rsidR="00562F87" w:rsidRDefault="00562F87">
            <w:pPr>
              <w:pStyle w:val="TableTextNormal"/>
            </w:pPr>
          </w:p>
          <w:p w14:paraId="0A452FE6" w14:textId="77777777" w:rsidR="00562F87" w:rsidRDefault="00A42A00">
            <w:pPr>
              <w:pStyle w:val="TableTextNormal"/>
            </w:pPr>
            <w:r>
              <w:rPr>
                <w:noProof/>
                <w:sz w:val="0"/>
                <w:szCs w:val="0"/>
              </w:rPr>
              <w:drawing>
                <wp:inline distT="0" distB="0" distL="0" distR="0" wp14:anchorId="1EDF79EB" wp14:editId="7E54DF78">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industry publications and reports :   Public  = 9</w:t>
            </w:r>
          </w:p>
          <w:p w14:paraId="1B4B4EE4" w14:textId="77777777" w:rsidR="00562F87" w:rsidRDefault="00562F87">
            <w:pPr>
              <w:pStyle w:val="TableTextNormal"/>
              <w:tabs>
                <w:tab w:val="left" w:pos="540"/>
              </w:tabs>
            </w:pPr>
          </w:p>
          <w:p w14:paraId="331E4D7B" w14:textId="77777777" w:rsidR="00562F87" w:rsidRDefault="00A42A00">
            <w:pPr>
              <w:pStyle w:val="TableTextNormal"/>
            </w:pPr>
            <w:r>
              <w:t>shipping and other industry publication, including graphics, charts and web sites</w:t>
            </w:r>
          </w:p>
          <w:p w14:paraId="2C8F3A8E" w14:textId="77777777" w:rsidR="00562F87" w:rsidRDefault="00A42A00">
            <w:pPr>
              <w:pStyle w:val="TableTextNormal"/>
              <w:tabs>
                <w:tab w:val="left" w:pos="1440"/>
              </w:tabs>
              <w:jc w:val="right"/>
            </w:pPr>
            <w:r>
              <w:rPr>
                <w:rStyle w:val="TableFieldLabel"/>
              </w:rPr>
              <w:t>[ Is static True. Containment is Not Specified. ]</w:t>
            </w:r>
          </w:p>
          <w:p w14:paraId="0DC62F62" w14:textId="77777777" w:rsidR="00562F87" w:rsidRDefault="00562F87">
            <w:pPr>
              <w:pStyle w:val="TableTextNormal"/>
              <w:tabs>
                <w:tab w:val="left" w:pos="720"/>
              </w:tabs>
            </w:pPr>
          </w:p>
        </w:tc>
      </w:tr>
      <w:tr w:rsidR="00562F87" w14:paraId="43619AE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E3105C" w14:textId="77777777" w:rsidR="00562F87" w:rsidRDefault="00562F87">
            <w:pPr>
              <w:pStyle w:val="TableTextNormal"/>
            </w:pPr>
          </w:p>
          <w:p w14:paraId="3FF779C8" w14:textId="77777777" w:rsidR="00562F87" w:rsidRDefault="00A42A00">
            <w:pPr>
              <w:pStyle w:val="TableTextNormal"/>
            </w:pPr>
            <w:r>
              <w:rPr>
                <w:noProof/>
                <w:sz w:val="0"/>
                <w:szCs w:val="0"/>
              </w:rPr>
              <w:drawing>
                <wp:inline distT="0" distB="0" distL="0" distR="0" wp14:anchorId="190DFA27" wp14:editId="484271E0">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remotely sensed images :   Public  = 10</w:t>
            </w:r>
          </w:p>
          <w:p w14:paraId="1407B7C3" w14:textId="77777777" w:rsidR="00562F87" w:rsidRDefault="00562F87">
            <w:pPr>
              <w:pStyle w:val="TableTextNormal"/>
              <w:tabs>
                <w:tab w:val="left" w:pos="540"/>
              </w:tabs>
            </w:pPr>
          </w:p>
          <w:p w14:paraId="07217FF9" w14:textId="77777777" w:rsidR="00562F87" w:rsidRDefault="00A42A00">
            <w:pPr>
              <w:pStyle w:val="TableTextNormal"/>
            </w:pPr>
            <w:r>
              <w:t>information obtained from satellite images</w:t>
            </w:r>
          </w:p>
          <w:p w14:paraId="2B37158D" w14:textId="77777777" w:rsidR="00562F87" w:rsidRDefault="00A42A00">
            <w:pPr>
              <w:pStyle w:val="TableTextNormal"/>
              <w:tabs>
                <w:tab w:val="left" w:pos="1440"/>
              </w:tabs>
              <w:jc w:val="right"/>
            </w:pPr>
            <w:r>
              <w:rPr>
                <w:rStyle w:val="TableFieldLabel"/>
              </w:rPr>
              <w:t>[ Is static True. Containment is Not Specified. ]</w:t>
            </w:r>
          </w:p>
          <w:p w14:paraId="7B428E7F" w14:textId="77777777" w:rsidR="00562F87" w:rsidRDefault="00562F87">
            <w:pPr>
              <w:pStyle w:val="TableTextNormal"/>
              <w:tabs>
                <w:tab w:val="left" w:pos="720"/>
              </w:tabs>
            </w:pPr>
          </w:p>
        </w:tc>
      </w:tr>
      <w:tr w:rsidR="00562F87" w14:paraId="1992B13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280074E" w14:textId="77777777" w:rsidR="00562F87" w:rsidRDefault="00562F87">
            <w:pPr>
              <w:pStyle w:val="TableTextNormal"/>
            </w:pPr>
          </w:p>
          <w:p w14:paraId="54A4F315" w14:textId="77777777" w:rsidR="00562F87" w:rsidRDefault="00A42A00">
            <w:pPr>
              <w:pStyle w:val="TableTextNormal"/>
            </w:pPr>
            <w:r>
              <w:rPr>
                <w:noProof/>
                <w:sz w:val="0"/>
                <w:szCs w:val="0"/>
              </w:rPr>
              <w:drawing>
                <wp:inline distT="0" distB="0" distL="0" distR="0" wp14:anchorId="381771B2" wp14:editId="767192E7">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photographs :   Public  = 11</w:t>
            </w:r>
          </w:p>
          <w:p w14:paraId="570E4BDD" w14:textId="77777777" w:rsidR="00562F87" w:rsidRDefault="00562F87">
            <w:pPr>
              <w:pStyle w:val="TableTextNormal"/>
              <w:tabs>
                <w:tab w:val="left" w:pos="540"/>
              </w:tabs>
            </w:pPr>
          </w:p>
          <w:p w14:paraId="5A8131F4" w14:textId="77777777" w:rsidR="00562F87" w:rsidRDefault="00A42A00">
            <w:pPr>
              <w:pStyle w:val="TableTextNormal"/>
            </w:pPr>
            <w:r>
              <w:t>information obtained from photographs</w:t>
            </w:r>
          </w:p>
          <w:p w14:paraId="29664139" w14:textId="77777777" w:rsidR="00562F87" w:rsidRDefault="00A42A00">
            <w:pPr>
              <w:pStyle w:val="TableTextNormal"/>
              <w:tabs>
                <w:tab w:val="left" w:pos="1440"/>
              </w:tabs>
              <w:jc w:val="right"/>
            </w:pPr>
            <w:r>
              <w:rPr>
                <w:rStyle w:val="TableFieldLabel"/>
              </w:rPr>
              <w:t>[ Is static True. Containment is Not Specified. ]</w:t>
            </w:r>
          </w:p>
          <w:p w14:paraId="52E0EA8B" w14:textId="77777777" w:rsidR="00562F87" w:rsidRDefault="00562F87">
            <w:pPr>
              <w:pStyle w:val="TableTextNormal"/>
              <w:tabs>
                <w:tab w:val="left" w:pos="720"/>
              </w:tabs>
            </w:pPr>
          </w:p>
        </w:tc>
      </w:tr>
      <w:tr w:rsidR="00562F87" w14:paraId="1B65B36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A6235D" w14:textId="77777777" w:rsidR="00562F87" w:rsidRDefault="00562F87">
            <w:pPr>
              <w:pStyle w:val="TableTextNormal"/>
            </w:pPr>
          </w:p>
          <w:p w14:paraId="1FA77516" w14:textId="77777777" w:rsidR="00562F87" w:rsidRDefault="00A42A00">
            <w:pPr>
              <w:pStyle w:val="TableTextNormal"/>
            </w:pPr>
            <w:r>
              <w:rPr>
                <w:noProof/>
                <w:sz w:val="0"/>
                <w:szCs w:val="0"/>
              </w:rPr>
              <w:drawing>
                <wp:inline distT="0" distB="0" distL="0" distR="0" wp14:anchorId="7E1D8E91" wp14:editId="4EF34B2F">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products issued by HO services :   Public  = 12</w:t>
            </w:r>
          </w:p>
          <w:p w14:paraId="76439FB6" w14:textId="77777777" w:rsidR="00562F87" w:rsidRDefault="00562F87">
            <w:pPr>
              <w:pStyle w:val="TableTextNormal"/>
              <w:tabs>
                <w:tab w:val="left" w:pos="540"/>
              </w:tabs>
            </w:pPr>
          </w:p>
          <w:p w14:paraId="1B52F757" w14:textId="77777777" w:rsidR="00562F87" w:rsidRDefault="00A42A00">
            <w:pPr>
              <w:pStyle w:val="TableTextNormal"/>
            </w:pPr>
            <w:r>
              <w:t xml:space="preserve">information obtained from products issued by </w:t>
            </w:r>
            <w:proofErr w:type="spellStart"/>
            <w:r>
              <w:t>Hydropgrahic</w:t>
            </w:r>
            <w:proofErr w:type="spellEnd"/>
            <w:r>
              <w:t xml:space="preserve"> Offices</w:t>
            </w:r>
          </w:p>
          <w:p w14:paraId="58E77F93" w14:textId="77777777" w:rsidR="00562F87" w:rsidRDefault="00A42A00">
            <w:pPr>
              <w:pStyle w:val="TableTextNormal"/>
              <w:tabs>
                <w:tab w:val="left" w:pos="1440"/>
              </w:tabs>
              <w:jc w:val="right"/>
            </w:pPr>
            <w:r>
              <w:rPr>
                <w:rStyle w:val="TableFieldLabel"/>
              </w:rPr>
              <w:t>[ Is static True. Containment is Not Specified. ]</w:t>
            </w:r>
          </w:p>
          <w:p w14:paraId="4416025E" w14:textId="77777777" w:rsidR="00562F87" w:rsidRDefault="00562F87">
            <w:pPr>
              <w:pStyle w:val="TableTextNormal"/>
              <w:tabs>
                <w:tab w:val="left" w:pos="720"/>
              </w:tabs>
            </w:pPr>
          </w:p>
        </w:tc>
      </w:tr>
      <w:tr w:rsidR="00562F87" w14:paraId="748BEEE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7A1504A" w14:textId="77777777" w:rsidR="00562F87" w:rsidRDefault="00562F87">
            <w:pPr>
              <w:pStyle w:val="TableTextNormal"/>
            </w:pPr>
          </w:p>
          <w:p w14:paraId="7291EBBD" w14:textId="77777777" w:rsidR="00562F87" w:rsidRDefault="00A42A00">
            <w:pPr>
              <w:pStyle w:val="TableTextNormal"/>
            </w:pPr>
            <w:r>
              <w:rPr>
                <w:noProof/>
                <w:sz w:val="0"/>
                <w:szCs w:val="0"/>
              </w:rPr>
              <w:drawing>
                <wp:inline distT="0" distB="0" distL="0" distR="0" wp14:anchorId="66982350" wp14:editId="758F9AB6">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news media :   Public  = 13</w:t>
            </w:r>
          </w:p>
          <w:p w14:paraId="630DAF17" w14:textId="77777777" w:rsidR="00562F87" w:rsidRDefault="00562F87">
            <w:pPr>
              <w:pStyle w:val="TableTextNormal"/>
              <w:tabs>
                <w:tab w:val="left" w:pos="540"/>
              </w:tabs>
            </w:pPr>
          </w:p>
          <w:p w14:paraId="1F02E1E5" w14:textId="77777777" w:rsidR="00562F87" w:rsidRDefault="00A42A00">
            <w:pPr>
              <w:pStyle w:val="TableTextNormal"/>
            </w:pPr>
            <w:r>
              <w:t>information obtained from news media</w:t>
            </w:r>
          </w:p>
          <w:p w14:paraId="4CA0CE2E" w14:textId="77777777" w:rsidR="00562F87" w:rsidRDefault="00A42A00">
            <w:pPr>
              <w:pStyle w:val="TableTextNormal"/>
              <w:tabs>
                <w:tab w:val="left" w:pos="1440"/>
              </w:tabs>
              <w:jc w:val="right"/>
            </w:pPr>
            <w:r>
              <w:rPr>
                <w:rStyle w:val="TableFieldLabel"/>
              </w:rPr>
              <w:t>[ Is static True. Containment is Not Specified. ]</w:t>
            </w:r>
          </w:p>
          <w:p w14:paraId="50129932" w14:textId="77777777" w:rsidR="00562F87" w:rsidRDefault="00562F87">
            <w:pPr>
              <w:pStyle w:val="TableTextNormal"/>
              <w:tabs>
                <w:tab w:val="left" w:pos="720"/>
              </w:tabs>
            </w:pPr>
          </w:p>
        </w:tc>
      </w:tr>
      <w:tr w:rsidR="00562F87" w14:paraId="5DFC13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57EDCE" w14:textId="77777777" w:rsidR="00562F87" w:rsidRDefault="00562F87">
            <w:pPr>
              <w:pStyle w:val="TableTextNormal"/>
            </w:pPr>
          </w:p>
          <w:p w14:paraId="434AB700" w14:textId="77777777" w:rsidR="00562F87" w:rsidRDefault="00A42A00">
            <w:pPr>
              <w:pStyle w:val="TableTextNormal"/>
            </w:pPr>
            <w:r>
              <w:rPr>
                <w:noProof/>
                <w:sz w:val="0"/>
                <w:szCs w:val="0"/>
              </w:rPr>
              <w:drawing>
                <wp:inline distT="0" distB="0" distL="0" distR="0" wp14:anchorId="212F327A" wp14:editId="2AB03DA0">
                  <wp:extent cx="114300" cy="1143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traffic data :   Public  = 14</w:t>
            </w:r>
          </w:p>
          <w:p w14:paraId="245B5990" w14:textId="77777777" w:rsidR="00562F87" w:rsidRDefault="00562F87">
            <w:pPr>
              <w:pStyle w:val="TableTextNormal"/>
              <w:tabs>
                <w:tab w:val="left" w:pos="540"/>
              </w:tabs>
            </w:pPr>
          </w:p>
          <w:p w14:paraId="5F87A5A1" w14:textId="77777777" w:rsidR="00562F87" w:rsidRDefault="00A42A00">
            <w:pPr>
              <w:pStyle w:val="TableTextNormal"/>
            </w:pPr>
            <w:r>
              <w:t>information obtained from the analysis of traffic data</w:t>
            </w:r>
          </w:p>
          <w:p w14:paraId="71E9F3CB" w14:textId="77777777" w:rsidR="00562F87" w:rsidRDefault="00A42A00">
            <w:pPr>
              <w:pStyle w:val="TableTextNormal"/>
              <w:tabs>
                <w:tab w:val="left" w:pos="1440"/>
              </w:tabs>
              <w:jc w:val="right"/>
            </w:pPr>
            <w:r>
              <w:rPr>
                <w:rStyle w:val="TableFieldLabel"/>
              </w:rPr>
              <w:t>[ Is static True. Containment is Not Specified. ]</w:t>
            </w:r>
          </w:p>
          <w:p w14:paraId="373A9893" w14:textId="77777777" w:rsidR="00562F87" w:rsidRDefault="00562F87">
            <w:pPr>
              <w:pStyle w:val="TableTextNormal"/>
              <w:tabs>
                <w:tab w:val="left" w:pos="720"/>
              </w:tabs>
            </w:pPr>
          </w:p>
        </w:tc>
      </w:tr>
    </w:tbl>
    <w:p w14:paraId="2A86BB07" w14:textId="77777777" w:rsidR="00562F87" w:rsidRDefault="00562F87">
      <w:pPr>
        <w:pStyle w:val="Notes"/>
      </w:pPr>
    </w:p>
    <w:p w14:paraId="0DC1B4DE" w14:textId="77777777" w:rsidR="00562F87" w:rsidRDefault="00A42A00">
      <w:pPr>
        <w:pStyle w:val="Notes"/>
      </w:pPr>
      <w:r>
        <w:t xml:space="preserve">  </w:t>
      </w:r>
      <w:bookmarkEnd w:id="372"/>
    </w:p>
    <w:p w14:paraId="5B445A66" w14:textId="77777777" w:rsidR="00562F87" w:rsidRDefault="00562F87">
      <w:pPr>
        <w:pStyle w:val="Notes"/>
      </w:pPr>
    </w:p>
    <w:p w14:paraId="684CEC45" w14:textId="77777777" w:rsidR="00562F87" w:rsidRDefault="00A42A00">
      <w:pPr>
        <w:pStyle w:val="Heading3"/>
      </w:pPr>
      <w:bookmarkStart w:id="374" w:name="BKM_1CD073BF_B4BB_4AEC_AA1E_3F9A2B848534"/>
      <w:bookmarkStart w:id="375" w:name="_Toc25000232"/>
      <w:r>
        <w:t>status</w:t>
      </w:r>
      <w:bookmarkEnd w:id="375"/>
    </w:p>
    <w:p w14:paraId="6A10FE83" w14:textId="77777777" w:rsidR="00562F87" w:rsidRDefault="00A42A00">
      <w:pPr>
        <w:pStyle w:val="Notes"/>
      </w:pPr>
      <w:r>
        <w:rPr>
          <w:rStyle w:val="Italics"/>
        </w:rPr>
        <w:t>Enumeration in package 'S-127 Domain Model'</w:t>
      </w:r>
    </w:p>
    <w:p w14:paraId="2900D390" w14:textId="77777777" w:rsidR="00562F87" w:rsidRDefault="00562F87">
      <w:pPr>
        <w:pStyle w:val="Notes"/>
        <w:tabs>
          <w:tab w:val="left" w:pos="720"/>
        </w:tabs>
      </w:pPr>
    </w:p>
    <w:p w14:paraId="1FC10B57" w14:textId="77777777" w:rsidR="00562F87" w:rsidRDefault="00A42A00">
      <w:pPr>
        <w:pStyle w:val="Notes"/>
      </w:pPr>
      <w:r>
        <w:t>The condition of an object at a given instant in time</w:t>
      </w:r>
    </w:p>
    <w:p w14:paraId="4BDCBBC8" w14:textId="77777777" w:rsidR="00562F87" w:rsidRDefault="00562F87">
      <w:pPr>
        <w:pStyle w:val="Notes"/>
      </w:pPr>
    </w:p>
    <w:p w14:paraId="6E1CC3D1" w14:textId="77777777" w:rsidR="00562F87" w:rsidRDefault="00A42A00">
      <w:pPr>
        <w:pStyle w:val="Properties"/>
      </w:pPr>
      <w:r>
        <w:t xml:space="preserve">status </w:t>
      </w:r>
    </w:p>
    <w:p w14:paraId="609112CC" w14:textId="77777777" w:rsidR="00562F87" w:rsidRDefault="00A42A00">
      <w:pPr>
        <w:pStyle w:val="Properties"/>
      </w:pPr>
      <w:r>
        <w:t>Version 1.0  Phase 1.0  Proposed</w:t>
      </w:r>
    </w:p>
    <w:p w14:paraId="388B0F46" w14:textId="77777777" w:rsidR="00562F87" w:rsidRDefault="00A42A00">
      <w:pPr>
        <w:pStyle w:val="Properties"/>
      </w:pPr>
      <w:proofErr w:type="spellStart"/>
      <w:r>
        <w:t>raphaelm</w:t>
      </w:r>
      <w:proofErr w:type="spellEnd"/>
      <w:r>
        <w:t xml:space="preserve"> created on 01-Jan-2018.  Last modified 20-Aug-2018</w:t>
      </w:r>
    </w:p>
    <w:p w14:paraId="49D5D13D" w14:textId="77777777" w:rsidR="00562F87" w:rsidRDefault="00A42A00">
      <w:pPr>
        <w:pStyle w:val="Properties"/>
      </w:pPr>
      <w:r>
        <w:t>Alias STATUS</w:t>
      </w:r>
    </w:p>
    <w:p w14:paraId="2AC8DEB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2F839C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714C5E1" w14:textId="77777777" w:rsidR="00562F87" w:rsidRDefault="00A42A00">
            <w:pPr>
              <w:pStyle w:val="TableHeadingLight"/>
            </w:pPr>
            <w:r>
              <w:t>ATTRIBUTES</w:t>
            </w:r>
          </w:p>
        </w:tc>
      </w:tr>
      <w:tr w:rsidR="00562F87" w14:paraId="016D18C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CE716C" w14:textId="77777777" w:rsidR="00562F87" w:rsidRDefault="00562F87">
            <w:pPr>
              <w:pStyle w:val="TableTextNormal"/>
            </w:pPr>
          </w:p>
          <w:p w14:paraId="05E21122" w14:textId="77777777" w:rsidR="00562F87" w:rsidRDefault="00A42A00">
            <w:pPr>
              <w:pStyle w:val="TableTextNormal"/>
            </w:pPr>
            <w:r>
              <w:rPr>
                <w:noProof/>
                <w:sz w:val="0"/>
                <w:szCs w:val="0"/>
              </w:rPr>
              <w:drawing>
                <wp:inline distT="0" distB="0" distL="0" distR="0" wp14:anchorId="4638EBA8" wp14:editId="10B55F48">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permanent :   Public  = 1</w:t>
            </w:r>
          </w:p>
          <w:p w14:paraId="4CB7F11C" w14:textId="77777777" w:rsidR="00562F87" w:rsidRDefault="00562F87">
            <w:pPr>
              <w:pStyle w:val="TableTextNormal"/>
              <w:tabs>
                <w:tab w:val="left" w:pos="540"/>
              </w:tabs>
            </w:pPr>
          </w:p>
          <w:p w14:paraId="47A99C02" w14:textId="77777777" w:rsidR="00562F87" w:rsidRDefault="00A42A00">
            <w:pPr>
              <w:pStyle w:val="TableTextNormal"/>
            </w:pPr>
            <w:r>
              <w:t>Intended to last or function indefinitely</w:t>
            </w:r>
          </w:p>
          <w:p w14:paraId="50D2D497" w14:textId="77777777" w:rsidR="00562F87" w:rsidRDefault="00A42A00">
            <w:pPr>
              <w:pStyle w:val="TableTextNormal"/>
              <w:tabs>
                <w:tab w:val="left" w:pos="1440"/>
              </w:tabs>
              <w:jc w:val="right"/>
            </w:pPr>
            <w:r>
              <w:rPr>
                <w:rStyle w:val="TableFieldLabel"/>
              </w:rPr>
              <w:t>[ Is static True. Containment is Not Specified. ]</w:t>
            </w:r>
          </w:p>
          <w:p w14:paraId="433272DB" w14:textId="77777777" w:rsidR="00562F87" w:rsidRDefault="00562F87">
            <w:pPr>
              <w:pStyle w:val="TableTextNormal"/>
              <w:tabs>
                <w:tab w:val="left" w:pos="720"/>
              </w:tabs>
            </w:pPr>
          </w:p>
        </w:tc>
      </w:tr>
      <w:tr w:rsidR="00562F87" w14:paraId="525F85C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5C15E8" w14:textId="77777777" w:rsidR="00562F87" w:rsidRDefault="00562F87">
            <w:pPr>
              <w:pStyle w:val="TableTextNormal"/>
            </w:pPr>
          </w:p>
          <w:p w14:paraId="54C1450A" w14:textId="77777777" w:rsidR="00562F87" w:rsidRDefault="00A42A00">
            <w:pPr>
              <w:pStyle w:val="TableTextNormal"/>
            </w:pPr>
            <w:r>
              <w:rPr>
                <w:noProof/>
                <w:sz w:val="0"/>
                <w:szCs w:val="0"/>
              </w:rPr>
              <w:drawing>
                <wp:inline distT="0" distB="0" distL="0" distR="0" wp14:anchorId="1914F911" wp14:editId="54A3C596">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occasional :   Public  = 2</w:t>
            </w:r>
          </w:p>
          <w:p w14:paraId="15827B2F" w14:textId="77777777" w:rsidR="00562F87" w:rsidRDefault="00562F87">
            <w:pPr>
              <w:pStyle w:val="TableTextNormal"/>
              <w:tabs>
                <w:tab w:val="left" w:pos="540"/>
              </w:tabs>
            </w:pPr>
          </w:p>
          <w:p w14:paraId="49BC78CA" w14:textId="77777777" w:rsidR="00562F87" w:rsidRDefault="00A42A00">
            <w:pPr>
              <w:pStyle w:val="TableTextNormal"/>
            </w:pPr>
            <w:r>
              <w:t>Acting on special occasions; happening irregularly</w:t>
            </w:r>
          </w:p>
          <w:p w14:paraId="5E72B87E" w14:textId="77777777" w:rsidR="00562F87" w:rsidRDefault="00A42A00">
            <w:pPr>
              <w:pStyle w:val="TableTextNormal"/>
              <w:tabs>
                <w:tab w:val="left" w:pos="1440"/>
              </w:tabs>
              <w:jc w:val="right"/>
            </w:pPr>
            <w:r>
              <w:rPr>
                <w:rStyle w:val="TableFieldLabel"/>
              </w:rPr>
              <w:t>[ Is static True. Containment is Not Specified. ]</w:t>
            </w:r>
          </w:p>
          <w:p w14:paraId="721CB52D" w14:textId="77777777" w:rsidR="00562F87" w:rsidRDefault="00562F87">
            <w:pPr>
              <w:pStyle w:val="TableTextNormal"/>
              <w:tabs>
                <w:tab w:val="left" w:pos="720"/>
              </w:tabs>
            </w:pPr>
          </w:p>
        </w:tc>
      </w:tr>
      <w:tr w:rsidR="00562F87" w14:paraId="3BE0B7E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59BAB50" w14:textId="77777777" w:rsidR="00562F87" w:rsidRDefault="00562F87">
            <w:pPr>
              <w:pStyle w:val="TableTextNormal"/>
            </w:pPr>
          </w:p>
          <w:p w14:paraId="3007E040" w14:textId="77777777" w:rsidR="00562F87" w:rsidRDefault="00A42A00">
            <w:pPr>
              <w:pStyle w:val="TableTextNormal"/>
            </w:pPr>
            <w:r>
              <w:rPr>
                <w:noProof/>
                <w:sz w:val="0"/>
                <w:szCs w:val="0"/>
              </w:rPr>
              <w:drawing>
                <wp:inline distT="0" distB="0" distL="0" distR="0" wp14:anchorId="29DFDF1D" wp14:editId="0C7F2A4A">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recommended :   Public  = 3</w:t>
            </w:r>
          </w:p>
          <w:p w14:paraId="3932B5F7" w14:textId="77777777" w:rsidR="00562F87" w:rsidRDefault="00562F87">
            <w:pPr>
              <w:pStyle w:val="TableTextNormal"/>
              <w:tabs>
                <w:tab w:val="left" w:pos="540"/>
              </w:tabs>
            </w:pPr>
          </w:p>
          <w:p w14:paraId="697B9FD7" w14:textId="77777777" w:rsidR="00562F87" w:rsidRDefault="00A42A00">
            <w:pPr>
              <w:pStyle w:val="TableTextNormal"/>
            </w:pPr>
            <w:r>
              <w:t>Presented as worthy of confidence, acceptance, use, etc.</w:t>
            </w:r>
          </w:p>
          <w:p w14:paraId="46AFF683" w14:textId="77777777" w:rsidR="00562F87" w:rsidRDefault="00A42A00">
            <w:pPr>
              <w:pStyle w:val="TableTextNormal"/>
              <w:tabs>
                <w:tab w:val="left" w:pos="1440"/>
              </w:tabs>
              <w:jc w:val="right"/>
            </w:pPr>
            <w:r>
              <w:rPr>
                <w:rStyle w:val="TableFieldLabel"/>
              </w:rPr>
              <w:t>[ Is static True. Containment is Not Specified. ]</w:t>
            </w:r>
          </w:p>
          <w:p w14:paraId="6790DFA5" w14:textId="77777777" w:rsidR="00562F87" w:rsidRDefault="00562F87">
            <w:pPr>
              <w:pStyle w:val="TableTextNormal"/>
              <w:tabs>
                <w:tab w:val="left" w:pos="720"/>
              </w:tabs>
            </w:pPr>
          </w:p>
        </w:tc>
      </w:tr>
      <w:tr w:rsidR="00562F87" w14:paraId="1D8D744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FBCF2B" w14:textId="77777777" w:rsidR="00562F87" w:rsidRDefault="00562F87">
            <w:pPr>
              <w:pStyle w:val="TableTextNormal"/>
            </w:pPr>
          </w:p>
          <w:p w14:paraId="75476B93" w14:textId="77777777" w:rsidR="00562F87" w:rsidRDefault="00A42A00">
            <w:pPr>
              <w:pStyle w:val="TableTextNormal"/>
            </w:pPr>
            <w:r>
              <w:rPr>
                <w:noProof/>
                <w:sz w:val="0"/>
                <w:szCs w:val="0"/>
              </w:rPr>
              <w:drawing>
                <wp:inline distT="0" distB="0" distL="0" distR="0" wp14:anchorId="058608B1" wp14:editId="02081D6F">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not in use :   Public  = 4</w:t>
            </w:r>
          </w:p>
          <w:p w14:paraId="4FF6E721" w14:textId="77777777" w:rsidR="00562F87" w:rsidRDefault="00562F87">
            <w:pPr>
              <w:pStyle w:val="TableTextNormal"/>
              <w:tabs>
                <w:tab w:val="left" w:pos="540"/>
              </w:tabs>
            </w:pPr>
          </w:p>
          <w:p w14:paraId="4E0DB939" w14:textId="77777777" w:rsidR="00562F87" w:rsidRDefault="00A42A00">
            <w:pPr>
              <w:pStyle w:val="TableTextNormal"/>
            </w:pPr>
            <w:r>
              <w:t>Use has ceased, but the facility still exists intact; disused.</w:t>
            </w:r>
          </w:p>
          <w:p w14:paraId="7F87B08C" w14:textId="77777777" w:rsidR="00562F87" w:rsidRDefault="00A42A00">
            <w:pPr>
              <w:pStyle w:val="TableTextNormal"/>
              <w:tabs>
                <w:tab w:val="left" w:pos="1440"/>
              </w:tabs>
              <w:jc w:val="right"/>
            </w:pPr>
            <w:r>
              <w:rPr>
                <w:rStyle w:val="TableFieldLabel"/>
              </w:rPr>
              <w:t>[ Is static True. Containment is Not Specified. ]</w:t>
            </w:r>
          </w:p>
          <w:p w14:paraId="138CD9D5" w14:textId="77777777" w:rsidR="00562F87" w:rsidRDefault="00562F87">
            <w:pPr>
              <w:pStyle w:val="TableTextNormal"/>
              <w:tabs>
                <w:tab w:val="left" w:pos="720"/>
              </w:tabs>
            </w:pPr>
          </w:p>
        </w:tc>
      </w:tr>
      <w:tr w:rsidR="00562F87" w14:paraId="302950E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6B3A974" w14:textId="77777777" w:rsidR="00562F87" w:rsidRDefault="00562F87">
            <w:pPr>
              <w:pStyle w:val="TableTextNormal"/>
            </w:pPr>
          </w:p>
          <w:p w14:paraId="4578AE2B" w14:textId="77777777" w:rsidR="00562F87" w:rsidRDefault="00A42A00">
            <w:pPr>
              <w:pStyle w:val="TableTextNormal"/>
            </w:pPr>
            <w:r>
              <w:rPr>
                <w:noProof/>
                <w:sz w:val="0"/>
                <w:szCs w:val="0"/>
              </w:rPr>
              <w:drawing>
                <wp:inline distT="0" distB="0" distL="0" distR="0" wp14:anchorId="0C5DE878" wp14:editId="09ABFF78">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periodic/intermittent :   Public  = 5</w:t>
            </w:r>
          </w:p>
          <w:p w14:paraId="41BE7818" w14:textId="77777777" w:rsidR="00562F87" w:rsidRDefault="00562F87">
            <w:pPr>
              <w:pStyle w:val="TableTextNormal"/>
              <w:tabs>
                <w:tab w:val="left" w:pos="540"/>
              </w:tabs>
            </w:pPr>
          </w:p>
          <w:p w14:paraId="43120DB4" w14:textId="77777777" w:rsidR="00562F87" w:rsidRDefault="00A42A00">
            <w:pPr>
              <w:pStyle w:val="TableTextNormal"/>
            </w:pPr>
            <w:r>
              <w:t>Recurring at intervals</w:t>
            </w:r>
          </w:p>
          <w:p w14:paraId="26A49C31" w14:textId="77777777" w:rsidR="00562F87" w:rsidRDefault="00A42A00">
            <w:pPr>
              <w:pStyle w:val="TableTextNormal"/>
              <w:tabs>
                <w:tab w:val="left" w:pos="1440"/>
              </w:tabs>
              <w:jc w:val="right"/>
            </w:pPr>
            <w:r>
              <w:rPr>
                <w:rStyle w:val="TableFieldLabel"/>
              </w:rPr>
              <w:t>[ Is static True. Containment is Not Specified. ]</w:t>
            </w:r>
          </w:p>
          <w:p w14:paraId="1408C990" w14:textId="77777777" w:rsidR="00562F87" w:rsidRDefault="00562F87">
            <w:pPr>
              <w:pStyle w:val="TableTextNormal"/>
              <w:tabs>
                <w:tab w:val="left" w:pos="720"/>
              </w:tabs>
            </w:pPr>
          </w:p>
        </w:tc>
      </w:tr>
      <w:tr w:rsidR="00562F87" w14:paraId="6ED66F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C11CBF1" w14:textId="77777777" w:rsidR="00562F87" w:rsidRDefault="00562F87">
            <w:pPr>
              <w:pStyle w:val="TableTextNormal"/>
            </w:pPr>
          </w:p>
          <w:p w14:paraId="11C9B977" w14:textId="77777777" w:rsidR="00562F87" w:rsidRDefault="00A42A00">
            <w:pPr>
              <w:pStyle w:val="TableTextNormal"/>
            </w:pPr>
            <w:r>
              <w:rPr>
                <w:noProof/>
                <w:sz w:val="0"/>
                <w:szCs w:val="0"/>
              </w:rPr>
              <w:drawing>
                <wp:inline distT="0" distB="0" distL="0" distR="0" wp14:anchorId="267447B9" wp14:editId="55F04413">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reserved :   Public  = 6</w:t>
            </w:r>
          </w:p>
          <w:p w14:paraId="02DCC6B4" w14:textId="77777777" w:rsidR="00562F87" w:rsidRDefault="00562F87">
            <w:pPr>
              <w:pStyle w:val="TableTextNormal"/>
              <w:tabs>
                <w:tab w:val="left" w:pos="540"/>
              </w:tabs>
            </w:pPr>
          </w:p>
          <w:p w14:paraId="6ABF8AE8" w14:textId="77777777" w:rsidR="00562F87" w:rsidRDefault="00A42A00">
            <w:pPr>
              <w:pStyle w:val="TableTextNormal"/>
            </w:pPr>
            <w:r>
              <w:t>Set apart for some specific use</w:t>
            </w:r>
          </w:p>
          <w:p w14:paraId="5140C3DE" w14:textId="77777777" w:rsidR="00562F87" w:rsidRDefault="00A42A00">
            <w:pPr>
              <w:pStyle w:val="TableTextNormal"/>
              <w:tabs>
                <w:tab w:val="left" w:pos="1440"/>
              </w:tabs>
              <w:jc w:val="right"/>
            </w:pPr>
            <w:r>
              <w:rPr>
                <w:rStyle w:val="TableFieldLabel"/>
              </w:rPr>
              <w:t>[ Is static True. Containment is Not Specified. ]</w:t>
            </w:r>
          </w:p>
          <w:p w14:paraId="3CA70779" w14:textId="77777777" w:rsidR="00562F87" w:rsidRDefault="00562F87">
            <w:pPr>
              <w:pStyle w:val="TableTextNormal"/>
              <w:tabs>
                <w:tab w:val="left" w:pos="720"/>
              </w:tabs>
            </w:pPr>
          </w:p>
        </w:tc>
      </w:tr>
      <w:tr w:rsidR="00562F87" w14:paraId="0D1F526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6EDAC7" w14:textId="77777777" w:rsidR="00562F87" w:rsidRDefault="00562F87">
            <w:pPr>
              <w:pStyle w:val="TableTextNormal"/>
            </w:pPr>
          </w:p>
          <w:p w14:paraId="3ECBDFC8" w14:textId="77777777" w:rsidR="00562F87" w:rsidRDefault="00A42A00">
            <w:pPr>
              <w:pStyle w:val="TableTextNormal"/>
            </w:pPr>
            <w:r>
              <w:rPr>
                <w:noProof/>
                <w:sz w:val="0"/>
                <w:szCs w:val="0"/>
              </w:rPr>
              <w:drawing>
                <wp:inline distT="0" distB="0" distL="0" distR="0" wp14:anchorId="7D7064DD" wp14:editId="5BDA7BED">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temporary :   Public  = 7</w:t>
            </w:r>
          </w:p>
          <w:p w14:paraId="2E54CD2E" w14:textId="77777777" w:rsidR="00562F87" w:rsidRDefault="00562F87">
            <w:pPr>
              <w:pStyle w:val="TableTextNormal"/>
              <w:tabs>
                <w:tab w:val="left" w:pos="540"/>
              </w:tabs>
            </w:pPr>
          </w:p>
          <w:p w14:paraId="0650292B" w14:textId="77777777" w:rsidR="00562F87" w:rsidRDefault="00A42A00">
            <w:pPr>
              <w:pStyle w:val="TableTextNormal"/>
            </w:pPr>
            <w:r>
              <w:t>Meant to last only for a time</w:t>
            </w:r>
          </w:p>
          <w:p w14:paraId="4C4806BA" w14:textId="77777777" w:rsidR="00562F87" w:rsidRDefault="00A42A00">
            <w:pPr>
              <w:pStyle w:val="TableTextNormal"/>
              <w:tabs>
                <w:tab w:val="left" w:pos="1440"/>
              </w:tabs>
              <w:jc w:val="right"/>
            </w:pPr>
            <w:r>
              <w:rPr>
                <w:rStyle w:val="TableFieldLabel"/>
              </w:rPr>
              <w:t>[ Is static True. Containment is Not Specified. ]</w:t>
            </w:r>
          </w:p>
          <w:p w14:paraId="0236D894" w14:textId="77777777" w:rsidR="00562F87" w:rsidRDefault="00562F87">
            <w:pPr>
              <w:pStyle w:val="TableTextNormal"/>
              <w:tabs>
                <w:tab w:val="left" w:pos="720"/>
              </w:tabs>
            </w:pPr>
          </w:p>
        </w:tc>
      </w:tr>
      <w:tr w:rsidR="00562F87" w14:paraId="7279276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5A9DCF8" w14:textId="77777777" w:rsidR="00562F87" w:rsidRDefault="00562F87">
            <w:pPr>
              <w:pStyle w:val="TableTextNormal"/>
            </w:pPr>
          </w:p>
          <w:p w14:paraId="608ED77F" w14:textId="77777777" w:rsidR="00562F87" w:rsidRDefault="00A42A00">
            <w:pPr>
              <w:pStyle w:val="TableTextNormal"/>
            </w:pPr>
            <w:r>
              <w:rPr>
                <w:noProof/>
                <w:sz w:val="0"/>
                <w:szCs w:val="0"/>
              </w:rPr>
              <w:drawing>
                <wp:inline distT="0" distB="0" distL="0" distR="0" wp14:anchorId="67D126DC" wp14:editId="5DCCB81C">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private :   Public  = 8</w:t>
            </w:r>
          </w:p>
          <w:p w14:paraId="62EE03AC" w14:textId="77777777" w:rsidR="00562F87" w:rsidRDefault="00562F87">
            <w:pPr>
              <w:pStyle w:val="TableTextNormal"/>
              <w:tabs>
                <w:tab w:val="left" w:pos="540"/>
              </w:tabs>
            </w:pPr>
          </w:p>
          <w:p w14:paraId="600FBCF1" w14:textId="77777777" w:rsidR="00562F87" w:rsidRDefault="00A42A00">
            <w:pPr>
              <w:pStyle w:val="TableTextNormal"/>
            </w:pPr>
            <w:r>
              <w:t>Administered by an individual or corporation, rather than a State or a public body.</w:t>
            </w:r>
          </w:p>
          <w:p w14:paraId="56D05320" w14:textId="77777777" w:rsidR="00562F87" w:rsidRDefault="00A42A00">
            <w:pPr>
              <w:pStyle w:val="TableTextNormal"/>
              <w:tabs>
                <w:tab w:val="left" w:pos="1440"/>
              </w:tabs>
              <w:jc w:val="right"/>
            </w:pPr>
            <w:r>
              <w:rPr>
                <w:rStyle w:val="TableFieldLabel"/>
              </w:rPr>
              <w:t>[ Is static True. Containment is Not Specified. ]</w:t>
            </w:r>
          </w:p>
          <w:p w14:paraId="1111C9D8" w14:textId="77777777" w:rsidR="00562F87" w:rsidRDefault="00562F87">
            <w:pPr>
              <w:pStyle w:val="TableTextNormal"/>
              <w:tabs>
                <w:tab w:val="left" w:pos="720"/>
              </w:tabs>
            </w:pPr>
          </w:p>
        </w:tc>
      </w:tr>
      <w:tr w:rsidR="00562F87" w14:paraId="6938DE2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EA7723" w14:textId="77777777" w:rsidR="00562F87" w:rsidRDefault="00562F87">
            <w:pPr>
              <w:pStyle w:val="TableTextNormal"/>
            </w:pPr>
          </w:p>
          <w:p w14:paraId="39E93AFA" w14:textId="77777777" w:rsidR="00562F87" w:rsidRDefault="00A42A00">
            <w:pPr>
              <w:pStyle w:val="TableTextNormal"/>
            </w:pPr>
            <w:r>
              <w:rPr>
                <w:noProof/>
                <w:sz w:val="0"/>
                <w:szCs w:val="0"/>
              </w:rPr>
              <w:drawing>
                <wp:inline distT="0" distB="0" distL="0" distR="0" wp14:anchorId="11C0037C" wp14:editId="0E526273">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mandatory :   Public  = 9</w:t>
            </w:r>
          </w:p>
          <w:p w14:paraId="43886AAD" w14:textId="77777777" w:rsidR="00562F87" w:rsidRDefault="00562F87">
            <w:pPr>
              <w:pStyle w:val="TableTextNormal"/>
              <w:tabs>
                <w:tab w:val="left" w:pos="540"/>
              </w:tabs>
            </w:pPr>
          </w:p>
          <w:p w14:paraId="6371513A" w14:textId="77777777" w:rsidR="00562F87" w:rsidRDefault="00A42A00">
            <w:pPr>
              <w:pStyle w:val="TableTextNormal"/>
            </w:pPr>
            <w:r>
              <w:t>Compulsory; enforced.</w:t>
            </w:r>
          </w:p>
          <w:p w14:paraId="0D460ADF" w14:textId="77777777" w:rsidR="00562F87" w:rsidRDefault="00A42A00">
            <w:pPr>
              <w:pStyle w:val="TableTextNormal"/>
              <w:tabs>
                <w:tab w:val="left" w:pos="1440"/>
              </w:tabs>
              <w:jc w:val="right"/>
            </w:pPr>
            <w:r>
              <w:rPr>
                <w:rStyle w:val="TableFieldLabel"/>
              </w:rPr>
              <w:t>[ Is static True. Containment is Not Specified. ]</w:t>
            </w:r>
          </w:p>
          <w:p w14:paraId="531BB699" w14:textId="77777777" w:rsidR="00562F87" w:rsidRDefault="00562F87">
            <w:pPr>
              <w:pStyle w:val="TableTextNormal"/>
              <w:tabs>
                <w:tab w:val="left" w:pos="720"/>
              </w:tabs>
            </w:pPr>
          </w:p>
        </w:tc>
      </w:tr>
      <w:tr w:rsidR="00562F87" w:rsidDel="00193D39" w14:paraId="1EC8DDBF" w14:textId="0FCE003D">
        <w:trPr>
          <w:del w:id="376" w:author="Raphael Malyankar" w:date="2019-11-18T19:01: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5AF5E73" w14:textId="2B45D696" w:rsidR="00562F87" w:rsidDel="00193D39" w:rsidRDefault="00562F87">
            <w:pPr>
              <w:pStyle w:val="TableTextNormal"/>
              <w:rPr>
                <w:del w:id="377" w:author="Raphael Malyankar" w:date="2019-11-18T19:01:00Z"/>
              </w:rPr>
            </w:pPr>
          </w:p>
          <w:p w14:paraId="73C74B46" w14:textId="7C3350DC" w:rsidR="00562F87" w:rsidDel="00193D39" w:rsidRDefault="00A42A00">
            <w:pPr>
              <w:pStyle w:val="TableTextNormal"/>
              <w:rPr>
                <w:del w:id="378" w:author="Raphael Malyankar" w:date="2019-11-18T19:01:00Z"/>
              </w:rPr>
            </w:pPr>
            <w:del w:id="379" w:author="Raphael Malyankar" w:date="2019-11-18T19:01:00Z">
              <w:r w:rsidDel="00193D39">
                <w:rPr>
                  <w:noProof/>
                  <w:sz w:val="0"/>
                  <w:szCs w:val="0"/>
                </w:rPr>
                <w:drawing>
                  <wp:inline distT="0" distB="0" distL="0" distR="0" wp14:anchorId="09978450" wp14:editId="14BB9CD3">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extinguished :   Public  = 11</w:delText>
              </w:r>
            </w:del>
          </w:p>
          <w:p w14:paraId="3F9FB30B" w14:textId="57B20281" w:rsidR="00562F87" w:rsidDel="00193D39" w:rsidRDefault="00562F87">
            <w:pPr>
              <w:pStyle w:val="TableTextNormal"/>
              <w:tabs>
                <w:tab w:val="left" w:pos="540"/>
              </w:tabs>
              <w:rPr>
                <w:del w:id="380" w:author="Raphael Malyankar" w:date="2019-11-18T19:01:00Z"/>
              </w:rPr>
            </w:pPr>
          </w:p>
          <w:p w14:paraId="6CA47526" w14:textId="01DB8834" w:rsidR="00562F87" w:rsidDel="00193D39" w:rsidRDefault="00A42A00">
            <w:pPr>
              <w:pStyle w:val="TableTextNormal"/>
              <w:rPr>
                <w:del w:id="381" w:author="Raphael Malyankar" w:date="2019-11-18T19:01:00Z"/>
              </w:rPr>
            </w:pPr>
            <w:del w:id="382" w:author="Raphael Malyankar" w:date="2019-11-18T19:01:00Z">
              <w:r w:rsidDel="00193D39">
                <w:delText>No longer lit</w:delText>
              </w:r>
            </w:del>
          </w:p>
          <w:p w14:paraId="7C2F2FEE" w14:textId="7CD2B826" w:rsidR="00562F87" w:rsidDel="00193D39" w:rsidRDefault="00A42A00">
            <w:pPr>
              <w:pStyle w:val="TableTextNormal"/>
              <w:tabs>
                <w:tab w:val="left" w:pos="1440"/>
              </w:tabs>
              <w:jc w:val="right"/>
              <w:rPr>
                <w:del w:id="383" w:author="Raphael Malyankar" w:date="2019-11-18T19:01:00Z"/>
              </w:rPr>
            </w:pPr>
            <w:del w:id="384" w:author="Raphael Malyankar" w:date="2019-11-18T19:01:00Z">
              <w:r w:rsidDel="00193D39">
                <w:rPr>
                  <w:rStyle w:val="TableFieldLabel"/>
                </w:rPr>
                <w:delText>[ Is static True. Containment is Not Specified. ]</w:delText>
              </w:r>
            </w:del>
          </w:p>
          <w:p w14:paraId="394ECADA" w14:textId="3AEF77A6" w:rsidR="00562F87" w:rsidDel="00193D39" w:rsidRDefault="00562F87">
            <w:pPr>
              <w:pStyle w:val="TableTextNormal"/>
              <w:tabs>
                <w:tab w:val="left" w:pos="720"/>
              </w:tabs>
              <w:rPr>
                <w:del w:id="385" w:author="Raphael Malyankar" w:date="2019-11-18T19:01:00Z"/>
              </w:rPr>
            </w:pPr>
          </w:p>
        </w:tc>
      </w:tr>
      <w:tr w:rsidR="00562F87" w14:paraId="799F25A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AEFA5FB" w14:textId="77777777" w:rsidR="00562F87" w:rsidRDefault="00562F87">
            <w:pPr>
              <w:pStyle w:val="TableTextNormal"/>
            </w:pPr>
          </w:p>
          <w:p w14:paraId="76BF4D7F" w14:textId="77777777" w:rsidR="00562F87" w:rsidRDefault="00A42A00">
            <w:pPr>
              <w:pStyle w:val="TableTextNormal"/>
            </w:pPr>
            <w:r>
              <w:rPr>
                <w:noProof/>
                <w:sz w:val="0"/>
                <w:szCs w:val="0"/>
              </w:rPr>
              <w:drawing>
                <wp:inline distT="0" distB="0" distL="0" distR="0" wp14:anchorId="7C7C011F" wp14:editId="3C44047D">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illuminated :   Public  = 12</w:t>
            </w:r>
          </w:p>
          <w:p w14:paraId="240CEDA3" w14:textId="77777777" w:rsidR="00562F87" w:rsidRDefault="00562F87">
            <w:pPr>
              <w:pStyle w:val="TableTextNormal"/>
              <w:tabs>
                <w:tab w:val="left" w:pos="540"/>
              </w:tabs>
            </w:pPr>
          </w:p>
          <w:p w14:paraId="1F053A4B" w14:textId="77777777" w:rsidR="00562F87" w:rsidRDefault="00A42A00">
            <w:pPr>
              <w:pStyle w:val="TableTextNormal"/>
            </w:pPr>
            <w:r>
              <w:t>Lit by floodlights, strip lights, etc.</w:t>
            </w:r>
          </w:p>
          <w:p w14:paraId="269A0BF1" w14:textId="77777777" w:rsidR="00562F87" w:rsidRDefault="00A42A00">
            <w:pPr>
              <w:pStyle w:val="TableTextNormal"/>
              <w:tabs>
                <w:tab w:val="left" w:pos="1440"/>
              </w:tabs>
              <w:jc w:val="right"/>
            </w:pPr>
            <w:r>
              <w:rPr>
                <w:rStyle w:val="TableFieldLabel"/>
              </w:rPr>
              <w:t>[ Is static True. Containment is Not Specified. ]</w:t>
            </w:r>
          </w:p>
          <w:p w14:paraId="7EC8D4F8" w14:textId="77777777" w:rsidR="00562F87" w:rsidRDefault="00562F87">
            <w:pPr>
              <w:pStyle w:val="TableTextNormal"/>
              <w:tabs>
                <w:tab w:val="left" w:pos="720"/>
              </w:tabs>
            </w:pPr>
          </w:p>
        </w:tc>
      </w:tr>
      <w:tr w:rsidR="00562F87" w:rsidDel="00193D39" w14:paraId="55A40264" w14:textId="7D6C18E8">
        <w:trPr>
          <w:del w:id="386" w:author="Raphael Malyankar" w:date="2019-11-18T19:01:00Z"/>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9755A27" w14:textId="7B5584C4" w:rsidR="00562F87" w:rsidDel="00193D39" w:rsidRDefault="00562F87">
            <w:pPr>
              <w:pStyle w:val="TableTextNormal"/>
              <w:rPr>
                <w:del w:id="387" w:author="Raphael Malyankar" w:date="2019-11-18T19:01:00Z"/>
              </w:rPr>
            </w:pPr>
          </w:p>
          <w:p w14:paraId="56107131" w14:textId="6FCA077E" w:rsidR="00562F87" w:rsidDel="00193D39" w:rsidRDefault="00A42A00">
            <w:pPr>
              <w:pStyle w:val="TableTextNormal"/>
              <w:rPr>
                <w:del w:id="388" w:author="Raphael Malyankar" w:date="2019-11-18T19:01:00Z"/>
              </w:rPr>
            </w:pPr>
            <w:del w:id="389" w:author="Raphael Malyankar" w:date="2019-11-18T19:01:00Z">
              <w:r w:rsidDel="00193D39">
                <w:rPr>
                  <w:noProof/>
                  <w:sz w:val="0"/>
                  <w:szCs w:val="0"/>
                </w:rPr>
                <w:drawing>
                  <wp:inline distT="0" distB="0" distL="0" distR="0" wp14:anchorId="186CFD90" wp14:editId="28484219">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rsidDel="00193D39">
                <w:delText xml:space="preserve">  historic :   Public  = 13</w:delText>
              </w:r>
            </w:del>
          </w:p>
          <w:p w14:paraId="4FD35BA3" w14:textId="348E7179" w:rsidR="00562F87" w:rsidDel="00193D39" w:rsidRDefault="00562F87">
            <w:pPr>
              <w:pStyle w:val="TableTextNormal"/>
              <w:tabs>
                <w:tab w:val="left" w:pos="540"/>
              </w:tabs>
              <w:rPr>
                <w:del w:id="390" w:author="Raphael Malyankar" w:date="2019-11-18T19:01:00Z"/>
              </w:rPr>
            </w:pPr>
          </w:p>
          <w:p w14:paraId="7A6F5933" w14:textId="49266079" w:rsidR="00562F87" w:rsidDel="00193D39" w:rsidRDefault="00A42A00">
            <w:pPr>
              <w:pStyle w:val="TableTextNormal"/>
              <w:rPr>
                <w:del w:id="391" w:author="Raphael Malyankar" w:date="2019-11-18T19:01:00Z"/>
              </w:rPr>
            </w:pPr>
            <w:del w:id="392" w:author="Raphael Malyankar" w:date="2019-11-18T19:01:00Z">
              <w:r w:rsidDel="00193D39">
                <w:delText>Famous in history; of historical interest</w:delText>
              </w:r>
            </w:del>
          </w:p>
          <w:p w14:paraId="1CBDE354" w14:textId="73B2A724" w:rsidR="00562F87" w:rsidDel="00193D39" w:rsidRDefault="00A42A00">
            <w:pPr>
              <w:pStyle w:val="TableTextNormal"/>
              <w:tabs>
                <w:tab w:val="left" w:pos="1440"/>
              </w:tabs>
              <w:jc w:val="right"/>
              <w:rPr>
                <w:del w:id="393" w:author="Raphael Malyankar" w:date="2019-11-18T19:01:00Z"/>
              </w:rPr>
            </w:pPr>
            <w:del w:id="394" w:author="Raphael Malyankar" w:date="2019-11-18T19:01:00Z">
              <w:r w:rsidDel="00193D39">
                <w:rPr>
                  <w:rStyle w:val="TableFieldLabel"/>
                </w:rPr>
                <w:delText>[ Is static True. Containment is Not Specified. ]</w:delText>
              </w:r>
            </w:del>
          </w:p>
          <w:p w14:paraId="3BC6D346" w14:textId="27C2F635" w:rsidR="00562F87" w:rsidDel="00193D39" w:rsidRDefault="00562F87">
            <w:pPr>
              <w:pStyle w:val="TableTextNormal"/>
              <w:tabs>
                <w:tab w:val="left" w:pos="720"/>
              </w:tabs>
              <w:rPr>
                <w:del w:id="395" w:author="Raphael Malyankar" w:date="2019-11-18T19:01:00Z"/>
              </w:rPr>
            </w:pPr>
          </w:p>
        </w:tc>
      </w:tr>
      <w:tr w:rsidR="00562F87" w14:paraId="4BB97AD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FFC87A1" w14:textId="77777777" w:rsidR="00562F87" w:rsidRDefault="00562F87">
            <w:pPr>
              <w:pStyle w:val="TableTextNormal"/>
            </w:pPr>
          </w:p>
          <w:p w14:paraId="65EBE209" w14:textId="77777777" w:rsidR="00562F87" w:rsidRDefault="00A42A00">
            <w:pPr>
              <w:pStyle w:val="TableTextNormal"/>
            </w:pPr>
            <w:r>
              <w:rPr>
                <w:noProof/>
                <w:sz w:val="0"/>
                <w:szCs w:val="0"/>
              </w:rPr>
              <w:drawing>
                <wp:inline distT="0" distB="0" distL="0" distR="0" wp14:anchorId="771C892D" wp14:editId="1CC78A39">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public :   Public  = 14</w:t>
            </w:r>
          </w:p>
          <w:p w14:paraId="254B561A" w14:textId="77777777" w:rsidR="00562F87" w:rsidRDefault="00562F87">
            <w:pPr>
              <w:pStyle w:val="TableTextNormal"/>
              <w:tabs>
                <w:tab w:val="left" w:pos="540"/>
              </w:tabs>
            </w:pPr>
          </w:p>
          <w:p w14:paraId="5632ED53" w14:textId="77777777" w:rsidR="00562F87" w:rsidRDefault="00A42A00">
            <w:pPr>
              <w:pStyle w:val="TableTextNormal"/>
            </w:pPr>
            <w:r>
              <w:t>Belonging to, available to, used or shared by, the community as a whole and not restricted to private use.</w:t>
            </w:r>
          </w:p>
          <w:p w14:paraId="7AC766BC" w14:textId="77777777" w:rsidR="00562F87" w:rsidRDefault="00A42A00">
            <w:pPr>
              <w:pStyle w:val="TableTextNormal"/>
              <w:tabs>
                <w:tab w:val="left" w:pos="1440"/>
              </w:tabs>
              <w:jc w:val="right"/>
            </w:pPr>
            <w:r>
              <w:rPr>
                <w:rStyle w:val="TableFieldLabel"/>
              </w:rPr>
              <w:t>[ Is static True. Containment is Not Specified. ]</w:t>
            </w:r>
          </w:p>
          <w:p w14:paraId="4EBD357A" w14:textId="77777777" w:rsidR="00562F87" w:rsidRDefault="00562F87">
            <w:pPr>
              <w:pStyle w:val="TableTextNormal"/>
              <w:tabs>
                <w:tab w:val="left" w:pos="720"/>
              </w:tabs>
            </w:pPr>
          </w:p>
        </w:tc>
      </w:tr>
      <w:tr w:rsidR="00562F87" w14:paraId="12986A7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AA44B4" w14:textId="77777777" w:rsidR="00562F87" w:rsidRDefault="00562F87">
            <w:pPr>
              <w:pStyle w:val="TableTextNormal"/>
            </w:pPr>
          </w:p>
          <w:p w14:paraId="101A6285" w14:textId="77777777" w:rsidR="00562F87" w:rsidRDefault="00A42A00">
            <w:pPr>
              <w:pStyle w:val="TableTextNormal"/>
            </w:pPr>
            <w:r>
              <w:rPr>
                <w:noProof/>
                <w:sz w:val="0"/>
                <w:szCs w:val="0"/>
              </w:rPr>
              <w:drawing>
                <wp:inline distT="0" distB="0" distL="0" distR="0" wp14:anchorId="2E0E5E63" wp14:editId="7847BFD9">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synchronised</w:t>
            </w:r>
            <w:proofErr w:type="spellEnd"/>
            <w:r>
              <w:t xml:space="preserve"> :   Public  = 15</w:t>
            </w:r>
          </w:p>
          <w:p w14:paraId="5F423379" w14:textId="77777777" w:rsidR="00562F87" w:rsidRDefault="00562F87">
            <w:pPr>
              <w:pStyle w:val="TableTextNormal"/>
              <w:tabs>
                <w:tab w:val="left" w:pos="540"/>
              </w:tabs>
            </w:pPr>
          </w:p>
          <w:p w14:paraId="09BD9AC7" w14:textId="77777777" w:rsidR="00562F87" w:rsidRDefault="00A42A00">
            <w:pPr>
              <w:pStyle w:val="TableTextNormal"/>
            </w:pPr>
            <w:r>
              <w:t>Occur at a time, coincide in point of time, be contemporary or simultaneous</w:t>
            </w:r>
          </w:p>
          <w:p w14:paraId="49E77466" w14:textId="77777777" w:rsidR="00562F87" w:rsidRDefault="00A42A00">
            <w:pPr>
              <w:pStyle w:val="TableTextNormal"/>
              <w:tabs>
                <w:tab w:val="left" w:pos="1440"/>
              </w:tabs>
              <w:jc w:val="right"/>
            </w:pPr>
            <w:r>
              <w:rPr>
                <w:rStyle w:val="TableFieldLabel"/>
              </w:rPr>
              <w:t>[ Is static True. Containment is Not Specified. ]</w:t>
            </w:r>
          </w:p>
          <w:p w14:paraId="4F69380F" w14:textId="77777777" w:rsidR="00562F87" w:rsidRDefault="00562F87">
            <w:pPr>
              <w:pStyle w:val="TableTextNormal"/>
              <w:tabs>
                <w:tab w:val="left" w:pos="720"/>
              </w:tabs>
            </w:pPr>
          </w:p>
        </w:tc>
      </w:tr>
      <w:tr w:rsidR="00562F87" w14:paraId="25A3592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396152" w14:textId="77777777" w:rsidR="00562F87" w:rsidRDefault="00562F87">
            <w:pPr>
              <w:pStyle w:val="TableTextNormal"/>
            </w:pPr>
          </w:p>
          <w:p w14:paraId="40577DED" w14:textId="77777777" w:rsidR="00562F87" w:rsidRDefault="00A42A00">
            <w:pPr>
              <w:pStyle w:val="TableTextNormal"/>
            </w:pPr>
            <w:r>
              <w:rPr>
                <w:noProof/>
                <w:sz w:val="0"/>
                <w:szCs w:val="0"/>
              </w:rPr>
              <w:drawing>
                <wp:inline distT="0" distB="0" distL="0" distR="0" wp14:anchorId="7397D766" wp14:editId="232F4FBB">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watched :   Public  = 16</w:t>
            </w:r>
          </w:p>
          <w:p w14:paraId="7786BFBE" w14:textId="77777777" w:rsidR="00562F87" w:rsidRDefault="00562F87">
            <w:pPr>
              <w:pStyle w:val="TableTextNormal"/>
              <w:tabs>
                <w:tab w:val="left" w:pos="540"/>
              </w:tabs>
            </w:pPr>
          </w:p>
          <w:p w14:paraId="0776C347" w14:textId="77777777" w:rsidR="00562F87" w:rsidRDefault="00A42A00">
            <w:pPr>
              <w:pStyle w:val="TableTextNormal"/>
            </w:pPr>
            <w:r>
              <w:t>Looked at or observed over a period of time especially so as to be aware of any movement or change.</w:t>
            </w:r>
          </w:p>
          <w:p w14:paraId="722E39F4" w14:textId="77777777" w:rsidR="00562F87" w:rsidRDefault="00A42A00">
            <w:pPr>
              <w:pStyle w:val="TableTextNormal"/>
              <w:tabs>
                <w:tab w:val="left" w:pos="1440"/>
              </w:tabs>
              <w:jc w:val="right"/>
            </w:pPr>
            <w:r>
              <w:rPr>
                <w:rStyle w:val="TableFieldLabel"/>
              </w:rPr>
              <w:t>[ Is static True. Containment is Not Specified. ]</w:t>
            </w:r>
          </w:p>
          <w:p w14:paraId="72724A90" w14:textId="77777777" w:rsidR="00562F87" w:rsidRDefault="00562F87">
            <w:pPr>
              <w:pStyle w:val="TableTextNormal"/>
              <w:tabs>
                <w:tab w:val="left" w:pos="720"/>
              </w:tabs>
            </w:pPr>
          </w:p>
        </w:tc>
      </w:tr>
      <w:tr w:rsidR="00562F87" w14:paraId="5302787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69FAA66" w14:textId="77777777" w:rsidR="00562F87" w:rsidRDefault="00562F87">
            <w:pPr>
              <w:pStyle w:val="TableTextNormal"/>
            </w:pPr>
          </w:p>
          <w:p w14:paraId="3658C93F" w14:textId="77777777" w:rsidR="00562F87" w:rsidRDefault="00A42A00">
            <w:pPr>
              <w:pStyle w:val="TableTextNormal"/>
            </w:pPr>
            <w:r>
              <w:rPr>
                <w:noProof/>
                <w:sz w:val="0"/>
                <w:szCs w:val="0"/>
              </w:rPr>
              <w:drawing>
                <wp:inline distT="0" distB="0" distL="0" distR="0" wp14:anchorId="69126D28" wp14:editId="02F28887">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un-watched :   Public  = 17</w:t>
            </w:r>
          </w:p>
          <w:p w14:paraId="072D4697" w14:textId="77777777" w:rsidR="00562F87" w:rsidRDefault="00562F87">
            <w:pPr>
              <w:pStyle w:val="TableTextNormal"/>
              <w:tabs>
                <w:tab w:val="left" w:pos="540"/>
              </w:tabs>
            </w:pPr>
          </w:p>
          <w:p w14:paraId="6EF9B404" w14:textId="77777777" w:rsidR="00562F87" w:rsidRDefault="00A42A00">
            <w:pPr>
              <w:pStyle w:val="TableTextNormal"/>
            </w:pPr>
            <w:r>
              <w:t>Usually automatic in operation, without any permanently-stationed personnel to superintend it.</w:t>
            </w:r>
          </w:p>
          <w:p w14:paraId="7C7C0140" w14:textId="77777777" w:rsidR="00562F87" w:rsidRDefault="00A42A00">
            <w:pPr>
              <w:pStyle w:val="TableTextNormal"/>
              <w:tabs>
                <w:tab w:val="left" w:pos="1440"/>
              </w:tabs>
              <w:jc w:val="right"/>
            </w:pPr>
            <w:r>
              <w:rPr>
                <w:rStyle w:val="TableFieldLabel"/>
              </w:rPr>
              <w:t>[ Is static True. Containment is Not Specified. ]</w:t>
            </w:r>
          </w:p>
          <w:p w14:paraId="3C48E192" w14:textId="77777777" w:rsidR="00562F87" w:rsidRDefault="00562F87">
            <w:pPr>
              <w:pStyle w:val="TableTextNormal"/>
              <w:tabs>
                <w:tab w:val="left" w:pos="720"/>
              </w:tabs>
            </w:pPr>
          </w:p>
        </w:tc>
      </w:tr>
      <w:tr w:rsidR="00562F87" w14:paraId="3E1FD94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D4C361" w14:textId="77777777" w:rsidR="00562F87" w:rsidRDefault="00562F87">
            <w:pPr>
              <w:pStyle w:val="TableTextNormal"/>
            </w:pPr>
          </w:p>
          <w:p w14:paraId="1D5818A9" w14:textId="77777777" w:rsidR="00562F87" w:rsidRDefault="00A42A00">
            <w:pPr>
              <w:pStyle w:val="TableTextNormal"/>
            </w:pPr>
            <w:r>
              <w:rPr>
                <w:noProof/>
                <w:sz w:val="0"/>
                <w:szCs w:val="0"/>
              </w:rPr>
              <w:drawing>
                <wp:inline distT="0" distB="0" distL="0" distR="0" wp14:anchorId="2D6C5339" wp14:editId="2FC183AF">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existence doubtful :   Public  = 18</w:t>
            </w:r>
          </w:p>
          <w:p w14:paraId="57B6DC9E" w14:textId="77777777" w:rsidR="00562F87" w:rsidRDefault="00562F87">
            <w:pPr>
              <w:pStyle w:val="TableTextNormal"/>
              <w:tabs>
                <w:tab w:val="left" w:pos="540"/>
              </w:tabs>
            </w:pPr>
          </w:p>
          <w:p w14:paraId="1D3A6F58" w14:textId="77777777" w:rsidR="00562F87" w:rsidRDefault="00A42A00">
            <w:pPr>
              <w:pStyle w:val="TableTextNormal"/>
            </w:pPr>
            <w:r>
              <w:t>A feature that has been reported but has not been definitely determined to exist.</w:t>
            </w:r>
          </w:p>
          <w:p w14:paraId="65CE438E" w14:textId="77777777" w:rsidR="00562F87" w:rsidRDefault="00A42A00">
            <w:pPr>
              <w:pStyle w:val="TableTextNormal"/>
              <w:tabs>
                <w:tab w:val="left" w:pos="1440"/>
              </w:tabs>
              <w:jc w:val="right"/>
            </w:pPr>
            <w:r>
              <w:rPr>
                <w:rStyle w:val="TableFieldLabel"/>
              </w:rPr>
              <w:t>[ Is static True. Containment is Not Specified. ]</w:t>
            </w:r>
          </w:p>
          <w:p w14:paraId="35028E74" w14:textId="77777777" w:rsidR="00562F87" w:rsidRDefault="00562F87">
            <w:pPr>
              <w:pStyle w:val="TableTextNormal"/>
              <w:tabs>
                <w:tab w:val="left" w:pos="720"/>
              </w:tabs>
            </w:pPr>
          </w:p>
        </w:tc>
      </w:tr>
      <w:tr w:rsidR="00562F87" w14:paraId="575EFB8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6DE2F4F" w14:textId="77777777" w:rsidR="00562F87" w:rsidRDefault="00562F87">
            <w:pPr>
              <w:pStyle w:val="TableTextNormal"/>
            </w:pPr>
          </w:p>
          <w:p w14:paraId="74C9D957" w14:textId="77777777" w:rsidR="00562F87" w:rsidRDefault="00A42A00">
            <w:pPr>
              <w:pStyle w:val="TableTextNormal"/>
            </w:pPr>
            <w:r>
              <w:rPr>
                <w:noProof/>
                <w:sz w:val="0"/>
                <w:szCs w:val="0"/>
              </w:rPr>
              <w:drawing>
                <wp:inline distT="0" distB="0" distL="0" distR="0" wp14:anchorId="2DE5901D" wp14:editId="5AD68392">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buoyed :   Public  = 28</w:t>
            </w:r>
          </w:p>
          <w:p w14:paraId="7EA3D12B" w14:textId="77777777" w:rsidR="00562F87" w:rsidRDefault="00562F87">
            <w:pPr>
              <w:pStyle w:val="TableTextNormal"/>
              <w:tabs>
                <w:tab w:val="left" w:pos="540"/>
              </w:tabs>
            </w:pPr>
          </w:p>
          <w:p w14:paraId="6D9C547B" w14:textId="77777777" w:rsidR="00562F87" w:rsidRDefault="00A42A00">
            <w:pPr>
              <w:pStyle w:val="TableTextNormal"/>
            </w:pPr>
            <w:r>
              <w:t>Marked by buoys</w:t>
            </w:r>
          </w:p>
          <w:p w14:paraId="2161E840" w14:textId="77777777" w:rsidR="00562F87" w:rsidRDefault="00A42A00">
            <w:pPr>
              <w:pStyle w:val="TableTextNormal"/>
              <w:tabs>
                <w:tab w:val="left" w:pos="1440"/>
              </w:tabs>
              <w:jc w:val="right"/>
            </w:pPr>
            <w:r>
              <w:rPr>
                <w:rStyle w:val="TableFieldLabel"/>
              </w:rPr>
              <w:t>[ Is static True. Containment is Not Specified. ]</w:t>
            </w:r>
          </w:p>
          <w:p w14:paraId="44179293" w14:textId="77777777" w:rsidR="00562F87" w:rsidRDefault="00562F87">
            <w:pPr>
              <w:pStyle w:val="TableTextNormal"/>
              <w:tabs>
                <w:tab w:val="left" w:pos="720"/>
              </w:tabs>
            </w:pPr>
          </w:p>
        </w:tc>
      </w:tr>
    </w:tbl>
    <w:p w14:paraId="71E33F21" w14:textId="77777777" w:rsidR="00562F87" w:rsidRDefault="00562F87">
      <w:pPr>
        <w:pStyle w:val="Notes"/>
      </w:pPr>
    </w:p>
    <w:p w14:paraId="35F9C8D4" w14:textId="77777777" w:rsidR="00562F87" w:rsidRDefault="00A42A00">
      <w:pPr>
        <w:pStyle w:val="Notes"/>
      </w:pPr>
      <w:r>
        <w:t xml:space="preserve">  </w:t>
      </w:r>
      <w:bookmarkEnd w:id="374"/>
    </w:p>
    <w:p w14:paraId="4A9A3FF6" w14:textId="77777777" w:rsidR="00562F87" w:rsidRDefault="00562F87">
      <w:pPr>
        <w:pStyle w:val="Notes"/>
      </w:pPr>
    </w:p>
    <w:p w14:paraId="1A949D22" w14:textId="77777777" w:rsidR="00562F87" w:rsidRDefault="00A42A00">
      <w:pPr>
        <w:pStyle w:val="Heading3"/>
      </w:pPr>
      <w:bookmarkStart w:id="396" w:name="BKM_A55ADABB_3300_4169_9939_4ACC35DA0A56"/>
      <w:bookmarkStart w:id="397" w:name="_Toc25000233"/>
      <w:proofErr w:type="spellStart"/>
      <w:r>
        <w:t>trafficFlow</w:t>
      </w:r>
      <w:bookmarkEnd w:id="397"/>
      <w:proofErr w:type="spellEnd"/>
    </w:p>
    <w:p w14:paraId="525CCFE2" w14:textId="77777777" w:rsidR="00562F87" w:rsidRDefault="00A42A00">
      <w:pPr>
        <w:pStyle w:val="Notes"/>
      </w:pPr>
      <w:r>
        <w:rPr>
          <w:rStyle w:val="Italics"/>
        </w:rPr>
        <w:t>Enumeration in package 'S-127 Domain Model'</w:t>
      </w:r>
    </w:p>
    <w:p w14:paraId="4D9FE339" w14:textId="77777777" w:rsidR="00562F87" w:rsidRDefault="00562F87">
      <w:pPr>
        <w:pStyle w:val="Notes"/>
        <w:tabs>
          <w:tab w:val="left" w:pos="720"/>
        </w:tabs>
      </w:pPr>
    </w:p>
    <w:p w14:paraId="09DCDE8C" w14:textId="77777777" w:rsidR="00562F87" w:rsidRDefault="00A42A00">
      <w:pPr>
        <w:pStyle w:val="Notes"/>
      </w:pPr>
      <w:r>
        <w:t>General direction of traffic.</w:t>
      </w:r>
    </w:p>
    <w:p w14:paraId="7952565B" w14:textId="77777777" w:rsidR="00562F87" w:rsidRDefault="00562F87">
      <w:pPr>
        <w:pStyle w:val="Notes"/>
      </w:pPr>
    </w:p>
    <w:p w14:paraId="66C7D56C" w14:textId="77777777" w:rsidR="00562F87" w:rsidRDefault="00A42A00">
      <w:pPr>
        <w:pStyle w:val="Properties"/>
      </w:pPr>
      <w:proofErr w:type="spellStart"/>
      <w:r>
        <w:t>trafficFlow</w:t>
      </w:r>
      <w:proofErr w:type="spellEnd"/>
      <w:r>
        <w:t xml:space="preserve"> </w:t>
      </w:r>
    </w:p>
    <w:p w14:paraId="1B536D86" w14:textId="77777777" w:rsidR="00562F87" w:rsidRDefault="00A42A00">
      <w:pPr>
        <w:pStyle w:val="Properties"/>
      </w:pPr>
      <w:r>
        <w:t>Version 1.0  Phase 1.0  Proposed</w:t>
      </w:r>
    </w:p>
    <w:p w14:paraId="6A9D669F" w14:textId="77777777" w:rsidR="00562F87" w:rsidRDefault="00A42A00">
      <w:pPr>
        <w:pStyle w:val="Properties"/>
      </w:pPr>
      <w:proofErr w:type="spellStart"/>
      <w:r>
        <w:t>raphaelm</w:t>
      </w:r>
      <w:proofErr w:type="spellEnd"/>
      <w:r>
        <w:t xml:space="preserve"> created on 09-Jan-2018.  Last modified 20-Aug-2018</w:t>
      </w:r>
    </w:p>
    <w:p w14:paraId="3376E3C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3E2402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730C8F4C" w14:textId="77777777" w:rsidR="00562F87" w:rsidRDefault="00A42A00">
            <w:pPr>
              <w:pStyle w:val="TableHeadingLight"/>
            </w:pPr>
            <w:r>
              <w:t>ATTRIBUTES</w:t>
            </w:r>
          </w:p>
        </w:tc>
      </w:tr>
      <w:tr w:rsidR="00562F87" w14:paraId="6E2E8E0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9C5225D" w14:textId="77777777" w:rsidR="00562F87" w:rsidRDefault="00562F87">
            <w:pPr>
              <w:pStyle w:val="TableTextNormal"/>
            </w:pPr>
          </w:p>
          <w:p w14:paraId="7AC43B13" w14:textId="77777777" w:rsidR="00562F87" w:rsidRDefault="00A42A00">
            <w:pPr>
              <w:pStyle w:val="TableTextNormal"/>
            </w:pPr>
            <w:r>
              <w:rPr>
                <w:noProof/>
                <w:sz w:val="0"/>
                <w:szCs w:val="0"/>
              </w:rPr>
              <w:drawing>
                <wp:inline distT="0" distB="0" distL="0" distR="0" wp14:anchorId="72826C7A" wp14:editId="10886881">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inbound :   Public  = 1</w:t>
            </w:r>
          </w:p>
          <w:p w14:paraId="551B3A51" w14:textId="77777777" w:rsidR="00562F87" w:rsidRDefault="00562F87">
            <w:pPr>
              <w:pStyle w:val="TableTextNormal"/>
              <w:tabs>
                <w:tab w:val="left" w:pos="540"/>
              </w:tabs>
            </w:pPr>
          </w:p>
          <w:p w14:paraId="10991D5B" w14:textId="77777777" w:rsidR="00562F87" w:rsidRDefault="00A42A00">
            <w:pPr>
              <w:pStyle w:val="TableTextNormal"/>
            </w:pPr>
            <w:r>
              <w:t>IHO Definition: Traffic flow in a general direction toward a port or similar destination.</w:t>
            </w:r>
          </w:p>
          <w:p w14:paraId="5D07DD0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11B880B6" w14:textId="77777777" w:rsidR="00562F87" w:rsidRDefault="00562F87">
            <w:pPr>
              <w:pStyle w:val="TableTextNormal"/>
              <w:tabs>
                <w:tab w:val="left" w:pos="720"/>
              </w:tabs>
            </w:pPr>
          </w:p>
        </w:tc>
      </w:tr>
      <w:tr w:rsidR="00562F87" w14:paraId="39FC5A4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0C4A97" w14:textId="77777777" w:rsidR="00562F87" w:rsidRDefault="00562F87">
            <w:pPr>
              <w:pStyle w:val="TableTextNormal"/>
            </w:pPr>
          </w:p>
          <w:p w14:paraId="71962971" w14:textId="77777777" w:rsidR="00562F87" w:rsidRDefault="00A42A00">
            <w:pPr>
              <w:pStyle w:val="TableTextNormal"/>
            </w:pPr>
            <w:r>
              <w:rPr>
                <w:noProof/>
                <w:sz w:val="0"/>
                <w:szCs w:val="0"/>
              </w:rPr>
              <w:drawing>
                <wp:inline distT="0" distB="0" distL="0" distR="0" wp14:anchorId="5C1DCACB" wp14:editId="7DF9B4D8">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outbound :   Public  = 2</w:t>
            </w:r>
          </w:p>
          <w:p w14:paraId="28C0C2CC" w14:textId="77777777" w:rsidR="00562F87" w:rsidRDefault="00562F87">
            <w:pPr>
              <w:pStyle w:val="TableTextNormal"/>
              <w:tabs>
                <w:tab w:val="left" w:pos="540"/>
              </w:tabs>
            </w:pPr>
          </w:p>
          <w:p w14:paraId="05FDD192" w14:textId="77777777" w:rsidR="00562F87" w:rsidRDefault="00A42A00">
            <w:pPr>
              <w:pStyle w:val="TableTextNormal"/>
            </w:pPr>
            <w:r>
              <w:t>Traffic flow in a general direction away from a port or similar point of origin.</w:t>
            </w:r>
          </w:p>
          <w:p w14:paraId="755D901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16EFD69" w14:textId="77777777" w:rsidR="00562F87" w:rsidRDefault="00562F87">
            <w:pPr>
              <w:pStyle w:val="TableTextNormal"/>
              <w:tabs>
                <w:tab w:val="left" w:pos="720"/>
              </w:tabs>
            </w:pPr>
          </w:p>
        </w:tc>
      </w:tr>
      <w:tr w:rsidR="00562F87" w14:paraId="34D55FC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11FDA97" w14:textId="77777777" w:rsidR="00562F87" w:rsidRDefault="00562F87">
            <w:pPr>
              <w:pStyle w:val="TableTextNormal"/>
            </w:pPr>
          </w:p>
          <w:p w14:paraId="5E119E4F" w14:textId="77777777" w:rsidR="00562F87" w:rsidRDefault="00A42A00">
            <w:pPr>
              <w:pStyle w:val="TableTextNormal"/>
            </w:pPr>
            <w:r>
              <w:rPr>
                <w:noProof/>
                <w:sz w:val="0"/>
                <w:szCs w:val="0"/>
              </w:rPr>
              <w:drawing>
                <wp:inline distT="0" distB="0" distL="0" distR="0" wp14:anchorId="6F9BC045" wp14:editId="452C165F">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one-way :   Public  = 3</w:t>
            </w:r>
          </w:p>
          <w:p w14:paraId="64F3132A" w14:textId="77777777" w:rsidR="00562F87" w:rsidRDefault="00562F87">
            <w:pPr>
              <w:pStyle w:val="TableTextNormal"/>
              <w:tabs>
                <w:tab w:val="left" w:pos="540"/>
              </w:tabs>
            </w:pPr>
          </w:p>
          <w:p w14:paraId="5C33239F" w14:textId="77777777" w:rsidR="00562F87" w:rsidRDefault="00A42A00">
            <w:pPr>
              <w:pStyle w:val="TableTextNormal"/>
            </w:pPr>
            <w:r>
              <w:t>Traffic flow in one general direction only.</w:t>
            </w:r>
          </w:p>
          <w:p w14:paraId="30EA8426"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FDC632C" w14:textId="77777777" w:rsidR="00562F87" w:rsidRDefault="00562F87">
            <w:pPr>
              <w:pStyle w:val="TableTextNormal"/>
              <w:tabs>
                <w:tab w:val="left" w:pos="720"/>
              </w:tabs>
            </w:pPr>
          </w:p>
        </w:tc>
      </w:tr>
      <w:tr w:rsidR="00562F87" w14:paraId="44E2280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C767F8" w14:textId="77777777" w:rsidR="00562F87" w:rsidRDefault="00562F87">
            <w:pPr>
              <w:pStyle w:val="TableTextNormal"/>
            </w:pPr>
          </w:p>
          <w:p w14:paraId="14EC94C6" w14:textId="77777777" w:rsidR="00562F87" w:rsidRDefault="00A42A00">
            <w:pPr>
              <w:pStyle w:val="TableTextNormal"/>
            </w:pPr>
            <w:r>
              <w:rPr>
                <w:noProof/>
                <w:sz w:val="0"/>
                <w:szCs w:val="0"/>
              </w:rPr>
              <w:drawing>
                <wp:inline distT="0" distB="0" distL="0" distR="0" wp14:anchorId="4763055D" wp14:editId="3CD1AC3C">
                  <wp:extent cx="114300" cy="1143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two-way :   Public  = 4</w:t>
            </w:r>
          </w:p>
          <w:p w14:paraId="53143730" w14:textId="77777777" w:rsidR="00562F87" w:rsidRDefault="00562F87">
            <w:pPr>
              <w:pStyle w:val="TableTextNormal"/>
              <w:tabs>
                <w:tab w:val="left" w:pos="540"/>
              </w:tabs>
            </w:pPr>
          </w:p>
          <w:p w14:paraId="4995FC50" w14:textId="77777777" w:rsidR="00562F87" w:rsidRDefault="00A42A00">
            <w:pPr>
              <w:pStyle w:val="TableTextNormal"/>
            </w:pPr>
            <w:r>
              <w:t>Traffic flow in two generally opposite directions.</w:t>
            </w:r>
          </w:p>
          <w:p w14:paraId="19FD54A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26A5E22A" w14:textId="77777777" w:rsidR="00562F87" w:rsidRDefault="00562F87">
            <w:pPr>
              <w:pStyle w:val="TableTextNormal"/>
              <w:tabs>
                <w:tab w:val="left" w:pos="720"/>
              </w:tabs>
            </w:pPr>
          </w:p>
        </w:tc>
      </w:tr>
    </w:tbl>
    <w:p w14:paraId="33261B96" w14:textId="77777777" w:rsidR="00562F87" w:rsidRDefault="00562F87">
      <w:pPr>
        <w:pStyle w:val="Notes"/>
      </w:pPr>
    </w:p>
    <w:p w14:paraId="57FD262D" w14:textId="77777777" w:rsidR="00562F87" w:rsidRDefault="00A42A00">
      <w:pPr>
        <w:pStyle w:val="Notes"/>
      </w:pPr>
      <w:r>
        <w:t xml:space="preserve">  </w:t>
      </w:r>
      <w:bookmarkEnd w:id="396"/>
    </w:p>
    <w:p w14:paraId="25AE80A3" w14:textId="77777777" w:rsidR="00562F87" w:rsidRDefault="00562F87">
      <w:pPr>
        <w:pStyle w:val="Notes"/>
      </w:pPr>
    </w:p>
    <w:p w14:paraId="3289C375" w14:textId="77777777" w:rsidR="00562F87" w:rsidRDefault="00A42A00">
      <w:pPr>
        <w:pStyle w:val="Heading3"/>
      </w:pPr>
      <w:bookmarkStart w:id="398" w:name="BKM_FAADF75F_C259_49D1_8F3C_0B05062AEA4E"/>
      <w:bookmarkStart w:id="399" w:name="_Toc25000234"/>
      <w:proofErr w:type="spellStart"/>
      <w:r>
        <w:t>vesselsCharacteristics</w:t>
      </w:r>
      <w:bookmarkEnd w:id="399"/>
      <w:proofErr w:type="spellEnd"/>
    </w:p>
    <w:p w14:paraId="6A1C3BF7" w14:textId="77777777" w:rsidR="00562F87" w:rsidRDefault="00A42A00">
      <w:pPr>
        <w:pStyle w:val="Notes"/>
      </w:pPr>
      <w:r>
        <w:rPr>
          <w:rStyle w:val="Italics"/>
        </w:rPr>
        <w:t>Enumeration in package 'S-127 Domain Model'</w:t>
      </w:r>
    </w:p>
    <w:p w14:paraId="5835521D" w14:textId="77777777" w:rsidR="00562F87" w:rsidRDefault="00562F87">
      <w:pPr>
        <w:pStyle w:val="Notes"/>
        <w:tabs>
          <w:tab w:val="left" w:pos="720"/>
        </w:tabs>
      </w:pPr>
    </w:p>
    <w:p w14:paraId="109C0525" w14:textId="77777777" w:rsidR="00562F87" w:rsidRDefault="00A42A00">
      <w:pPr>
        <w:pStyle w:val="Notes"/>
      </w:pPr>
      <w:r>
        <w:t>Characteristics of vessels.</w:t>
      </w:r>
    </w:p>
    <w:p w14:paraId="4C7E116A" w14:textId="77777777" w:rsidR="00562F87" w:rsidRDefault="00A42A00">
      <w:pPr>
        <w:pStyle w:val="Notes"/>
      </w:pPr>
      <w:r>
        <w:t>Remarks:</w:t>
      </w:r>
    </w:p>
    <w:p w14:paraId="1B6EF975" w14:textId="77777777" w:rsidR="00562F87" w:rsidRDefault="00A42A00">
      <w:pPr>
        <w:pStyle w:val="Notes"/>
      </w:pPr>
      <w:r>
        <w:t>This is an enumeration of different properties of vessels which are often used in specifying whether they are subject to rules or restrictions.</w:t>
      </w:r>
    </w:p>
    <w:p w14:paraId="0B64D134" w14:textId="77777777" w:rsidR="00562F87" w:rsidRDefault="00A42A00">
      <w:pPr>
        <w:pStyle w:val="Notes"/>
      </w:pPr>
      <w:r>
        <w:t xml:space="preserve">The properties covered by this attribute are those of the vessel itself, such as dimensional and tonnage properties. The type of vessel and the cargo carried by a vessel are characterized by different attributes (see </w:t>
      </w:r>
      <w:proofErr w:type="spellStart"/>
      <w:r>
        <w:t>categoryOfVessel</w:t>
      </w:r>
      <w:proofErr w:type="spellEnd"/>
      <w:r>
        <w:t xml:space="preserve">, </w:t>
      </w:r>
      <w:proofErr w:type="spellStart"/>
      <w:r>
        <w:t>categoryOfCargo</w:t>
      </w:r>
      <w:proofErr w:type="spellEnd"/>
      <w:r>
        <w:t xml:space="preserve">, </w:t>
      </w:r>
      <w:proofErr w:type="spellStart"/>
      <w:r>
        <w:t>categoryOfDangerousOrHazardousCargo</w:t>
      </w:r>
      <w:proofErr w:type="spellEnd"/>
      <w:r>
        <w:t>).</w:t>
      </w:r>
      <w:r>
        <w:rPr>
          <w:color w:val="000000"/>
        </w:rPr>
        <w:t xml:space="preserve"> </w:t>
      </w:r>
    </w:p>
    <w:p w14:paraId="35BA673F" w14:textId="77777777" w:rsidR="00562F87" w:rsidRDefault="00562F87">
      <w:pPr>
        <w:pStyle w:val="Notes"/>
      </w:pPr>
    </w:p>
    <w:p w14:paraId="4B17ADEF" w14:textId="77777777" w:rsidR="00562F87" w:rsidRDefault="00A42A00">
      <w:pPr>
        <w:pStyle w:val="Properties"/>
      </w:pPr>
      <w:proofErr w:type="spellStart"/>
      <w:r>
        <w:t>vesselsCharacteristics</w:t>
      </w:r>
      <w:proofErr w:type="spellEnd"/>
      <w:r>
        <w:t xml:space="preserve"> </w:t>
      </w:r>
    </w:p>
    <w:p w14:paraId="66787FB1" w14:textId="77777777" w:rsidR="00562F87" w:rsidRDefault="00A42A00">
      <w:pPr>
        <w:pStyle w:val="Properties"/>
      </w:pPr>
      <w:r>
        <w:t>Version 1.0  Phase 1.0  Proposed</w:t>
      </w:r>
    </w:p>
    <w:p w14:paraId="37C78949" w14:textId="77777777" w:rsidR="00562F87" w:rsidRDefault="00A42A00">
      <w:pPr>
        <w:pStyle w:val="Properties"/>
      </w:pPr>
      <w:proofErr w:type="spellStart"/>
      <w:r>
        <w:t>raphaelm</w:t>
      </w:r>
      <w:proofErr w:type="spellEnd"/>
      <w:r>
        <w:t xml:space="preserve"> created on 01-Jan-2018.  Last modified 20-Aug-2018</w:t>
      </w:r>
    </w:p>
    <w:p w14:paraId="7CEA8324" w14:textId="77777777" w:rsidR="00562F87" w:rsidRDefault="00A42A00">
      <w:pPr>
        <w:pStyle w:val="Properties"/>
      </w:pPr>
      <w:r>
        <w:t>Alias VSLCAR</w:t>
      </w:r>
    </w:p>
    <w:p w14:paraId="4BB6032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6601B73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A49C02" w14:textId="77777777" w:rsidR="00562F87" w:rsidRDefault="00A42A00">
            <w:pPr>
              <w:pStyle w:val="TableHeadingLight"/>
            </w:pPr>
            <w:r>
              <w:t>ATTRIBUTES</w:t>
            </w:r>
          </w:p>
        </w:tc>
      </w:tr>
      <w:tr w:rsidR="00562F87" w14:paraId="4783F59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DEA58D" w14:textId="77777777" w:rsidR="00562F87" w:rsidRDefault="00562F87">
            <w:pPr>
              <w:pStyle w:val="TableTextNormal"/>
            </w:pPr>
          </w:p>
          <w:p w14:paraId="7A81F3A0" w14:textId="77777777" w:rsidR="00562F87" w:rsidRDefault="00A42A00">
            <w:pPr>
              <w:pStyle w:val="TableTextNormal"/>
            </w:pPr>
            <w:r>
              <w:rPr>
                <w:noProof/>
                <w:sz w:val="0"/>
                <w:szCs w:val="0"/>
              </w:rPr>
              <w:drawing>
                <wp:inline distT="0" distB="0" distL="0" distR="0" wp14:anchorId="52C93F68" wp14:editId="0D9248CF">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length overall :   Public  = 1</w:t>
            </w:r>
          </w:p>
          <w:p w14:paraId="666C466C" w14:textId="77777777" w:rsidR="00562F87" w:rsidRDefault="00562F87">
            <w:pPr>
              <w:pStyle w:val="TableTextNormal"/>
              <w:tabs>
                <w:tab w:val="left" w:pos="540"/>
              </w:tabs>
            </w:pPr>
          </w:p>
          <w:p w14:paraId="62D67C77" w14:textId="77777777" w:rsidR="00562F87" w:rsidRDefault="00A42A00">
            <w:pPr>
              <w:pStyle w:val="TableTextNormal"/>
            </w:pPr>
            <w:r>
              <w:t xml:space="preserve">The maximum length of the ship (L.O.A.). (http://en.wikipedia.org/wiki/Ship_measurements; 24 July 2010) </w:t>
            </w:r>
          </w:p>
          <w:p w14:paraId="5971DC43" w14:textId="77777777" w:rsidR="00562F87" w:rsidRDefault="00A42A00">
            <w:pPr>
              <w:pStyle w:val="TableTextNormal"/>
              <w:tabs>
                <w:tab w:val="left" w:pos="1440"/>
              </w:tabs>
              <w:jc w:val="right"/>
            </w:pPr>
            <w:r>
              <w:rPr>
                <w:rStyle w:val="TableFieldLabel"/>
              </w:rPr>
              <w:t>[ Is static True. Containment is Not Specified. ]</w:t>
            </w:r>
          </w:p>
          <w:p w14:paraId="001BD9EC" w14:textId="77777777" w:rsidR="00562F87" w:rsidRDefault="00562F87">
            <w:pPr>
              <w:pStyle w:val="TableTextNormal"/>
              <w:tabs>
                <w:tab w:val="left" w:pos="720"/>
              </w:tabs>
            </w:pPr>
          </w:p>
        </w:tc>
      </w:tr>
      <w:tr w:rsidR="00562F87" w14:paraId="1858B15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C70BCC8" w14:textId="77777777" w:rsidR="00562F87" w:rsidRDefault="00562F87">
            <w:pPr>
              <w:pStyle w:val="TableTextNormal"/>
            </w:pPr>
          </w:p>
          <w:p w14:paraId="7C07053E" w14:textId="77777777" w:rsidR="00562F87" w:rsidRDefault="00A42A00">
            <w:pPr>
              <w:pStyle w:val="TableTextNormal"/>
            </w:pPr>
            <w:r>
              <w:rPr>
                <w:noProof/>
                <w:sz w:val="0"/>
                <w:szCs w:val="0"/>
              </w:rPr>
              <w:drawing>
                <wp:inline distT="0" distB="0" distL="0" distR="0" wp14:anchorId="3FFFE060" wp14:editId="564F9F09">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length at waterline :   Public  = 2</w:t>
            </w:r>
          </w:p>
          <w:p w14:paraId="34610B64" w14:textId="77777777" w:rsidR="00562F87" w:rsidRDefault="00562F87">
            <w:pPr>
              <w:pStyle w:val="TableTextNormal"/>
              <w:tabs>
                <w:tab w:val="left" w:pos="540"/>
              </w:tabs>
            </w:pPr>
          </w:p>
          <w:p w14:paraId="09FEDC84" w14:textId="77777777" w:rsidR="00562F87" w:rsidRDefault="00A42A00">
            <w:pPr>
              <w:pStyle w:val="TableTextNormal"/>
            </w:pPr>
            <w:r>
              <w:t xml:space="preserve">The ship's length measured at the waterline (L.W.L.). (http://en.wikipedia.org/wiki/Ship_measurements; 24 July 2010) </w:t>
            </w:r>
          </w:p>
          <w:p w14:paraId="115E579F" w14:textId="77777777" w:rsidR="00562F87" w:rsidRDefault="00A42A00">
            <w:pPr>
              <w:pStyle w:val="TableTextNormal"/>
              <w:tabs>
                <w:tab w:val="left" w:pos="1440"/>
              </w:tabs>
              <w:jc w:val="right"/>
            </w:pPr>
            <w:r>
              <w:rPr>
                <w:rStyle w:val="TableFieldLabel"/>
              </w:rPr>
              <w:t>[ Is static True. Containment is Not Specified. ]</w:t>
            </w:r>
          </w:p>
          <w:p w14:paraId="6B5433EB" w14:textId="77777777" w:rsidR="00562F87" w:rsidRDefault="00562F87">
            <w:pPr>
              <w:pStyle w:val="TableTextNormal"/>
              <w:tabs>
                <w:tab w:val="left" w:pos="720"/>
              </w:tabs>
            </w:pPr>
          </w:p>
        </w:tc>
      </w:tr>
      <w:tr w:rsidR="00562F87" w14:paraId="20DA1D8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97161E" w14:textId="77777777" w:rsidR="00562F87" w:rsidRDefault="00562F87">
            <w:pPr>
              <w:pStyle w:val="TableTextNormal"/>
            </w:pPr>
          </w:p>
          <w:p w14:paraId="48383E63" w14:textId="77777777" w:rsidR="00562F87" w:rsidRDefault="00A42A00">
            <w:pPr>
              <w:pStyle w:val="TableTextNormal"/>
            </w:pPr>
            <w:r>
              <w:rPr>
                <w:noProof/>
                <w:sz w:val="0"/>
                <w:szCs w:val="0"/>
              </w:rPr>
              <w:drawing>
                <wp:inline distT="0" distB="0" distL="0" distR="0" wp14:anchorId="47950625" wp14:editId="3B19862B">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breadth :   Public  = 3</w:t>
            </w:r>
          </w:p>
          <w:p w14:paraId="30BE2C5D" w14:textId="77777777" w:rsidR="00562F87" w:rsidRDefault="00562F87">
            <w:pPr>
              <w:pStyle w:val="TableTextNormal"/>
              <w:tabs>
                <w:tab w:val="left" w:pos="540"/>
              </w:tabs>
            </w:pPr>
          </w:p>
          <w:p w14:paraId="0AB8C1CE" w14:textId="77777777" w:rsidR="00562F87" w:rsidRDefault="00A42A00">
            <w:pPr>
              <w:pStyle w:val="TableTextNormal"/>
            </w:pPr>
            <w:r>
              <w:t xml:space="preserve">The width or beam of the vessel. (Adapted from http://en.wikipedia.org/wiki/Ship_measurements; 24 July 2010) </w:t>
            </w:r>
          </w:p>
          <w:p w14:paraId="6CEFC364" w14:textId="77777777" w:rsidR="00562F87" w:rsidRDefault="00A42A00">
            <w:pPr>
              <w:pStyle w:val="TableTextNormal"/>
              <w:tabs>
                <w:tab w:val="left" w:pos="1440"/>
              </w:tabs>
              <w:jc w:val="right"/>
            </w:pPr>
            <w:r>
              <w:rPr>
                <w:rStyle w:val="TableFieldLabel"/>
              </w:rPr>
              <w:t>[ Is static True. Containment is Not Specified. ]</w:t>
            </w:r>
          </w:p>
          <w:p w14:paraId="4527BF13" w14:textId="77777777" w:rsidR="00562F87" w:rsidRDefault="00562F87">
            <w:pPr>
              <w:pStyle w:val="TableTextNormal"/>
              <w:tabs>
                <w:tab w:val="left" w:pos="720"/>
              </w:tabs>
            </w:pPr>
          </w:p>
        </w:tc>
      </w:tr>
      <w:tr w:rsidR="00562F87" w14:paraId="23E7D7F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ABDE3E" w14:textId="77777777" w:rsidR="00562F87" w:rsidRDefault="00562F87">
            <w:pPr>
              <w:pStyle w:val="TableTextNormal"/>
            </w:pPr>
          </w:p>
          <w:p w14:paraId="5E79E9AE" w14:textId="77777777" w:rsidR="00562F87" w:rsidRDefault="00A42A00">
            <w:pPr>
              <w:pStyle w:val="TableTextNormal"/>
            </w:pPr>
            <w:r>
              <w:rPr>
                <w:noProof/>
                <w:sz w:val="0"/>
                <w:szCs w:val="0"/>
              </w:rPr>
              <w:drawing>
                <wp:inline distT="0" distB="0" distL="0" distR="0" wp14:anchorId="5D3CF975" wp14:editId="073AF58B">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draught :   Public  = 4</w:t>
            </w:r>
          </w:p>
          <w:p w14:paraId="0606AD67" w14:textId="77777777" w:rsidR="00562F87" w:rsidRDefault="00562F87">
            <w:pPr>
              <w:pStyle w:val="TableTextNormal"/>
              <w:tabs>
                <w:tab w:val="left" w:pos="540"/>
              </w:tabs>
            </w:pPr>
          </w:p>
          <w:p w14:paraId="4936FF31" w14:textId="77777777" w:rsidR="00562F87" w:rsidRDefault="00A42A00">
            <w:pPr>
              <w:pStyle w:val="TableTextNormal"/>
            </w:pPr>
            <w:r>
              <w:t xml:space="preserve">The depth of water necessary to float a vessel fully loaded. (http://en.wikipedia.org/wiki/Ship_measurements; 24 July 2010) </w:t>
            </w:r>
          </w:p>
          <w:p w14:paraId="5DE8CC2C" w14:textId="77777777" w:rsidR="00562F87" w:rsidRDefault="00A42A00">
            <w:pPr>
              <w:pStyle w:val="TableTextNormal"/>
              <w:tabs>
                <w:tab w:val="left" w:pos="1440"/>
              </w:tabs>
              <w:jc w:val="right"/>
            </w:pPr>
            <w:r>
              <w:rPr>
                <w:rStyle w:val="TableFieldLabel"/>
              </w:rPr>
              <w:t>[ Is static True. Containment is Not Specified. ]</w:t>
            </w:r>
          </w:p>
          <w:p w14:paraId="46ED97DD" w14:textId="77777777" w:rsidR="00562F87" w:rsidRDefault="00562F87">
            <w:pPr>
              <w:pStyle w:val="TableTextNormal"/>
              <w:tabs>
                <w:tab w:val="left" w:pos="720"/>
              </w:tabs>
            </w:pPr>
          </w:p>
        </w:tc>
      </w:tr>
      <w:tr w:rsidR="00562F87" w14:paraId="477F4F7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561BE5" w14:textId="77777777" w:rsidR="00562F87" w:rsidRDefault="00562F87">
            <w:pPr>
              <w:pStyle w:val="TableTextNormal"/>
            </w:pPr>
          </w:p>
          <w:p w14:paraId="5278D3E4" w14:textId="77777777" w:rsidR="00562F87" w:rsidRDefault="00A42A00">
            <w:pPr>
              <w:pStyle w:val="TableTextNormal"/>
            </w:pPr>
            <w:r>
              <w:rPr>
                <w:noProof/>
                <w:sz w:val="0"/>
                <w:szCs w:val="0"/>
              </w:rPr>
              <w:drawing>
                <wp:inline distT="0" distB="0" distL="0" distR="0" wp14:anchorId="7BEA8885" wp14:editId="6F844AE7">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height :   Public  = 5</w:t>
            </w:r>
          </w:p>
          <w:p w14:paraId="0065B869" w14:textId="77777777" w:rsidR="00562F87" w:rsidRDefault="00562F87">
            <w:pPr>
              <w:pStyle w:val="TableTextNormal"/>
              <w:tabs>
                <w:tab w:val="left" w:pos="540"/>
              </w:tabs>
            </w:pPr>
          </w:p>
          <w:p w14:paraId="59603ACE" w14:textId="77777777" w:rsidR="00562F87" w:rsidRDefault="00A42A00">
            <w:pPr>
              <w:pStyle w:val="TableTextNormal"/>
            </w:pPr>
            <w:r>
              <w:t>The height of the highest point of a vessel's structure (e.g. radar aerial, funnel, cranes, masthead) above her waterline.</w:t>
            </w:r>
          </w:p>
          <w:p w14:paraId="5BBCE68C" w14:textId="77777777" w:rsidR="00562F87" w:rsidRDefault="00A42A00">
            <w:pPr>
              <w:pStyle w:val="TableTextNormal"/>
            </w:pPr>
            <w:r>
              <w:t xml:space="preserve">(UKHO NP100/2009) </w:t>
            </w:r>
          </w:p>
          <w:p w14:paraId="78E57ECB" w14:textId="77777777" w:rsidR="00562F87" w:rsidRDefault="00A42A00">
            <w:pPr>
              <w:pStyle w:val="TableTextNormal"/>
              <w:tabs>
                <w:tab w:val="left" w:pos="1440"/>
              </w:tabs>
              <w:jc w:val="right"/>
            </w:pPr>
            <w:r>
              <w:rPr>
                <w:rStyle w:val="TableFieldLabel"/>
              </w:rPr>
              <w:t>[ Is static True. Containment is Not Specified. ]</w:t>
            </w:r>
          </w:p>
          <w:p w14:paraId="173E2E34" w14:textId="77777777" w:rsidR="00562F87" w:rsidRDefault="00562F87">
            <w:pPr>
              <w:pStyle w:val="TableTextNormal"/>
              <w:tabs>
                <w:tab w:val="left" w:pos="720"/>
              </w:tabs>
            </w:pPr>
          </w:p>
        </w:tc>
      </w:tr>
      <w:tr w:rsidR="00562F87" w14:paraId="6053D8A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195D00" w14:textId="77777777" w:rsidR="00562F87" w:rsidRDefault="00562F87">
            <w:pPr>
              <w:pStyle w:val="TableTextNormal"/>
            </w:pPr>
          </w:p>
          <w:p w14:paraId="3A11CD19" w14:textId="77777777" w:rsidR="00562F87" w:rsidRDefault="00A42A00">
            <w:pPr>
              <w:pStyle w:val="TableTextNormal"/>
            </w:pPr>
            <w:r>
              <w:rPr>
                <w:noProof/>
                <w:sz w:val="0"/>
                <w:szCs w:val="0"/>
              </w:rPr>
              <w:drawing>
                <wp:inline distT="0" distB="0" distL="0" distR="0" wp14:anchorId="413A7209" wp14:editId="7A358F52">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displacement tonnage :   Public  = 6</w:t>
            </w:r>
          </w:p>
          <w:p w14:paraId="57F61AE9" w14:textId="77777777" w:rsidR="00562F87" w:rsidRDefault="00562F87">
            <w:pPr>
              <w:pStyle w:val="TableTextNormal"/>
              <w:tabs>
                <w:tab w:val="left" w:pos="540"/>
              </w:tabs>
            </w:pPr>
          </w:p>
          <w:p w14:paraId="17734CE4" w14:textId="77777777" w:rsidR="00562F87" w:rsidRDefault="00A42A00">
            <w:pPr>
              <w:pStyle w:val="TableTextNormal"/>
            </w:pPr>
            <w:r>
              <w:t xml:space="preserve">A measurement of the weight of the vessel, usually used for warships. (Merchant ships are usually measured based on the volume of cargo space; see tonnage). Displacement is expressed either in long tons of 2,240 pounds or metric </w:t>
            </w:r>
            <w:proofErr w:type="spellStart"/>
            <w:r>
              <w:t>tonnes</w:t>
            </w:r>
            <w:proofErr w:type="spellEnd"/>
            <w:r>
              <w:t xml:space="preserve"> of 1,000 kg. Since the two units are very close in size (2,240 pounds = 1,016 kg and 1,000 kg = 2,205 pounds), it is common not to distinguish between them. To preserve secrecy, nations sometimes misstate a warship's displacement. (http://en.wikipedia.org/wiki/Ship_measurements; 24 July 2010) </w:t>
            </w:r>
          </w:p>
          <w:p w14:paraId="3D597E0D" w14:textId="77777777" w:rsidR="00562F87" w:rsidRDefault="00A42A00">
            <w:pPr>
              <w:pStyle w:val="TableTextNormal"/>
              <w:tabs>
                <w:tab w:val="left" w:pos="1440"/>
              </w:tabs>
              <w:jc w:val="right"/>
            </w:pPr>
            <w:r>
              <w:rPr>
                <w:rStyle w:val="TableFieldLabel"/>
              </w:rPr>
              <w:t>[ Is static True. Containment is Not Specified. ]</w:t>
            </w:r>
          </w:p>
          <w:p w14:paraId="2D458D8B" w14:textId="77777777" w:rsidR="00562F87" w:rsidRDefault="00562F87">
            <w:pPr>
              <w:pStyle w:val="TableTextNormal"/>
              <w:tabs>
                <w:tab w:val="left" w:pos="720"/>
              </w:tabs>
            </w:pPr>
          </w:p>
        </w:tc>
      </w:tr>
      <w:tr w:rsidR="00562F87" w14:paraId="0C7BB66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AB3944" w14:textId="77777777" w:rsidR="00562F87" w:rsidRDefault="00562F87">
            <w:pPr>
              <w:pStyle w:val="TableTextNormal"/>
            </w:pPr>
          </w:p>
          <w:p w14:paraId="42C09AD4" w14:textId="77777777" w:rsidR="00562F87" w:rsidRDefault="00A42A00">
            <w:pPr>
              <w:pStyle w:val="TableTextNormal"/>
            </w:pPr>
            <w:r>
              <w:rPr>
                <w:noProof/>
                <w:sz w:val="0"/>
                <w:szCs w:val="0"/>
              </w:rPr>
              <w:drawing>
                <wp:inline distT="0" distB="0" distL="0" distR="0" wp14:anchorId="73C824A3" wp14:editId="60327820">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displacement tonnage, light :   Public  = 7</w:t>
            </w:r>
          </w:p>
          <w:p w14:paraId="72008889" w14:textId="77777777" w:rsidR="00562F87" w:rsidRDefault="00562F87">
            <w:pPr>
              <w:pStyle w:val="TableTextNormal"/>
              <w:tabs>
                <w:tab w:val="left" w:pos="540"/>
              </w:tabs>
            </w:pPr>
          </w:p>
          <w:p w14:paraId="1982E197" w14:textId="77777777" w:rsidR="00562F87" w:rsidRDefault="00A42A00">
            <w:pPr>
              <w:pStyle w:val="TableTextNormal"/>
            </w:pPr>
            <w:r>
              <w:t xml:space="preserve">The weight of the ship excluding cargo, fuel, ballast, stores, passengers, and crew, but with water in the boilers to steaming level. (http://en.wikipedia.org/wiki/Ship_measurements; 24 July 2010) </w:t>
            </w:r>
          </w:p>
          <w:p w14:paraId="4D150E09" w14:textId="77777777" w:rsidR="00562F87" w:rsidRDefault="00A42A00">
            <w:pPr>
              <w:pStyle w:val="TableTextNormal"/>
              <w:tabs>
                <w:tab w:val="left" w:pos="1440"/>
              </w:tabs>
              <w:jc w:val="right"/>
            </w:pPr>
            <w:r>
              <w:rPr>
                <w:rStyle w:val="TableFieldLabel"/>
              </w:rPr>
              <w:t>[ Is static True. Containment is Not Specified. ]</w:t>
            </w:r>
          </w:p>
          <w:p w14:paraId="3BC8413E" w14:textId="77777777" w:rsidR="00562F87" w:rsidRDefault="00562F87">
            <w:pPr>
              <w:pStyle w:val="TableTextNormal"/>
              <w:tabs>
                <w:tab w:val="left" w:pos="720"/>
              </w:tabs>
            </w:pPr>
          </w:p>
        </w:tc>
      </w:tr>
      <w:tr w:rsidR="00562F87" w14:paraId="0F92C57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123158" w14:textId="77777777" w:rsidR="00562F87" w:rsidRDefault="00562F87">
            <w:pPr>
              <w:pStyle w:val="TableTextNormal"/>
            </w:pPr>
          </w:p>
          <w:p w14:paraId="31FBA3DC" w14:textId="77777777" w:rsidR="00562F87" w:rsidRDefault="00A42A00">
            <w:pPr>
              <w:pStyle w:val="TableTextNormal"/>
            </w:pPr>
            <w:r>
              <w:rPr>
                <w:noProof/>
                <w:sz w:val="0"/>
                <w:szCs w:val="0"/>
              </w:rPr>
              <w:drawing>
                <wp:inline distT="0" distB="0" distL="0" distR="0" wp14:anchorId="0B3747A8" wp14:editId="62C4BE50">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displacement tonnage, loaded :   Public  = 8</w:t>
            </w:r>
          </w:p>
          <w:p w14:paraId="1DC9ECD1" w14:textId="77777777" w:rsidR="00562F87" w:rsidRDefault="00562F87">
            <w:pPr>
              <w:pStyle w:val="TableTextNormal"/>
              <w:tabs>
                <w:tab w:val="left" w:pos="540"/>
              </w:tabs>
            </w:pPr>
          </w:p>
          <w:p w14:paraId="668ECE40" w14:textId="77777777" w:rsidR="00562F87" w:rsidRDefault="00A42A00">
            <w:pPr>
              <w:pStyle w:val="TableTextNormal"/>
            </w:pPr>
            <w:r>
              <w:t xml:space="preserve">The weight of the ship including cargo, passengers, fuel, water, stores, dunnage and such other items necessary for use on a voyage, which brings the vessel down to her load draft. (http://en.wikipedia.org/wiki/Ship_measurements; 24 July 2010) </w:t>
            </w:r>
          </w:p>
          <w:p w14:paraId="0F8B57EA" w14:textId="77777777" w:rsidR="00562F87" w:rsidRDefault="00A42A00">
            <w:pPr>
              <w:pStyle w:val="TableTextNormal"/>
              <w:tabs>
                <w:tab w:val="left" w:pos="1440"/>
              </w:tabs>
              <w:jc w:val="right"/>
            </w:pPr>
            <w:r>
              <w:rPr>
                <w:rStyle w:val="TableFieldLabel"/>
              </w:rPr>
              <w:t>[ Is static True. Containment is Not Specified. ]</w:t>
            </w:r>
          </w:p>
          <w:p w14:paraId="6FB861F4" w14:textId="77777777" w:rsidR="00562F87" w:rsidRDefault="00562F87">
            <w:pPr>
              <w:pStyle w:val="TableTextNormal"/>
              <w:tabs>
                <w:tab w:val="left" w:pos="720"/>
              </w:tabs>
            </w:pPr>
          </w:p>
        </w:tc>
      </w:tr>
      <w:tr w:rsidR="00562F87" w14:paraId="1A06211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ADB7B4" w14:textId="77777777" w:rsidR="00562F87" w:rsidRDefault="00562F87">
            <w:pPr>
              <w:pStyle w:val="TableTextNormal"/>
            </w:pPr>
          </w:p>
          <w:p w14:paraId="7F6D2F95" w14:textId="77777777" w:rsidR="00562F87" w:rsidRDefault="00A42A00">
            <w:pPr>
              <w:pStyle w:val="TableTextNormal"/>
            </w:pPr>
            <w:r>
              <w:rPr>
                <w:noProof/>
                <w:sz w:val="0"/>
                <w:szCs w:val="0"/>
              </w:rPr>
              <w:drawing>
                <wp:inline distT="0" distB="0" distL="0" distR="0" wp14:anchorId="30C5EB70" wp14:editId="33E60280">
                  <wp:extent cx="114300" cy="11430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deadweight tonnage :   Public  = 9</w:t>
            </w:r>
          </w:p>
          <w:p w14:paraId="1AC75401" w14:textId="77777777" w:rsidR="00562F87" w:rsidRDefault="00562F87">
            <w:pPr>
              <w:pStyle w:val="TableTextNormal"/>
              <w:tabs>
                <w:tab w:val="left" w:pos="540"/>
              </w:tabs>
            </w:pPr>
          </w:p>
          <w:p w14:paraId="6BEE5AFD" w14:textId="77777777" w:rsidR="00562F87" w:rsidRDefault="00A42A00">
            <w:pPr>
              <w:pStyle w:val="TableTextNormal"/>
            </w:pPr>
            <w:r>
              <w:t>The difference between displacement, light and displacement, loaded. A measure of the ship's total carrying capacity. (http://en.wikipedia.org/wiki/Ship_measurements; 24 July 2010)</w:t>
            </w:r>
          </w:p>
          <w:p w14:paraId="322597B1" w14:textId="77777777" w:rsidR="00562F87" w:rsidRDefault="00A42A00">
            <w:pPr>
              <w:pStyle w:val="TableTextNormal"/>
              <w:tabs>
                <w:tab w:val="left" w:pos="1440"/>
              </w:tabs>
              <w:jc w:val="right"/>
            </w:pPr>
            <w:r>
              <w:rPr>
                <w:rStyle w:val="TableFieldLabel"/>
              </w:rPr>
              <w:t>[ Is static True. Containment is Not Specified. ]</w:t>
            </w:r>
          </w:p>
          <w:p w14:paraId="67393DD6" w14:textId="77777777" w:rsidR="00562F87" w:rsidRDefault="00562F87">
            <w:pPr>
              <w:pStyle w:val="TableTextNormal"/>
              <w:tabs>
                <w:tab w:val="left" w:pos="720"/>
              </w:tabs>
            </w:pPr>
          </w:p>
        </w:tc>
      </w:tr>
      <w:tr w:rsidR="00562F87" w14:paraId="7ED5B6C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8307433" w14:textId="77777777" w:rsidR="00562F87" w:rsidRDefault="00562F87">
            <w:pPr>
              <w:pStyle w:val="TableTextNormal"/>
            </w:pPr>
          </w:p>
          <w:p w14:paraId="75E6CA9A" w14:textId="77777777" w:rsidR="00562F87" w:rsidRDefault="00A42A00">
            <w:pPr>
              <w:pStyle w:val="TableTextNormal"/>
            </w:pPr>
            <w:r>
              <w:rPr>
                <w:noProof/>
                <w:sz w:val="0"/>
                <w:szCs w:val="0"/>
              </w:rPr>
              <w:drawing>
                <wp:inline distT="0" distB="0" distL="0" distR="0" wp14:anchorId="19FAC809" wp14:editId="44D8CB73">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gross tonnage :   Public  = 10</w:t>
            </w:r>
          </w:p>
          <w:p w14:paraId="31F75C60" w14:textId="77777777" w:rsidR="00562F87" w:rsidRDefault="00562F87">
            <w:pPr>
              <w:pStyle w:val="TableTextNormal"/>
              <w:tabs>
                <w:tab w:val="left" w:pos="540"/>
              </w:tabs>
            </w:pPr>
          </w:p>
          <w:p w14:paraId="799F8E09" w14:textId="77777777" w:rsidR="00562F87" w:rsidRDefault="00A42A00">
            <w:pPr>
              <w:pStyle w:val="TableTextNormal"/>
            </w:pPr>
            <w:r>
              <w:t xml:space="preserve">The entire internal cubic capacity of the ship expressed in tons of 100 cubic feet to the ton, except certain spaces with are exempted such as: peak and other tanks for water ballast, open forecastle bridge and poop, access of hatchways, certain light and air spaces, domes of skylights, condenser, anchor gear, steering gear, wheel house, galley and cabin for passengers. (http://en.wikipedia.org/wiki/Ship_measurements; 24 July 2010) </w:t>
            </w:r>
          </w:p>
          <w:p w14:paraId="7918F430" w14:textId="77777777" w:rsidR="00562F87" w:rsidRDefault="00A42A00">
            <w:pPr>
              <w:pStyle w:val="TableTextNormal"/>
              <w:tabs>
                <w:tab w:val="left" w:pos="1440"/>
              </w:tabs>
              <w:jc w:val="right"/>
            </w:pPr>
            <w:r>
              <w:rPr>
                <w:rStyle w:val="TableFieldLabel"/>
              </w:rPr>
              <w:t>[ Is static True. Containment is Not Specified. ]</w:t>
            </w:r>
          </w:p>
          <w:p w14:paraId="4D5CDEA1" w14:textId="77777777" w:rsidR="00562F87" w:rsidRDefault="00562F87">
            <w:pPr>
              <w:pStyle w:val="TableTextNormal"/>
              <w:tabs>
                <w:tab w:val="left" w:pos="720"/>
              </w:tabs>
            </w:pPr>
          </w:p>
        </w:tc>
      </w:tr>
      <w:tr w:rsidR="00562F87" w14:paraId="531B6B0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7D2E163" w14:textId="77777777" w:rsidR="00562F87" w:rsidRDefault="00562F87">
            <w:pPr>
              <w:pStyle w:val="TableTextNormal"/>
            </w:pPr>
          </w:p>
          <w:p w14:paraId="201D8A2E" w14:textId="77777777" w:rsidR="00562F87" w:rsidRDefault="00A42A00">
            <w:pPr>
              <w:pStyle w:val="TableTextNormal"/>
            </w:pPr>
            <w:r>
              <w:rPr>
                <w:noProof/>
                <w:sz w:val="0"/>
                <w:szCs w:val="0"/>
              </w:rPr>
              <w:drawing>
                <wp:inline distT="0" distB="0" distL="0" distR="0" wp14:anchorId="4C01CDDF" wp14:editId="7C43CEB5">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net tonnage :   Public  = 11</w:t>
            </w:r>
          </w:p>
          <w:p w14:paraId="284AB9D0" w14:textId="77777777" w:rsidR="00562F87" w:rsidRDefault="00562F87">
            <w:pPr>
              <w:pStyle w:val="TableTextNormal"/>
              <w:tabs>
                <w:tab w:val="left" w:pos="540"/>
              </w:tabs>
            </w:pPr>
          </w:p>
          <w:p w14:paraId="55C735C1" w14:textId="77777777" w:rsidR="00562F87" w:rsidRDefault="00A42A00">
            <w:pPr>
              <w:pStyle w:val="TableTextNormal"/>
            </w:pPr>
            <w:r>
              <w:t xml:space="preserve">Obtained from the gross tonnage by deducting crew and navigating spaces and allowances for propulsion machinery.(http://en.wikipedia.org/wiki/Ship_measurements; 24 July 2010) </w:t>
            </w:r>
          </w:p>
          <w:p w14:paraId="56661B1B" w14:textId="77777777" w:rsidR="00562F87" w:rsidRDefault="00A42A00">
            <w:pPr>
              <w:pStyle w:val="TableTextNormal"/>
              <w:tabs>
                <w:tab w:val="left" w:pos="1440"/>
              </w:tabs>
              <w:jc w:val="right"/>
            </w:pPr>
            <w:r>
              <w:rPr>
                <w:rStyle w:val="TableFieldLabel"/>
              </w:rPr>
              <w:t>[ Is static True. Containment is Not Specified. ]</w:t>
            </w:r>
          </w:p>
          <w:p w14:paraId="262ACD87" w14:textId="77777777" w:rsidR="00562F87" w:rsidRDefault="00562F87">
            <w:pPr>
              <w:pStyle w:val="TableTextNormal"/>
              <w:tabs>
                <w:tab w:val="left" w:pos="720"/>
              </w:tabs>
            </w:pPr>
          </w:p>
        </w:tc>
      </w:tr>
      <w:tr w:rsidR="00562F87" w14:paraId="62EA479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DE644E9" w14:textId="77777777" w:rsidR="00562F87" w:rsidRDefault="00562F87">
            <w:pPr>
              <w:pStyle w:val="TableTextNormal"/>
            </w:pPr>
          </w:p>
          <w:p w14:paraId="65EE7629" w14:textId="77777777" w:rsidR="00562F87" w:rsidRDefault="00A42A00">
            <w:pPr>
              <w:pStyle w:val="TableTextNormal"/>
            </w:pPr>
            <w:r>
              <w:rPr>
                <w:noProof/>
                <w:sz w:val="0"/>
                <w:szCs w:val="0"/>
              </w:rPr>
              <w:drawing>
                <wp:inline distT="0" distB="0" distL="0" distR="0" wp14:anchorId="505DE8C5" wp14:editId="3DB7A083">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Panama Canal/Universal Measurement System net tonnage :   Public  = 12</w:t>
            </w:r>
          </w:p>
          <w:p w14:paraId="0837E2BB" w14:textId="77777777" w:rsidR="00562F87" w:rsidRDefault="00562F87">
            <w:pPr>
              <w:pStyle w:val="TableTextNormal"/>
              <w:tabs>
                <w:tab w:val="left" w:pos="540"/>
              </w:tabs>
            </w:pPr>
          </w:p>
          <w:p w14:paraId="6301DF9F" w14:textId="77777777" w:rsidR="00562F87" w:rsidRDefault="00A42A00">
            <w:pPr>
              <w:pStyle w:val="TableTextNormal"/>
            </w:pPr>
            <w:r>
              <w:t>the Panama Canal/Universal Measurement System (PC/UMS) is based on net tonnage, modified for Panama Canal purposes. PC/UMS is based on a mathematical formula to calculate a vessel's total volume; a PC/UMS net ton is equivalent to 100 cubic feet of capacity.</w:t>
            </w:r>
          </w:p>
          <w:p w14:paraId="59ECBFBC" w14:textId="77777777" w:rsidR="00562F87" w:rsidRDefault="00A42A00">
            <w:pPr>
              <w:pStyle w:val="TableTextNormal"/>
            </w:pPr>
            <w:r>
              <w:t xml:space="preserve">(Adapted from http://en.wikipedia.org/wiki/Tonnage 4 Oct 2010) </w:t>
            </w:r>
          </w:p>
          <w:p w14:paraId="6A847B7E" w14:textId="77777777" w:rsidR="00562F87" w:rsidRDefault="00A42A00">
            <w:pPr>
              <w:pStyle w:val="TableTextNormal"/>
              <w:tabs>
                <w:tab w:val="left" w:pos="1440"/>
              </w:tabs>
              <w:jc w:val="right"/>
            </w:pPr>
            <w:r>
              <w:rPr>
                <w:rStyle w:val="TableFieldLabel"/>
              </w:rPr>
              <w:t>[ Is static True. Containment is Not Specified. ]</w:t>
            </w:r>
          </w:p>
          <w:p w14:paraId="778275B3" w14:textId="77777777" w:rsidR="00562F87" w:rsidRDefault="00562F87">
            <w:pPr>
              <w:pStyle w:val="TableTextNormal"/>
              <w:tabs>
                <w:tab w:val="left" w:pos="720"/>
              </w:tabs>
            </w:pPr>
          </w:p>
        </w:tc>
      </w:tr>
      <w:tr w:rsidR="00562F87" w14:paraId="3710AC7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0C8631C" w14:textId="77777777" w:rsidR="00562F87" w:rsidRDefault="00562F87">
            <w:pPr>
              <w:pStyle w:val="TableTextNormal"/>
            </w:pPr>
          </w:p>
          <w:p w14:paraId="328F166B" w14:textId="77777777" w:rsidR="00562F87" w:rsidRDefault="00A42A00">
            <w:pPr>
              <w:pStyle w:val="TableTextNormal"/>
            </w:pPr>
            <w:r>
              <w:rPr>
                <w:noProof/>
                <w:sz w:val="0"/>
                <w:szCs w:val="0"/>
              </w:rPr>
              <w:drawing>
                <wp:inline distT="0" distB="0" distL="0" distR="0" wp14:anchorId="48959E5A" wp14:editId="2EE8B797">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Suez Canal net tonnage :   Public  = 13</w:t>
            </w:r>
          </w:p>
          <w:p w14:paraId="365BDA44" w14:textId="77777777" w:rsidR="00562F87" w:rsidRDefault="00562F87">
            <w:pPr>
              <w:pStyle w:val="TableTextNormal"/>
              <w:tabs>
                <w:tab w:val="left" w:pos="540"/>
              </w:tabs>
            </w:pPr>
          </w:p>
          <w:p w14:paraId="7CD142E8" w14:textId="77777777" w:rsidR="00562F87" w:rsidRDefault="00A42A00">
            <w:pPr>
              <w:pStyle w:val="TableTextNormal"/>
            </w:pPr>
            <w:r>
              <w:t xml:space="preserve">the Suez Canal Net Tonnage (SCNT) is derived with a number of modifications from the former net register tonnage of the </w:t>
            </w:r>
            <w:proofErr w:type="spellStart"/>
            <w:r>
              <w:t>Moorsom</w:t>
            </w:r>
            <w:proofErr w:type="spellEnd"/>
            <w: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p w14:paraId="0300C72E" w14:textId="77777777" w:rsidR="00562F87" w:rsidRDefault="00A42A00">
            <w:pPr>
              <w:pStyle w:val="TableTextNormal"/>
            </w:pPr>
            <w:r>
              <w:t xml:space="preserve">(Adapted from http://en.wikipedia.org/wiki/Tonnage 4 Oct 2010) </w:t>
            </w:r>
          </w:p>
          <w:p w14:paraId="4FE5DDCB" w14:textId="77777777" w:rsidR="00562F87" w:rsidRDefault="00A42A00">
            <w:pPr>
              <w:pStyle w:val="TableTextNormal"/>
              <w:tabs>
                <w:tab w:val="left" w:pos="1440"/>
              </w:tabs>
              <w:jc w:val="right"/>
            </w:pPr>
            <w:r>
              <w:rPr>
                <w:rStyle w:val="TableFieldLabel"/>
              </w:rPr>
              <w:t>[ Is static True. Containment is Not Specified. ]</w:t>
            </w:r>
          </w:p>
          <w:p w14:paraId="407A836C" w14:textId="77777777" w:rsidR="00562F87" w:rsidRDefault="00562F87">
            <w:pPr>
              <w:pStyle w:val="TableTextNormal"/>
              <w:tabs>
                <w:tab w:val="left" w:pos="720"/>
              </w:tabs>
            </w:pPr>
          </w:p>
        </w:tc>
      </w:tr>
      <w:tr w:rsidR="00562F87" w14:paraId="754DA04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5B4153D" w14:textId="77777777" w:rsidR="00562F87" w:rsidRDefault="00562F87">
            <w:pPr>
              <w:pStyle w:val="TableTextNormal"/>
            </w:pPr>
          </w:p>
          <w:p w14:paraId="389F82C1" w14:textId="77777777" w:rsidR="00562F87" w:rsidRDefault="00A42A00">
            <w:pPr>
              <w:pStyle w:val="TableTextNormal"/>
            </w:pPr>
            <w:r>
              <w:rPr>
                <w:noProof/>
                <w:sz w:val="0"/>
                <w:szCs w:val="0"/>
              </w:rPr>
              <w:drawing>
                <wp:inline distT="0" distB="0" distL="0" distR="0" wp14:anchorId="30D7EDFA" wp14:editId="66D16CA8">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Suez Canal gross tonnage :   Public  = 14</w:t>
            </w:r>
          </w:p>
          <w:p w14:paraId="5A67E56D" w14:textId="77777777" w:rsidR="00562F87" w:rsidRDefault="00562F87">
            <w:pPr>
              <w:pStyle w:val="TableTextNormal"/>
              <w:tabs>
                <w:tab w:val="left" w:pos="540"/>
              </w:tabs>
            </w:pPr>
          </w:p>
          <w:p w14:paraId="5ED97318" w14:textId="77777777" w:rsidR="00562F87" w:rsidRDefault="00A42A00">
            <w:pPr>
              <w:pStyle w:val="TableTextNormal"/>
            </w:pPr>
            <w:r>
              <w:t xml:space="preserve">Suez Canal Gross Tonnage (SCGT) is derived with a number of modifications from the former net register tonnage of the </w:t>
            </w:r>
            <w:proofErr w:type="spellStart"/>
            <w:r>
              <w:t>Moorsom</w:t>
            </w:r>
            <w:proofErr w:type="spellEnd"/>
            <w: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p w14:paraId="57213A28" w14:textId="77777777" w:rsidR="00562F87" w:rsidRDefault="00A42A00">
            <w:pPr>
              <w:pStyle w:val="TableTextNormal"/>
              <w:tabs>
                <w:tab w:val="left" w:pos="1440"/>
              </w:tabs>
              <w:jc w:val="right"/>
            </w:pPr>
            <w:r>
              <w:rPr>
                <w:rStyle w:val="TableFieldLabel"/>
              </w:rPr>
              <w:t>[ Is static True. Containment is Not Specified. ]</w:t>
            </w:r>
          </w:p>
          <w:p w14:paraId="30C0F396" w14:textId="77777777" w:rsidR="00562F87" w:rsidRDefault="00562F87">
            <w:pPr>
              <w:pStyle w:val="TableTextNormal"/>
              <w:tabs>
                <w:tab w:val="left" w:pos="720"/>
              </w:tabs>
            </w:pPr>
          </w:p>
        </w:tc>
      </w:tr>
    </w:tbl>
    <w:p w14:paraId="3E0A9504" w14:textId="77777777" w:rsidR="00562F87" w:rsidRDefault="00562F87">
      <w:pPr>
        <w:pStyle w:val="Notes"/>
      </w:pPr>
    </w:p>
    <w:p w14:paraId="37039066" w14:textId="77777777" w:rsidR="00562F87" w:rsidRDefault="00A42A00">
      <w:pPr>
        <w:pStyle w:val="Notes"/>
      </w:pPr>
      <w:r>
        <w:t xml:space="preserve">  </w:t>
      </w:r>
      <w:bookmarkEnd w:id="398"/>
    </w:p>
    <w:p w14:paraId="1EC759A5" w14:textId="77777777" w:rsidR="00562F87" w:rsidRDefault="00562F87">
      <w:pPr>
        <w:pStyle w:val="Notes"/>
      </w:pPr>
    </w:p>
    <w:p w14:paraId="60C6D872" w14:textId="77777777" w:rsidR="00562F87" w:rsidRDefault="00A42A00">
      <w:pPr>
        <w:pStyle w:val="Heading3"/>
      </w:pPr>
      <w:bookmarkStart w:id="400" w:name="BKM_34ECD30B_A3F7_4945_9D83_2D4B0F6791E6"/>
      <w:bookmarkStart w:id="401" w:name="_Toc25000235"/>
      <w:proofErr w:type="spellStart"/>
      <w:r>
        <w:t>vesselsCharacteristicsUnit</w:t>
      </w:r>
      <w:bookmarkEnd w:id="401"/>
      <w:proofErr w:type="spellEnd"/>
    </w:p>
    <w:p w14:paraId="476A6E85" w14:textId="77777777" w:rsidR="00562F87" w:rsidRDefault="00A42A00">
      <w:pPr>
        <w:pStyle w:val="Notes"/>
      </w:pPr>
      <w:r>
        <w:rPr>
          <w:rStyle w:val="Italics"/>
        </w:rPr>
        <w:t>Enumeration in package 'S-127 Domain Model'</w:t>
      </w:r>
    </w:p>
    <w:p w14:paraId="591ECDBD" w14:textId="77777777" w:rsidR="00562F87" w:rsidRDefault="00562F87">
      <w:pPr>
        <w:pStyle w:val="Notes"/>
        <w:tabs>
          <w:tab w:val="left" w:pos="720"/>
        </w:tabs>
      </w:pPr>
    </w:p>
    <w:p w14:paraId="0DC7BB4F" w14:textId="77777777" w:rsidR="00562F87" w:rsidRDefault="00A42A00">
      <w:pPr>
        <w:pStyle w:val="Notes"/>
      </w:pPr>
      <w:r>
        <w:t>the unit used for vessel characteristics attribute</w:t>
      </w:r>
    </w:p>
    <w:p w14:paraId="42696B8A" w14:textId="77777777" w:rsidR="00562F87" w:rsidRDefault="00562F87">
      <w:pPr>
        <w:pStyle w:val="Notes"/>
      </w:pPr>
    </w:p>
    <w:p w14:paraId="614F5C8E" w14:textId="77777777" w:rsidR="00562F87" w:rsidRDefault="00A42A00">
      <w:pPr>
        <w:pStyle w:val="Properties"/>
      </w:pPr>
      <w:proofErr w:type="spellStart"/>
      <w:r>
        <w:t>vesselsCharacteristicsUnit</w:t>
      </w:r>
      <w:proofErr w:type="spellEnd"/>
      <w:r>
        <w:t xml:space="preserve"> </w:t>
      </w:r>
    </w:p>
    <w:p w14:paraId="3C9EA21B" w14:textId="77777777" w:rsidR="00562F87" w:rsidRDefault="00A42A00">
      <w:pPr>
        <w:pStyle w:val="Properties"/>
      </w:pPr>
      <w:r>
        <w:t>Version 1.0  Phase 1.0  Proposed</w:t>
      </w:r>
    </w:p>
    <w:p w14:paraId="2CBDBC94" w14:textId="77777777" w:rsidR="00562F87" w:rsidRDefault="00A42A00">
      <w:pPr>
        <w:pStyle w:val="Properties"/>
      </w:pPr>
      <w:proofErr w:type="spellStart"/>
      <w:r>
        <w:t>raphaelm</w:t>
      </w:r>
      <w:proofErr w:type="spellEnd"/>
      <w:r>
        <w:t xml:space="preserve"> created on 01-Jan-2018.  Last modified 20-Aug-2018</w:t>
      </w:r>
    </w:p>
    <w:p w14:paraId="05F83A48" w14:textId="77777777" w:rsidR="00562F87" w:rsidRDefault="00A42A00">
      <w:pPr>
        <w:pStyle w:val="Properties"/>
      </w:pPr>
      <w:r>
        <w:t>Alias VSLUNT</w:t>
      </w:r>
    </w:p>
    <w:p w14:paraId="1EE09EB2"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757111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A34D188" w14:textId="77777777" w:rsidR="00562F87" w:rsidRDefault="00A42A00">
            <w:pPr>
              <w:pStyle w:val="TableHeadingLight"/>
            </w:pPr>
            <w:r>
              <w:t>ATTRIBUTES</w:t>
            </w:r>
          </w:p>
        </w:tc>
      </w:tr>
      <w:tr w:rsidR="00562F87" w14:paraId="12A5E5F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379284" w14:textId="77777777" w:rsidR="00562F87" w:rsidRDefault="00562F87">
            <w:pPr>
              <w:pStyle w:val="TableTextNormal"/>
            </w:pPr>
          </w:p>
          <w:p w14:paraId="58FCD91F" w14:textId="77777777" w:rsidR="00562F87" w:rsidRDefault="00A42A00">
            <w:pPr>
              <w:pStyle w:val="TableTextNormal"/>
            </w:pPr>
            <w:r>
              <w:rPr>
                <w:noProof/>
                <w:sz w:val="0"/>
                <w:szCs w:val="0"/>
              </w:rPr>
              <w:drawing>
                <wp:inline distT="0" distB="0" distL="0" distR="0" wp14:anchorId="0B4244E6" wp14:editId="0859D332">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metre</w:t>
            </w:r>
            <w:proofErr w:type="spellEnd"/>
            <w:r>
              <w:t xml:space="preserve"> :   Public  = 1</w:t>
            </w:r>
          </w:p>
          <w:p w14:paraId="77226E2C" w14:textId="77777777" w:rsidR="00562F87" w:rsidRDefault="00562F87">
            <w:pPr>
              <w:pStyle w:val="TableTextNormal"/>
              <w:tabs>
                <w:tab w:val="left" w:pos="540"/>
              </w:tabs>
            </w:pPr>
          </w:p>
          <w:p w14:paraId="7EE98E1C" w14:textId="77777777" w:rsidR="00562F87" w:rsidRDefault="00A42A00">
            <w:pPr>
              <w:pStyle w:val="TableTextNormal"/>
            </w:pPr>
            <w:r>
              <w:t xml:space="preserve">The </w:t>
            </w:r>
            <w:proofErr w:type="spellStart"/>
            <w:r>
              <w:t>metre</w:t>
            </w:r>
            <w:proofErr w:type="spellEnd"/>
            <w:r>
              <w:t xml:space="preserve"> (or meter) is the base unit of length in the International System of Units (SI). It is defined as the distance travelled by light in vacuum in 1/299,792,458 of a second. </w:t>
            </w:r>
          </w:p>
          <w:p w14:paraId="60FDB963" w14:textId="77777777" w:rsidR="00562F87" w:rsidRDefault="00A42A00">
            <w:pPr>
              <w:pStyle w:val="TableTextNormal"/>
              <w:tabs>
                <w:tab w:val="left" w:pos="1440"/>
              </w:tabs>
              <w:jc w:val="right"/>
            </w:pPr>
            <w:r>
              <w:rPr>
                <w:rStyle w:val="TableFieldLabel"/>
              </w:rPr>
              <w:t>[ Is static True. Containment is Not Specified. ]</w:t>
            </w:r>
          </w:p>
          <w:p w14:paraId="00BDF67E" w14:textId="77777777" w:rsidR="00562F87" w:rsidRDefault="00562F87">
            <w:pPr>
              <w:pStyle w:val="TableTextNormal"/>
              <w:tabs>
                <w:tab w:val="left" w:pos="720"/>
              </w:tabs>
            </w:pPr>
          </w:p>
        </w:tc>
      </w:tr>
      <w:tr w:rsidR="00562F87" w14:paraId="355A878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174E6D1" w14:textId="77777777" w:rsidR="00562F87" w:rsidRDefault="00562F87">
            <w:pPr>
              <w:pStyle w:val="TableTextNormal"/>
            </w:pPr>
          </w:p>
          <w:p w14:paraId="7CC79EF9" w14:textId="77777777" w:rsidR="00562F87" w:rsidRDefault="00A42A00">
            <w:pPr>
              <w:pStyle w:val="TableTextNormal"/>
            </w:pPr>
            <w:r>
              <w:rPr>
                <w:noProof/>
                <w:sz w:val="0"/>
                <w:szCs w:val="0"/>
              </w:rPr>
              <w:drawing>
                <wp:inline distT="0" distB="0" distL="0" distR="0" wp14:anchorId="7907DC02" wp14:editId="3D90376E">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foot :   Public  = 2</w:t>
            </w:r>
          </w:p>
          <w:p w14:paraId="112AC41D" w14:textId="77777777" w:rsidR="00562F87" w:rsidRDefault="00562F87">
            <w:pPr>
              <w:pStyle w:val="TableTextNormal"/>
              <w:tabs>
                <w:tab w:val="left" w:pos="540"/>
              </w:tabs>
            </w:pPr>
          </w:p>
          <w:p w14:paraId="30B2475B" w14:textId="77777777" w:rsidR="00562F87" w:rsidRDefault="00A42A00">
            <w:pPr>
              <w:pStyle w:val="TableTextNormal"/>
            </w:pPr>
            <w:r>
              <w:t xml:space="preserve">A foot (plural: feet) is a non-SI unit of length in a number of different systems including English units, Imperial units, and United States customary units. The most commonly used foot today is the international foot. There are three feet in a yard and 12 inches in a foot. </w:t>
            </w:r>
          </w:p>
          <w:p w14:paraId="42683817" w14:textId="77777777" w:rsidR="00562F87" w:rsidRDefault="00A42A00">
            <w:pPr>
              <w:pStyle w:val="TableTextNormal"/>
              <w:tabs>
                <w:tab w:val="left" w:pos="1440"/>
              </w:tabs>
              <w:jc w:val="right"/>
            </w:pPr>
            <w:r>
              <w:rPr>
                <w:rStyle w:val="TableFieldLabel"/>
              </w:rPr>
              <w:t>[ Is static True. Containment is Not Specified. ]</w:t>
            </w:r>
          </w:p>
          <w:p w14:paraId="333C8F84" w14:textId="77777777" w:rsidR="00562F87" w:rsidRDefault="00562F87">
            <w:pPr>
              <w:pStyle w:val="TableTextNormal"/>
              <w:tabs>
                <w:tab w:val="left" w:pos="720"/>
              </w:tabs>
            </w:pPr>
          </w:p>
        </w:tc>
      </w:tr>
      <w:tr w:rsidR="00562F87" w14:paraId="30F277A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0E384E" w14:textId="77777777" w:rsidR="00562F87" w:rsidRDefault="00562F87">
            <w:pPr>
              <w:pStyle w:val="TableTextNormal"/>
            </w:pPr>
          </w:p>
          <w:p w14:paraId="5593089D" w14:textId="77777777" w:rsidR="00562F87" w:rsidRDefault="00A42A00">
            <w:pPr>
              <w:pStyle w:val="TableTextNormal"/>
            </w:pPr>
            <w:r>
              <w:rPr>
                <w:noProof/>
                <w:sz w:val="0"/>
                <w:szCs w:val="0"/>
              </w:rPr>
              <w:drawing>
                <wp:inline distT="0" distB="0" distL="0" distR="0" wp14:anchorId="60AB56CB" wp14:editId="282D8FCD">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metric ton :   Public  = 3</w:t>
            </w:r>
          </w:p>
          <w:p w14:paraId="04BE47AE" w14:textId="77777777" w:rsidR="00562F87" w:rsidRDefault="00562F87">
            <w:pPr>
              <w:pStyle w:val="TableTextNormal"/>
              <w:tabs>
                <w:tab w:val="left" w:pos="540"/>
              </w:tabs>
            </w:pPr>
          </w:p>
          <w:p w14:paraId="12D08D1E" w14:textId="77777777" w:rsidR="00562F87" w:rsidRDefault="00A42A00">
            <w:pPr>
              <w:pStyle w:val="TableTextNormal"/>
            </w:pPr>
            <w:r>
              <w:t xml:space="preserve">The </w:t>
            </w:r>
            <w:proofErr w:type="spellStart"/>
            <w:r>
              <w:t>tonne</w:t>
            </w:r>
            <w:proofErr w:type="spellEnd"/>
            <w:r>
              <w:t xml:space="preserve"> or metric ton (U.S.), often redundantly referred to as a metric </w:t>
            </w:r>
            <w:proofErr w:type="spellStart"/>
            <w:r>
              <w:t>tonne</w:t>
            </w:r>
            <w:proofErr w:type="spellEnd"/>
            <w:r>
              <w:t xml:space="preserve">, is a unit of mass equal to 1,000 kg (2,205 </w:t>
            </w:r>
            <w:proofErr w:type="spellStart"/>
            <w:r>
              <w:t>lb</w:t>
            </w:r>
            <w:proofErr w:type="spellEnd"/>
            <w:r>
              <w:t xml:space="preserve">) or approximately the mass of one cubic </w:t>
            </w:r>
            <w:proofErr w:type="spellStart"/>
            <w:r>
              <w:t>metre</w:t>
            </w:r>
            <w:proofErr w:type="spellEnd"/>
            <w:r>
              <w:t xml:space="preserve"> of water at four degrees Celsius. It is sometimes abbreviated as mt in the United States, but this conflicts with other SI symbols. The </w:t>
            </w:r>
            <w:proofErr w:type="spellStart"/>
            <w:r>
              <w:t>tonne</w:t>
            </w:r>
            <w:proofErr w:type="spellEnd"/>
            <w:r>
              <w:t xml:space="preserve"> is not a unit in the International System of Units (SI), but is accepted for use with the SI. In SI units and prefixes, the </w:t>
            </w:r>
            <w:proofErr w:type="spellStart"/>
            <w:r>
              <w:t>tonne</w:t>
            </w:r>
            <w:proofErr w:type="spellEnd"/>
            <w:r>
              <w:t xml:space="preserve"> is a megagram (Mg). The Imperial and US customary units comparable to the </w:t>
            </w:r>
            <w:proofErr w:type="spellStart"/>
            <w:r>
              <w:t>tonne</w:t>
            </w:r>
            <w:proofErr w:type="spellEnd"/>
            <w:r>
              <w:t xml:space="preserve"> are both spelled ton in English, though they differ in mass. Pronunciation of </w:t>
            </w:r>
            <w:proofErr w:type="spellStart"/>
            <w:r>
              <w:t>tonne</w:t>
            </w:r>
            <w:proofErr w:type="spellEnd"/>
            <w:r>
              <w:t xml:space="preserve"> (the word used in the UK) and ton is usually identical, but is not too confusing unless accuracy is important as the </w:t>
            </w:r>
            <w:proofErr w:type="spellStart"/>
            <w:r>
              <w:t>tonne</w:t>
            </w:r>
            <w:proofErr w:type="spellEnd"/>
            <w:r>
              <w:t xml:space="preserve"> and UK long ton differ by only 1.6%.</w:t>
            </w:r>
          </w:p>
          <w:p w14:paraId="65C2867F" w14:textId="77777777" w:rsidR="00562F87" w:rsidRDefault="00A42A00">
            <w:pPr>
              <w:pStyle w:val="TableTextNormal"/>
              <w:tabs>
                <w:tab w:val="left" w:pos="1440"/>
              </w:tabs>
              <w:jc w:val="right"/>
            </w:pPr>
            <w:r>
              <w:rPr>
                <w:rStyle w:val="TableFieldLabel"/>
              </w:rPr>
              <w:t>[ Is static True. Containment is Not Specified. ]</w:t>
            </w:r>
          </w:p>
          <w:p w14:paraId="72AEA4BA" w14:textId="77777777" w:rsidR="00562F87" w:rsidRDefault="00562F87">
            <w:pPr>
              <w:pStyle w:val="TableTextNormal"/>
              <w:tabs>
                <w:tab w:val="left" w:pos="720"/>
              </w:tabs>
            </w:pPr>
          </w:p>
        </w:tc>
      </w:tr>
      <w:tr w:rsidR="00562F87" w14:paraId="06441F2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E5BDF3" w14:textId="77777777" w:rsidR="00562F87" w:rsidRDefault="00562F87">
            <w:pPr>
              <w:pStyle w:val="TableTextNormal"/>
            </w:pPr>
          </w:p>
          <w:p w14:paraId="68B50385" w14:textId="77777777" w:rsidR="00562F87" w:rsidRDefault="00A42A00">
            <w:pPr>
              <w:pStyle w:val="TableTextNormal"/>
            </w:pPr>
            <w:r>
              <w:rPr>
                <w:noProof/>
                <w:sz w:val="0"/>
                <w:szCs w:val="0"/>
              </w:rPr>
              <w:drawing>
                <wp:inline distT="0" distB="0" distL="0" distR="0" wp14:anchorId="76F26E15" wp14:editId="4D7607D3">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ton :   Public  = 4</w:t>
            </w:r>
          </w:p>
          <w:p w14:paraId="0354E2E8" w14:textId="77777777" w:rsidR="00562F87" w:rsidRDefault="00562F87">
            <w:pPr>
              <w:pStyle w:val="TableTextNormal"/>
              <w:tabs>
                <w:tab w:val="left" w:pos="540"/>
              </w:tabs>
            </w:pPr>
          </w:p>
          <w:p w14:paraId="6A918CBC" w14:textId="77777777" w:rsidR="00562F87" w:rsidRDefault="00A42A00">
            <w:pPr>
              <w:pStyle w:val="TableTextNormal"/>
            </w:pPr>
            <w:r>
              <w:t xml:space="preserve">Long ton (weight ton or imperial ton) is the name for the unit called the "ton" in the avoirdupois or Imperial system of measurements, as used in the United Kingdom and several other Commonwealth countries. It has been mostly replaced by the </w:t>
            </w:r>
            <w:proofErr w:type="spellStart"/>
            <w:r>
              <w:t>tonne</w:t>
            </w:r>
            <w:proofErr w:type="spellEnd"/>
            <w:r>
              <w:t xml:space="preserve">, and in the United States by the short ton. One long ton is equal to 2,240 pounds (1,016 kg) or 35 cubic feet (0.9911 m3) of salt water with a density of 64 </w:t>
            </w:r>
            <w:proofErr w:type="spellStart"/>
            <w:r>
              <w:t>lb</w:t>
            </w:r>
            <w:proofErr w:type="spellEnd"/>
            <w:r>
              <w:t>/ft³ (1.025 g/ml). It has some limited use in the United States, most commonly in measuring the displacement of ships, and was the unit prescribed for warships by the Washington Naval Treaty</w:t>
            </w:r>
            <w:r>
              <w:rPr>
                <w:color w:val="000000"/>
              </w:rPr>
              <w:t>—</w:t>
            </w:r>
            <w:r>
              <w:t xml:space="preserve">for example battleships were limited to a mass of 35,000 long tons (36,000 t; 39,000 ST). </w:t>
            </w:r>
          </w:p>
          <w:p w14:paraId="6CD0F9D0" w14:textId="77777777" w:rsidR="00562F87" w:rsidRDefault="00A42A00">
            <w:pPr>
              <w:pStyle w:val="TableTextNormal"/>
              <w:tabs>
                <w:tab w:val="left" w:pos="1440"/>
              </w:tabs>
              <w:jc w:val="right"/>
            </w:pPr>
            <w:r>
              <w:rPr>
                <w:rStyle w:val="TableFieldLabel"/>
              </w:rPr>
              <w:t>[ Is static True. Containment is Not Specified. ]</w:t>
            </w:r>
          </w:p>
          <w:p w14:paraId="280C9886" w14:textId="77777777" w:rsidR="00562F87" w:rsidRDefault="00562F87">
            <w:pPr>
              <w:pStyle w:val="TableTextNormal"/>
              <w:tabs>
                <w:tab w:val="left" w:pos="720"/>
              </w:tabs>
            </w:pPr>
          </w:p>
        </w:tc>
      </w:tr>
      <w:tr w:rsidR="00562F87" w14:paraId="5A13213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E6CDAA9" w14:textId="77777777" w:rsidR="00562F87" w:rsidRDefault="00562F87">
            <w:pPr>
              <w:pStyle w:val="TableTextNormal"/>
            </w:pPr>
          </w:p>
          <w:p w14:paraId="310D7304" w14:textId="77777777" w:rsidR="00562F87" w:rsidRDefault="00A42A00">
            <w:pPr>
              <w:pStyle w:val="TableTextNormal"/>
            </w:pPr>
            <w:r>
              <w:rPr>
                <w:noProof/>
                <w:sz w:val="0"/>
                <w:szCs w:val="0"/>
              </w:rPr>
              <w:drawing>
                <wp:inline distT="0" distB="0" distL="0" distR="0" wp14:anchorId="44170E95" wp14:editId="4397374E">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short ton :   Public  = 5</w:t>
            </w:r>
          </w:p>
          <w:p w14:paraId="6C023066" w14:textId="77777777" w:rsidR="00562F87" w:rsidRDefault="00562F87">
            <w:pPr>
              <w:pStyle w:val="TableTextNormal"/>
              <w:tabs>
                <w:tab w:val="left" w:pos="540"/>
              </w:tabs>
            </w:pPr>
          </w:p>
          <w:p w14:paraId="2B07B1FE" w14:textId="77777777" w:rsidR="00562F87" w:rsidRDefault="00A42A00">
            <w:pPr>
              <w:pStyle w:val="TableTextNormal"/>
            </w:pPr>
            <w:r>
              <w:t>The short ton is a unit of weight equal to 2,000 pounds (907.18474 kg). In the United States it is often called simply ton without distinguishing it from the metric ton (</w:t>
            </w:r>
            <w:proofErr w:type="spellStart"/>
            <w:r>
              <w:t>tonne</w:t>
            </w:r>
            <w:proofErr w:type="spellEnd"/>
            <w:r>
              <w:t>, 1,000 kilograms) or the long ton (2,240 pounds / 1,016.0469088 kilograms); rather, the other two are specifically noted. There are, however, some U.S. applications for which unspecified tons normally means long tons (for example, Navy ships) or metric tons (world grain production figures).</w:t>
            </w:r>
          </w:p>
          <w:p w14:paraId="61441757" w14:textId="77777777" w:rsidR="00562F87" w:rsidRDefault="00A42A00">
            <w:pPr>
              <w:pStyle w:val="TableTextNormal"/>
            </w:pPr>
            <w:r>
              <w:t>Both the long and short ton are defined as 20 hundredweights, but a hundredweight is 100 pounds (45.359237 kg) in the U.S. system (short or net hundredweight) and 112 pounds (50.80234544 kg) in the Imperial system (long or gross hundredweight).</w:t>
            </w:r>
          </w:p>
          <w:p w14:paraId="0C405C0B" w14:textId="77777777" w:rsidR="00562F87" w:rsidRDefault="00A42A00">
            <w:pPr>
              <w:pStyle w:val="TableTextNormal"/>
              <w:tabs>
                <w:tab w:val="left" w:pos="1440"/>
              </w:tabs>
              <w:jc w:val="right"/>
            </w:pPr>
            <w:r>
              <w:rPr>
                <w:rStyle w:val="TableFieldLabel"/>
              </w:rPr>
              <w:t>[ Is static True. Containment is Not Specified. ]</w:t>
            </w:r>
          </w:p>
          <w:p w14:paraId="1C17DA01" w14:textId="77777777" w:rsidR="00562F87" w:rsidRDefault="00562F87">
            <w:pPr>
              <w:pStyle w:val="TableTextNormal"/>
              <w:tabs>
                <w:tab w:val="left" w:pos="720"/>
              </w:tabs>
            </w:pPr>
          </w:p>
        </w:tc>
      </w:tr>
      <w:tr w:rsidR="00562F87" w14:paraId="75A9829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ED43EC" w14:textId="77777777" w:rsidR="00562F87" w:rsidRDefault="00562F87">
            <w:pPr>
              <w:pStyle w:val="TableTextNormal"/>
            </w:pPr>
          </w:p>
          <w:p w14:paraId="6B537685" w14:textId="77777777" w:rsidR="00562F87" w:rsidRDefault="00A42A00">
            <w:pPr>
              <w:pStyle w:val="TableTextNormal"/>
            </w:pPr>
            <w:r>
              <w:rPr>
                <w:noProof/>
                <w:sz w:val="0"/>
                <w:szCs w:val="0"/>
              </w:rPr>
              <w:drawing>
                <wp:inline distT="0" distB="0" distL="0" distR="0" wp14:anchorId="1B3188A0" wp14:editId="56531B12">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gross ton :   Public  = 6</w:t>
            </w:r>
          </w:p>
          <w:p w14:paraId="7BF6B896" w14:textId="77777777" w:rsidR="00562F87" w:rsidRDefault="00562F87">
            <w:pPr>
              <w:pStyle w:val="TableTextNormal"/>
              <w:tabs>
                <w:tab w:val="left" w:pos="540"/>
              </w:tabs>
            </w:pPr>
          </w:p>
          <w:p w14:paraId="43143E77" w14:textId="77777777" w:rsidR="00562F87" w:rsidRDefault="00A42A00">
            <w:pPr>
              <w:pStyle w:val="TableTextNormal"/>
            </w:pPr>
            <w:r>
              <w:t>Gross tonnage (GT) is a function of the volume of all ship's enclosed spaces (from keel to funnel) measured to the outside of the hull framing. There is a sliding scale factor. So GT is a kind of capacity-derived index that is used to rank a ship for purposes of determining manning, safety and other statutory requirements and is expressed simply as GT, which is a unitless entity, even though its derivation is tied to the cubic meter unit of volumetric capacity.</w:t>
            </w:r>
          </w:p>
          <w:p w14:paraId="7AAD2B53" w14:textId="77777777" w:rsidR="00562F87" w:rsidRDefault="00562F87">
            <w:pPr>
              <w:pStyle w:val="TableTextNormal"/>
            </w:pPr>
          </w:p>
          <w:p w14:paraId="60641606" w14:textId="77777777" w:rsidR="00562F87" w:rsidRDefault="00A42A00">
            <w:pPr>
              <w:pStyle w:val="TableTextNormal"/>
            </w:pPr>
            <w:r>
              <w:t xml:space="preserve">Tonnage measurements are now governed by an IMO Convention (International Convention on Tonnage Measurement of Ships, 1969 (London-Rules)), which applies to all ships built after July 1982. In accordance with the Convention, the correct term to use now is GT, which is a function of the </w:t>
            </w:r>
            <w:proofErr w:type="spellStart"/>
            <w:r>
              <w:t>moulded</w:t>
            </w:r>
            <w:proofErr w:type="spellEnd"/>
            <w:r>
              <w:t xml:space="preserve"> volume of all enclosed spaces of the ship. </w:t>
            </w:r>
          </w:p>
          <w:p w14:paraId="7AADBC38" w14:textId="77777777" w:rsidR="00562F87" w:rsidRDefault="00A42A00">
            <w:pPr>
              <w:pStyle w:val="TableTextNormal"/>
              <w:tabs>
                <w:tab w:val="left" w:pos="1440"/>
              </w:tabs>
              <w:jc w:val="right"/>
            </w:pPr>
            <w:r>
              <w:rPr>
                <w:rStyle w:val="TableFieldLabel"/>
              </w:rPr>
              <w:t>[ Is static True. Containment is Not Specified. ]</w:t>
            </w:r>
          </w:p>
          <w:p w14:paraId="761A9A97" w14:textId="77777777" w:rsidR="00562F87" w:rsidRDefault="00562F87">
            <w:pPr>
              <w:pStyle w:val="TableTextNormal"/>
              <w:tabs>
                <w:tab w:val="left" w:pos="720"/>
              </w:tabs>
            </w:pPr>
          </w:p>
        </w:tc>
      </w:tr>
      <w:tr w:rsidR="00562F87" w14:paraId="7A4454C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0314A7" w14:textId="77777777" w:rsidR="00562F87" w:rsidRDefault="00562F87">
            <w:pPr>
              <w:pStyle w:val="TableTextNormal"/>
            </w:pPr>
          </w:p>
          <w:p w14:paraId="283BF6A7" w14:textId="77777777" w:rsidR="00562F87" w:rsidRDefault="00A42A00">
            <w:pPr>
              <w:pStyle w:val="TableTextNormal"/>
            </w:pPr>
            <w:r>
              <w:rPr>
                <w:noProof/>
                <w:sz w:val="0"/>
                <w:szCs w:val="0"/>
              </w:rPr>
              <w:drawing>
                <wp:inline distT="0" distB="0" distL="0" distR="0" wp14:anchorId="4D425D2D" wp14:editId="05FD66CF">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net ton :   Public  = 7</w:t>
            </w:r>
          </w:p>
          <w:p w14:paraId="1F72300D" w14:textId="77777777" w:rsidR="00562F87" w:rsidRDefault="00562F87">
            <w:pPr>
              <w:pStyle w:val="TableTextNormal"/>
              <w:tabs>
                <w:tab w:val="left" w:pos="540"/>
              </w:tabs>
            </w:pPr>
          </w:p>
          <w:p w14:paraId="7AAA22DC" w14:textId="77777777" w:rsidR="00562F87" w:rsidRDefault="00A42A00">
            <w:pPr>
              <w:pStyle w:val="TableTextNormal"/>
            </w:pPr>
            <w:r>
              <w:t>Net tonnage (NT) is based on a calculation of the volume of all cargo spaces of the ship. It indicates a vessel</w:t>
            </w:r>
            <w:r>
              <w:rPr>
                <w:color w:val="000000"/>
              </w:rPr>
              <w:t>’</w:t>
            </w:r>
            <w:r>
              <w:t xml:space="preserve">s earning space and is a function of the </w:t>
            </w:r>
            <w:proofErr w:type="spellStart"/>
            <w:r>
              <w:t>moulded</w:t>
            </w:r>
            <w:proofErr w:type="spellEnd"/>
            <w:r>
              <w:t xml:space="preserve"> volume of all cargo spaces of the ship.</w:t>
            </w:r>
          </w:p>
          <w:p w14:paraId="6C083E57" w14:textId="77777777" w:rsidR="00562F87" w:rsidRDefault="00A42A00">
            <w:pPr>
              <w:pStyle w:val="TableTextNormal"/>
              <w:tabs>
                <w:tab w:val="left" w:pos="1440"/>
              </w:tabs>
              <w:jc w:val="right"/>
            </w:pPr>
            <w:r>
              <w:rPr>
                <w:rStyle w:val="TableFieldLabel"/>
              </w:rPr>
              <w:t>[ Is static True. Containment is Not Specified. ]</w:t>
            </w:r>
          </w:p>
          <w:p w14:paraId="134C8984" w14:textId="77777777" w:rsidR="00562F87" w:rsidRDefault="00562F87">
            <w:pPr>
              <w:pStyle w:val="TableTextNormal"/>
              <w:tabs>
                <w:tab w:val="left" w:pos="720"/>
              </w:tabs>
            </w:pPr>
          </w:p>
        </w:tc>
      </w:tr>
      <w:tr w:rsidR="00562F87" w14:paraId="17DFA95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A766A75" w14:textId="77777777" w:rsidR="00562F87" w:rsidRDefault="00562F87">
            <w:pPr>
              <w:pStyle w:val="TableTextNormal"/>
            </w:pPr>
          </w:p>
          <w:p w14:paraId="1BDEDBA7" w14:textId="77777777" w:rsidR="00562F87" w:rsidRDefault="00A42A00">
            <w:pPr>
              <w:pStyle w:val="TableTextNormal"/>
            </w:pPr>
            <w:r>
              <w:rPr>
                <w:noProof/>
                <w:sz w:val="0"/>
                <w:szCs w:val="0"/>
              </w:rPr>
              <w:drawing>
                <wp:inline distT="0" distB="0" distL="0" distR="0" wp14:anchorId="655DD668" wp14:editId="5BF7515C">
                  <wp:extent cx="114300" cy="1143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Panama Canal/Universal Measurement System net tonnage :   Public  = 8</w:t>
            </w:r>
          </w:p>
          <w:p w14:paraId="4F9D64A4" w14:textId="77777777" w:rsidR="00562F87" w:rsidRDefault="00562F87">
            <w:pPr>
              <w:pStyle w:val="TableTextNormal"/>
              <w:tabs>
                <w:tab w:val="left" w:pos="540"/>
              </w:tabs>
            </w:pPr>
          </w:p>
          <w:p w14:paraId="642AD2A6" w14:textId="77777777" w:rsidR="00562F87" w:rsidRDefault="00A42A00">
            <w:pPr>
              <w:pStyle w:val="TableTextNormal"/>
            </w:pPr>
            <w:r>
              <w:t>The Panama Canal/Universal Measurement System (PC/UMS) is based on net tonnage, modified for Panama Canal purposes. PC/UMS is based on a mathematical formula to calculate a vessel's total volume; a PC/UMS net ton is equivalent to 100 cubic feet of capacity.</w:t>
            </w:r>
          </w:p>
          <w:p w14:paraId="59E019CC" w14:textId="77777777" w:rsidR="00562F87" w:rsidRDefault="00A42A00">
            <w:pPr>
              <w:pStyle w:val="TableTextNormal"/>
              <w:tabs>
                <w:tab w:val="left" w:pos="1440"/>
              </w:tabs>
              <w:jc w:val="right"/>
            </w:pPr>
            <w:r>
              <w:rPr>
                <w:rStyle w:val="TableFieldLabel"/>
              </w:rPr>
              <w:lastRenderedPageBreak/>
              <w:t>[ Is static True. Containment is Not Specified. ]</w:t>
            </w:r>
          </w:p>
          <w:p w14:paraId="054A8BBE" w14:textId="77777777" w:rsidR="00562F87" w:rsidRDefault="00562F87">
            <w:pPr>
              <w:pStyle w:val="TableTextNormal"/>
              <w:tabs>
                <w:tab w:val="left" w:pos="720"/>
              </w:tabs>
            </w:pPr>
          </w:p>
        </w:tc>
      </w:tr>
      <w:tr w:rsidR="00562F87" w14:paraId="146F282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A6FC2EB" w14:textId="77777777" w:rsidR="00562F87" w:rsidRDefault="00562F87">
            <w:pPr>
              <w:pStyle w:val="TableTextNormal"/>
            </w:pPr>
          </w:p>
          <w:p w14:paraId="2C95B58C" w14:textId="77777777" w:rsidR="00562F87" w:rsidRDefault="00A42A00">
            <w:pPr>
              <w:pStyle w:val="TableTextNormal"/>
            </w:pPr>
            <w:r>
              <w:rPr>
                <w:noProof/>
                <w:sz w:val="0"/>
                <w:szCs w:val="0"/>
              </w:rPr>
              <w:drawing>
                <wp:inline distT="0" distB="0" distL="0" distR="0" wp14:anchorId="39F920BF" wp14:editId="256A0F90">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Suez Canal Net Tonnage :   Public  = 9</w:t>
            </w:r>
          </w:p>
          <w:p w14:paraId="06627F39" w14:textId="77777777" w:rsidR="00562F87" w:rsidRDefault="00562F87">
            <w:pPr>
              <w:pStyle w:val="TableTextNormal"/>
              <w:tabs>
                <w:tab w:val="left" w:pos="540"/>
              </w:tabs>
            </w:pPr>
          </w:p>
          <w:p w14:paraId="0BB76C80" w14:textId="77777777" w:rsidR="00562F87" w:rsidRDefault="00A42A00">
            <w:pPr>
              <w:pStyle w:val="TableTextNormal"/>
            </w:pPr>
            <w:r>
              <w:t xml:space="preserve">The Suez Canal Net Tonnage (SCNT) is derived with a number of modifications from the former net register tonnage of the </w:t>
            </w:r>
            <w:proofErr w:type="spellStart"/>
            <w:r>
              <w:t>Moorsom</w:t>
            </w:r>
            <w:proofErr w:type="spellEnd"/>
            <w: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p w14:paraId="16CA2638" w14:textId="77777777" w:rsidR="00562F87" w:rsidRDefault="00A42A00">
            <w:pPr>
              <w:pStyle w:val="TableTextNormal"/>
              <w:tabs>
                <w:tab w:val="left" w:pos="1440"/>
              </w:tabs>
              <w:jc w:val="right"/>
            </w:pPr>
            <w:r>
              <w:rPr>
                <w:rStyle w:val="TableFieldLabel"/>
              </w:rPr>
              <w:t>[ Is static True. Containment is Not Specified. ]</w:t>
            </w:r>
          </w:p>
          <w:p w14:paraId="64290344" w14:textId="77777777" w:rsidR="00562F87" w:rsidRDefault="00562F87">
            <w:pPr>
              <w:pStyle w:val="TableTextNormal"/>
              <w:tabs>
                <w:tab w:val="left" w:pos="720"/>
              </w:tabs>
            </w:pPr>
          </w:p>
        </w:tc>
      </w:tr>
      <w:tr w:rsidR="00562F87" w14:paraId="284B440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6397CB" w14:textId="77777777" w:rsidR="00562F87" w:rsidRDefault="00562F87">
            <w:pPr>
              <w:pStyle w:val="TableTextNormal"/>
            </w:pPr>
          </w:p>
          <w:p w14:paraId="12C2E864" w14:textId="77777777" w:rsidR="00562F87" w:rsidRDefault="00A42A00">
            <w:pPr>
              <w:pStyle w:val="TableTextNormal"/>
            </w:pPr>
            <w:r>
              <w:rPr>
                <w:noProof/>
                <w:sz w:val="0"/>
                <w:szCs w:val="0"/>
              </w:rPr>
              <w:drawing>
                <wp:inline distT="0" distB="0" distL="0" distR="0" wp14:anchorId="70E3C86C" wp14:editId="6D8CD184">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none :   Public  = 10</w:t>
            </w:r>
          </w:p>
          <w:p w14:paraId="5A5A0D28" w14:textId="77777777" w:rsidR="00562F87" w:rsidRDefault="00562F87">
            <w:pPr>
              <w:pStyle w:val="TableTextNormal"/>
              <w:tabs>
                <w:tab w:val="left" w:pos="540"/>
              </w:tabs>
            </w:pPr>
          </w:p>
          <w:p w14:paraId="4BB7A6A6" w14:textId="77777777" w:rsidR="00562F87" w:rsidRDefault="00A42A00">
            <w:pPr>
              <w:pStyle w:val="TableTextNormal"/>
            </w:pPr>
            <w:r>
              <w:t>Can be used for net and gross tonnages, including Panama Canal/Universal Measurement System net tonnage and The Suez Canal Net Tonnage.</w:t>
            </w:r>
          </w:p>
          <w:p w14:paraId="5F811674" w14:textId="77777777" w:rsidR="00562F87" w:rsidRDefault="00A42A00">
            <w:pPr>
              <w:pStyle w:val="TableTextNormal"/>
              <w:tabs>
                <w:tab w:val="left" w:pos="1440"/>
              </w:tabs>
              <w:jc w:val="right"/>
            </w:pPr>
            <w:r>
              <w:rPr>
                <w:rStyle w:val="TableFieldLabel"/>
              </w:rPr>
              <w:t>[ Is static True. Containment is Not Specified. ]</w:t>
            </w:r>
          </w:p>
          <w:p w14:paraId="76474C69" w14:textId="77777777" w:rsidR="00562F87" w:rsidRDefault="00562F87">
            <w:pPr>
              <w:pStyle w:val="TableTextNormal"/>
              <w:tabs>
                <w:tab w:val="left" w:pos="720"/>
              </w:tabs>
            </w:pPr>
          </w:p>
        </w:tc>
      </w:tr>
      <w:tr w:rsidR="00562F87" w14:paraId="6049D58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A7E230D" w14:textId="77777777" w:rsidR="00562F87" w:rsidRDefault="00562F87">
            <w:pPr>
              <w:pStyle w:val="TableTextNormal"/>
            </w:pPr>
          </w:p>
          <w:p w14:paraId="04138763" w14:textId="77777777" w:rsidR="00562F87" w:rsidRDefault="00A42A00">
            <w:pPr>
              <w:pStyle w:val="TableTextNormal"/>
            </w:pPr>
            <w:r>
              <w:rPr>
                <w:noProof/>
                <w:sz w:val="0"/>
                <w:szCs w:val="0"/>
              </w:rPr>
              <w:drawing>
                <wp:inline distT="0" distB="0" distL="0" distR="0" wp14:anchorId="4E4E9F93" wp14:editId="394CB686">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cubic </w:t>
            </w:r>
            <w:proofErr w:type="spellStart"/>
            <w:r>
              <w:t>metres</w:t>
            </w:r>
            <w:proofErr w:type="spellEnd"/>
            <w:r>
              <w:t xml:space="preserve"> :   Public  = 11</w:t>
            </w:r>
          </w:p>
          <w:p w14:paraId="7C3D9663" w14:textId="77777777" w:rsidR="00562F87" w:rsidRDefault="00562F87">
            <w:pPr>
              <w:pStyle w:val="TableTextNormal"/>
              <w:tabs>
                <w:tab w:val="left" w:pos="540"/>
              </w:tabs>
            </w:pPr>
          </w:p>
          <w:p w14:paraId="61BF415C" w14:textId="77777777" w:rsidR="00562F87" w:rsidRDefault="00A42A00">
            <w:pPr>
              <w:pStyle w:val="TableTextNormal"/>
            </w:pPr>
            <w:r>
              <w:t xml:space="preserve">cubic </w:t>
            </w:r>
            <w:proofErr w:type="spellStart"/>
            <w:r>
              <w:t>metres</w:t>
            </w:r>
            <w:proofErr w:type="spellEnd"/>
          </w:p>
          <w:p w14:paraId="013B47C2" w14:textId="77777777" w:rsidR="00562F87" w:rsidRDefault="00A42A00">
            <w:pPr>
              <w:pStyle w:val="TableTextNormal"/>
              <w:tabs>
                <w:tab w:val="left" w:pos="1440"/>
              </w:tabs>
              <w:jc w:val="right"/>
            </w:pPr>
            <w:r>
              <w:rPr>
                <w:rStyle w:val="TableFieldLabel"/>
              </w:rPr>
              <w:t>[ Is static True. Containment is Not Specified. ]</w:t>
            </w:r>
          </w:p>
          <w:p w14:paraId="5A3C8F14" w14:textId="77777777" w:rsidR="00562F87" w:rsidRDefault="00562F87">
            <w:pPr>
              <w:pStyle w:val="TableTextNormal"/>
              <w:tabs>
                <w:tab w:val="left" w:pos="720"/>
              </w:tabs>
            </w:pPr>
          </w:p>
        </w:tc>
      </w:tr>
      <w:tr w:rsidR="00562F87" w14:paraId="2609310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B9234A7" w14:textId="77777777" w:rsidR="00562F87" w:rsidRDefault="00562F87">
            <w:pPr>
              <w:pStyle w:val="TableTextNormal"/>
            </w:pPr>
          </w:p>
          <w:p w14:paraId="02FAA784" w14:textId="77777777" w:rsidR="00562F87" w:rsidRDefault="00A42A00">
            <w:pPr>
              <w:pStyle w:val="TableTextNormal"/>
            </w:pPr>
            <w:r>
              <w:rPr>
                <w:noProof/>
                <w:sz w:val="0"/>
                <w:szCs w:val="0"/>
              </w:rPr>
              <w:drawing>
                <wp:inline distT="0" distB="0" distL="0" distR="0" wp14:anchorId="4F0310A4" wp14:editId="43A234E0">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Suez Canal Gross Tonnage :   Public  = 12</w:t>
            </w:r>
          </w:p>
          <w:p w14:paraId="64F912F2" w14:textId="77777777" w:rsidR="00562F87" w:rsidRDefault="00562F87">
            <w:pPr>
              <w:pStyle w:val="TableTextNormal"/>
              <w:tabs>
                <w:tab w:val="left" w:pos="540"/>
              </w:tabs>
            </w:pPr>
          </w:p>
          <w:p w14:paraId="4258BD43" w14:textId="77777777" w:rsidR="00562F87" w:rsidRDefault="00A42A00">
            <w:pPr>
              <w:pStyle w:val="TableTextNormal"/>
            </w:pPr>
            <w:r>
              <w:t xml:space="preserve">The Suez Canal Gross Tonnage (SCGT) is derived with a number of modifications from the former net register tonnage of the </w:t>
            </w:r>
            <w:proofErr w:type="spellStart"/>
            <w:r>
              <w:t>Moorsom</w:t>
            </w:r>
            <w:proofErr w:type="spellEnd"/>
            <w:r>
              <w:t xml:space="preserve"> System and was established by the International Commission of Constantinople in its Protocol of 18 December 1873. It is still in use, as amended by the Rules of Navigation of the Suez Canal Authority, and is registered in the Suez Canal Tonnage Certificate.</w:t>
            </w:r>
          </w:p>
          <w:p w14:paraId="61617AAB" w14:textId="77777777" w:rsidR="00562F87" w:rsidRDefault="00A42A00">
            <w:pPr>
              <w:pStyle w:val="TableTextNormal"/>
              <w:tabs>
                <w:tab w:val="left" w:pos="1440"/>
              </w:tabs>
              <w:jc w:val="right"/>
            </w:pPr>
            <w:r>
              <w:rPr>
                <w:rStyle w:val="TableFieldLabel"/>
              </w:rPr>
              <w:t>[ Is static True. Containment is Not Specified. ]</w:t>
            </w:r>
          </w:p>
          <w:p w14:paraId="73ABEF53" w14:textId="77777777" w:rsidR="00562F87" w:rsidRDefault="00562F87">
            <w:pPr>
              <w:pStyle w:val="TableTextNormal"/>
              <w:tabs>
                <w:tab w:val="left" w:pos="720"/>
              </w:tabs>
            </w:pPr>
          </w:p>
        </w:tc>
      </w:tr>
    </w:tbl>
    <w:p w14:paraId="49A98B91" w14:textId="77777777" w:rsidR="00562F87" w:rsidRDefault="00562F87">
      <w:pPr>
        <w:pStyle w:val="Notes"/>
      </w:pPr>
    </w:p>
    <w:p w14:paraId="085C06DB" w14:textId="77777777" w:rsidR="00562F87" w:rsidRDefault="00A42A00">
      <w:pPr>
        <w:pStyle w:val="Notes"/>
      </w:pPr>
      <w:r>
        <w:t xml:space="preserve">  </w:t>
      </w:r>
      <w:bookmarkEnd w:id="400"/>
    </w:p>
    <w:p w14:paraId="4D7FB67B" w14:textId="77777777" w:rsidR="00562F87" w:rsidRDefault="00562F87">
      <w:pPr>
        <w:pStyle w:val="Notes"/>
      </w:pPr>
    </w:p>
    <w:p w14:paraId="37886BFE" w14:textId="77777777" w:rsidR="00562F87" w:rsidRDefault="00A42A00">
      <w:pPr>
        <w:pStyle w:val="Heading3"/>
      </w:pPr>
      <w:bookmarkStart w:id="402" w:name="BKM_D0C3FB07_2805_4D43_B165_3EA61130AE6C"/>
      <w:bookmarkStart w:id="403" w:name="_Toc25000236"/>
      <w:proofErr w:type="spellStart"/>
      <w:r>
        <w:t>waterLevelTrend</w:t>
      </w:r>
      <w:bookmarkEnd w:id="403"/>
      <w:proofErr w:type="spellEnd"/>
    </w:p>
    <w:p w14:paraId="07A3CAEA" w14:textId="77777777" w:rsidR="00562F87" w:rsidRDefault="00A42A00">
      <w:pPr>
        <w:pStyle w:val="Notes"/>
      </w:pPr>
      <w:r>
        <w:rPr>
          <w:rStyle w:val="Italics"/>
        </w:rPr>
        <w:t>Enumeration in package 'S-127 Domain Model'</w:t>
      </w:r>
    </w:p>
    <w:p w14:paraId="31AC2C1B" w14:textId="77777777" w:rsidR="00562F87" w:rsidRDefault="00562F87">
      <w:pPr>
        <w:pStyle w:val="Notes"/>
        <w:tabs>
          <w:tab w:val="left" w:pos="720"/>
        </w:tabs>
      </w:pPr>
    </w:p>
    <w:p w14:paraId="3524CB05" w14:textId="77777777" w:rsidR="00562F87" w:rsidRDefault="00A42A00">
      <w:pPr>
        <w:pStyle w:val="Notes"/>
      </w:pPr>
      <w:r>
        <w:t>The tendency of water level to change in a particular direction.</w:t>
      </w:r>
    </w:p>
    <w:p w14:paraId="5F8D5608" w14:textId="77777777" w:rsidR="00562F87" w:rsidRDefault="00562F87">
      <w:pPr>
        <w:pStyle w:val="Notes"/>
      </w:pPr>
    </w:p>
    <w:p w14:paraId="4C2A5B3B" w14:textId="77777777" w:rsidR="00562F87" w:rsidRDefault="00A42A00">
      <w:pPr>
        <w:pStyle w:val="Properties"/>
      </w:pPr>
      <w:proofErr w:type="spellStart"/>
      <w:r>
        <w:t>waterLevelTrend</w:t>
      </w:r>
      <w:proofErr w:type="spellEnd"/>
      <w:r>
        <w:t xml:space="preserve"> </w:t>
      </w:r>
    </w:p>
    <w:p w14:paraId="0FFAB69C" w14:textId="77777777" w:rsidR="00562F87" w:rsidRDefault="00A42A00">
      <w:pPr>
        <w:pStyle w:val="Properties"/>
      </w:pPr>
      <w:r>
        <w:t>Version 1.0  Phase 1.0  Proposed</w:t>
      </w:r>
    </w:p>
    <w:p w14:paraId="203C3FC9" w14:textId="77777777" w:rsidR="00562F87" w:rsidRDefault="00A42A00">
      <w:pPr>
        <w:pStyle w:val="Properties"/>
      </w:pPr>
      <w:proofErr w:type="spellStart"/>
      <w:r>
        <w:t>raphaelm</w:t>
      </w:r>
      <w:proofErr w:type="spellEnd"/>
      <w:r>
        <w:t xml:space="preserve"> created on 11-Feb-2018.  Last modified 20-Aug-2018</w:t>
      </w:r>
    </w:p>
    <w:p w14:paraId="4267D5F0"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41AEB3E"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48742D0" w14:textId="77777777" w:rsidR="00562F87" w:rsidRDefault="00A42A00">
            <w:pPr>
              <w:pStyle w:val="TableHeadingLight"/>
            </w:pPr>
            <w:r>
              <w:t>ATTRIBUTES</w:t>
            </w:r>
          </w:p>
        </w:tc>
      </w:tr>
      <w:tr w:rsidR="00562F87" w14:paraId="5065787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BFA6E1" w14:textId="77777777" w:rsidR="00562F87" w:rsidRDefault="00562F87">
            <w:pPr>
              <w:pStyle w:val="TableTextNormal"/>
            </w:pPr>
          </w:p>
          <w:p w14:paraId="1E71DB3C" w14:textId="77777777" w:rsidR="00562F87" w:rsidRDefault="00A42A00">
            <w:pPr>
              <w:pStyle w:val="TableTextNormal"/>
            </w:pPr>
            <w:r>
              <w:rPr>
                <w:noProof/>
                <w:sz w:val="0"/>
                <w:szCs w:val="0"/>
              </w:rPr>
              <w:drawing>
                <wp:inline distT="0" distB="0" distL="0" distR="0" wp14:anchorId="40D35249" wp14:editId="06089D5B">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decreasing :   Public  = 1</w:t>
            </w:r>
          </w:p>
          <w:p w14:paraId="10F449F1" w14:textId="77777777" w:rsidR="00562F87" w:rsidRDefault="00562F87">
            <w:pPr>
              <w:pStyle w:val="TableTextNormal"/>
              <w:tabs>
                <w:tab w:val="left" w:pos="540"/>
              </w:tabs>
            </w:pPr>
          </w:p>
          <w:p w14:paraId="06C55E6C" w14:textId="77777777" w:rsidR="00562F87" w:rsidRDefault="00A42A00">
            <w:pPr>
              <w:pStyle w:val="TableTextNormal"/>
            </w:pPr>
            <w:r>
              <w:t>Becoming smaller in magnitude.</w:t>
            </w:r>
          </w:p>
          <w:p w14:paraId="5CC40DBB"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684F971F" w14:textId="77777777" w:rsidR="00562F87" w:rsidRDefault="00562F87">
            <w:pPr>
              <w:pStyle w:val="TableTextNormal"/>
              <w:tabs>
                <w:tab w:val="left" w:pos="720"/>
              </w:tabs>
            </w:pPr>
          </w:p>
        </w:tc>
      </w:tr>
      <w:tr w:rsidR="00562F87" w14:paraId="3327799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FCA94BD" w14:textId="77777777" w:rsidR="00562F87" w:rsidRDefault="00562F87">
            <w:pPr>
              <w:pStyle w:val="TableTextNormal"/>
            </w:pPr>
          </w:p>
          <w:p w14:paraId="79B90301" w14:textId="77777777" w:rsidR="00562F87" w:rsidRDefault="00A42A00">
            <w:pPr>
              <w:pStyle w:val="TableTextNormal"/>
            </w:pPr>
            <w:r>
              <w:rPr>
                <w:noProof/>
                <w:sz w:val="0"/>
                <w:szCs w:val="0"/>
              </w:rPr>
              <w:drawing>
                <wp:inline distT="0" distB="0" distL="0" distR="0" wp14:anchorId="13894F94" wp14:editId="15BE97FE">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increasing :   Public  = 2</w:t>
            </w:r>
          </w:p>
          <w:p w14:paraId="49B5303A" w14:textId="77777777" w:rsidR="00562F87" w:rsidRDefault="00562F87">
            <w:pPr>
              <w:pStyle w:val="TableTextNormal"/>
              <w:tabs>
                <w:tab w:val="left" w:pos="540"/>
              </w:tabs>
            </w:pPr>
          </w:p>
          <w:p w14:paraId="47080C71" w14:textId="77777777" w:rsidR="00562F87" w:rsidRDefault="00A42A00">
            <w:pPr>
              <w:pStyle w:val="TableTextNormal"/>
            </w:pPr>
            <w:r>
              <w:t>Becoming larger in magnitude.</w:t>
            </w:r>
          </w:p>
          <w:p w14:paraId="1AD2300F"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C8A5D3C" w14:textId="77777777" w:rsidR="00562F87" w:rsidRDefault="00562F87">
            <w:pPr>
              <w:pStyle w:val="TableTextNormal"/>
              <w:tabs>
                <w:tab w:val="left" w:pos="720"/>
              </w:tabs>
            </w:pPr>
          </w:p>
        </w:tc>
      </w:tr>
      <w:tr w:rsidR="00562F87" w14:paraId="705BBAD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C70C245" w14:textId="77777777" w:rsidR="00562F87" w:rsidRDefault="00562F87">
            <w:pPr>
              <w:pStyle w:val="TableTextNormal"/>
            </w:pPr>
          </w:p>
          <w:p w14:paraId="5CD982D1" w14:textId="77777777" w:rsidR="00562F87" w:rsidRDefault="00A42A00">
            <w:pPr>
              <w:pStyle w:val="TableTextNormal"/>
            </w:pPr>
            <w:r>
              <w:rPr>
                <w:noProof/>
                <w:sz w:val="0"/>
                <w:szCs w:val="0"/>
              </w:rPr>
              <w:drawing>
                <wp:inline distT="0" distB="0" distL="0" distR="0" wp14:anchorId="4BD999BB" wp14:editId="75EB6615">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steady :   Public  = 3</w:t>
            </w:r>
          </w:p>
          <w:p w14:paraId="1F7C7D25" w14:textId="77777777" w:rsidR="00562F87" w:rsidRDefault="00562F87">
            <w:pPr>
              <w:pStyle w:val="TableTextNormal"/>
              <w:tabs>
                <w:tab w:val="left" w:pos="540"/>
              </w:tabs>
            </w:pPr>
          </w:p>
          <w:p w14:paraId="05D9B987" w14:textId="77777777" w:rsidR="00562F87" w:rsidRDefault="00A42A00">
            <w:pPr>
              <w:pStyle w:val="TableTextNormal"/>
            </w:pPr>
            <w:r>
              <w:t>Constant.</w:t>
            </w:r>
          </w:p>
          <w:p w14:paraId="0CAF35A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38AA17B1" w14:textId="77777777" w:rsidR="00562F87" w:rsidRDefault="00562F87">
            <w:pPr>
              <w:pStyle w:val="TableTextNormal"/>
              <w:tabs>
                <w:tab w:val="left" w:pos="720"/>
              </w:tabs>
            </w:pPr>
          </w:p>
        </w:tc>
      </w:tr>
    </w:tbl>
    <w:p w14:paraId="0A1BA645" w14:textId="77777777" w:rsidR="00562F87" w:rsidRDefault="00562F87">
      <w:pPr>
        <w:pStyle w:val="Notes"/>
      </w:pPr>
    </w:p>
    <w:p w14:paraId="61C668BA" w14:textId="77777777" w:rsidR="00562F87" w:rsidRDefault="00A42A00">
      <w:pPr>
        <w:pStyle w:val="Notes"/>
      </w:pPr>
      <w:r>
        <w:lastRenderedPageBreak/>
        <w:t xml:space="preserve">  </w:t>
      </w:r>
      <w:r>
        <w:rPr>
          <w:color w:val="5F5F5F"/>
        </w:rPr>
        <w:t xml:space="preserve">  </w:t>
      </w:r>
      <w:bookmarkEnd w:id="14"/>
      <w:bookmarkEnd w:id="15"/>
      <w:bookmarkEnd w:id="402"/>
    </w:p>
    <w:p w14:paraId="13AC823D" w14:textId="77777777" w:rsidR="00562F87" w:rsidRDefault="00562F87">
      <w:pPr>
        <w:pStyle w:val="Notes"/>
      </w:pPr>
    </w:p>
    <w:p w14:paraId="5C0D0964" w14:textId="77777777" w:rsidR="00562F87" w:rsidRDefault="00A42A00">
      <w:bookmarkStart w:id="404" w:name="S_127_META_FEATURES"/>
      <w:bookmarkStart w:id="405" w:name="BKM_8E283BD0_6410_4F20_9E45_594225746E00"/>
      <w:r>
        <w:rPr>
          <w:rFonts w:ascii="Times New Roman" w:eastAsia="Times New Roman" w:hAnsi="Times New Roman" w:cs="Times New Roman"/>
          <w:sz w:val="20"/>
          <w:szCs w:val="20"/>
        </w:rPr>
        <w:br w:type="page"/>
      </w:r>
    </w:p>
    <w:p w14:paraId="7B2E3A1C" w14:textId="77777777" w:rsidR="00562F87" w:rsidRDefault="00A42A00">
      <w:pPr>
        <w:pStyle w:val="Heading2"/>
      </w:pPr>
      <w:bookmarkStart w:id="406" w:name="_Toc25000237"/>
      <w:r>
        <w:lastRenderedPageBreak/>
        <w:t>S-127 Meta Features</w:t>
      </w:r>
      <w:bookmarkEnd w:id="406"/>
    </w:p>
    <w:p w14:paraId="37783CE2" w14:textId="77777777" w:rsidR="00562F87" w:rsidRDefault="00A42A00">
      <w:pPr>
        <w:pStyle w:val="Notes"/>
      </w:pPr>
      <w:r>
        <w:rPr>
          <w:rStyle w:val="Italics"/>
        </w:rPr>
        <w:t>Package in package 'S-127 V1.0'</w:t>
      </w:r>
    </w:p>
    <w:p w14:paraId="1AC4758F" w14:textId="77777777" w:rsidR="00562F87" w:rsidRDefault="00562F87">
      <w:pPr>
        <w:pStyle w:val="Notes"/>
      </w:pPr>
    </w:p>
    <w:p w14:paraId="7DDE9F0D" w14:textId="77777777" w:rsidR="00562F87" w:rsidRDefault="00A42A00">
      <w:pPr>
        <w:pStyle w:val="Properties"/>
        <w:tabs>
          <w:tab w:val="left" w:pos="720"/>
        </w:tabs>
      </w:pPr>
      <w:r>
        <w:t>S-127 Meta Features</w:t>
      </w:r>
    </w:p>
    <w:p w14:paraId="6088A716" w14:textId="77777777" w:rsidR="00562F87" w:rsidRDefault="00A42A00">
      <w:pPr>
        <w:pStyle w:val="Properties"/>
        <w:tabs>
          <w:tab w:val="left" w:pos="720"/>
        </w:tabs>
      </w:pPr>
      <w:r>
        <w:t>Version 1.0  Phase 1.0  Proposed</w:t>
      </w:r>
    </w:p>
    <w:p w14:paraId="757EF073" w14:textId="77777777" w:rsidR="00562F87" w:rsidRDefault="00A42A00">
      <w:pPr>
        <w:pStyle w:val="Properties"/>
        <w:tabs>
          <w:tab w:val="left" w:pos="720"/>
        </w:tabs>
      </w:pPr>
      <w:proofErr w:type="spellStart"/>
      <w:r>
        <w:t>raphaelm</w:t>
      </w:r>
      <w:proofErr w:type="spellEnd"/>
      <w:r>
        <w:t xml:space="preserve"> created on 01-Jan-2018.  Last modified 01-Jan-2018</w:t>
      </w:r>
    </w:p>
    <w:p w14:paraId="21DB567A" w14:textId="77777777" w:rsidR="00562F87" w:rsidRDefault="00A42A00">
      <w:pPr>
        <w:pStyle w:val="Properties"/>
        <w:tabs>
          <w:tab w:val="left" w:pos="720"/>
        </w:tabs>
      </w:pPr>
      <w:r>
        <w:t xml:space="preserve">Alias </w:t>
      </w:r>
    </w:p>
    <w:p w14:paraId="769152F8" w14:textId="77777777" w:rsidR="00562F87" w:rsidRDefault="00562F87">
      <w:pPr>
        <w:rPr>
          <w:sz w:val="20"/>
          <w:szCs w:val="20"/>
        </w:rPr>
      </w:pPr>
    </w:p>
    <w:p w14:paraId="4028ED54" w14:textId="77777777" w:rsidR="00562F87" w:rsidRDefault="00562F87">
      <w:pPr>
        <w:rPr>
          <w:sz w:val="20"/>
          <w:szCs w:val="20"/>
        </w:rPr>
      </w:pPr>
    </w:p>
    <w:p w14:paraId="7D258574" w14:textId="77777777" w:rsidR="00562F87" w:rsidRDefault="00562F87">
      <w:pPr>
        <w:rPr>
          <w:sz w:val="20"/>
          <w:szCs w:val="20"/>
        </w:rPr>
      </w:pPr>
    </w:p>
    <w:p w14:paraId="237DC075" w14:textId="77777777" w:rsidR="00562F87" w:rsidRDefault="00562F87">
      <w:pPr>
        <w:rPr>
          <w:sz w:val="20"/>
          <w:szCs w:val="20"/>
        </w:rPr>
      </w:pPr>
    </w:p>
    <w:p w14:paraId="2A4D1229" w14:textId="77777777" w:rsidR="00562F87" w:rsidRDefault="00562F87">
      <w:pPr>
        <w:rPr>
          <w:sz w:val="20"/>
          <w:szCs w:val="20"/>
        </w:rPr>
      </w:pPr>
    </w:p>
    <w:p w14:paraId="69BE7793" w14:textId="77777777" w:rsidR="00562F87" w:rsidRDefault="00A42A00">
      <w:pPr>
        <w:pStyle w:val="Heading3"/>
      </w:pPr>
      <w:bookmarkStart w:id="407" w:name="BKM_03C563E3_B6E5_46BD_B7FE_958DE6702C63"/>
      <w:bookmarkStart w:id="408" w:name="_Toc25000238"/>
      <w:r>
        <w:t xml:space="preserve">S-127 Q of </w:t>
      </w:r>
      <w:proofErr w:type="spellStart"/>
      <w:r>
        <w:t>NonBathy</w:t>
      </w:r>
      <w:proofErr w:type="spellEnd"/>
      <w:r>
        <w:t xml:space="preserve"> data diagram</w:t>
      </w:r>
      <w:bookmarkEnd w:id="408"/>
    </w:p>
    <w:p w14:paraId="4AFE2396" w14:textId="77777777" w:rsidR="00562F87" w:rsidRDefault="00A42A00">
      <w:pPr>
        <w:pStyle w:val="Notes"/>
      </w:pPr>
      <w:r>
        <w:rPr>
          <w:rStyle w:val="Italics"/>
        </w:rPr>
        <w:t>Class diagram in package 'S-127 Meta Features'</w:t>
      </w:r>
    </w:p>
    <w:p w14:paraId="12A7FB86" w14:textId="77777777" w:rsidR="00562F87" w:rsidRDefault="00562F87">
      <w:pPr>
        <w:pStyle w:val="Notes"/>
      </w:pPr>
    </w:p>
    <w:p w14:paraId="516908D6" w14:textId="77777777" w:rsidR="00562F87" w:rsidRDefault="00A42A00">
      <w:pPr>
        <w:pStyle w:val="Properties"/>
        <w:tabs>
          <w:tab w:val="left" w:pos="720"/>
        </w:tabs>
      </w:pPr>
      <w:r>
        <w:t xml:space="preserve">S-127 Q of </w:t>
      </w:r>
      <w:proofErr w:type="spellStart"/>
      <w:r>
        <w:t>NonBathy</w:t>
      </w:r>
      <w:proofErr w:type="spellEnd"/>
      <w:r>
        <w:t xml:space="preserve"> data </w:t>
      </w:r>
    </w:p>
    <w:p w14:paraId="4584ECAF" w14:textId="77777777" w:rsidR="00562F87" w:rsidRDefault="00A42A00">
      <w:pPr>
        <w:pStyle w:val="Properties"/>
        <w:tabs>
          <w:tab w:val="left" w:pos="720"/>
        </w:tabs>
      </w:pPr>
      <w:r>
        <w:t>Version 1.0</w:t>
      </w:r>
    </w:p>
    <w:p w14:paraId="1778C17B" w14:textId="77777777" w:rsidR="00562F87" w:rsidRDefault="00A42A00">
      <w:pPr>
        <w:pStyle w:val="Properties"/>
        <w:tabs>
          <w:tab w:val="left" w:pos="720"/>
        </w:tabs>
      </w:pPr>
      <w:proofErr w:type="spellStart"/>
      <w:r>
        <w:t>raphaelm</w:t>
      </w:r>
      <w:proofErr w:type="spellEnd"/>
      <w:r>
        <w:t xml:space="preserve"> created on 01-Jan-2018.  Last modified 25-Nov-2018</w:t>
      </w:r>
    </w:p>
    <w:p w14:paraId="0EA33F3D" w14:textId="77777777" w:rsidR="00562F87" w:rsidRDefault="00562F87">
      <w:pPr>
        <w:rPr>
          <w:sz w:val="20"/>
          <w:szCs w:val="20"/>
        </w:rPr>
      </w:pPr>
    </w:p>
    <w:p w14:paraId="27BDB970" w14:textId="77777777" w:rsidR="00562F87" w:rsidRDefault="00A42A00">
      <w:pPr>
        <w:pStyle w:val="DiagramImage"/>
        <w:rPr>
          <w:sz w:val="20"/>
          <w:szCs w:val="20"/>
        </w:rPr>
      </w:pPr>
      <w:r>
        <w:rPr>
          <w:noProof/>
          <w:sz w:val="0"/>
          <w:szCs w:val="0"/>
        </w:rPr>
        <w:drawing>
          <wp:inline distT="0" distB="0" distL="0" distR="0" wp14:anchorId="62B83AF3" wp14:editId="50BA57EA">
            <wp:extent cx="6188710" cy="2267585"/>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46"/>
                    <a:stretch>
                      <a:fillRect/>
                    </a:stretch>
                  </pic:blipFill>
                  <pic:spPr bwMode="auto">
                    <a:xfrm>
                      <a:off x="0" y="0"/>
                      <a:ext cx="6188710" cy="2267585"/>
                    </a:xfrm>
                    <a:prstGeom prst="rect">
                      <a:avLst/>
                    </a:prstGeom>
                    <a:noFill/>
                    <a:ln w="9525">
                      <a:noFill/>
                      <a:miter lim="800000"/>
                      <a:headEnd/>
                      <a:tailEnd/>
                    </a:ln>
                  </pic:spPr>
                </pic:pic>
              </a:graphicData>
            </a:graphic>
          </wp:inline>
        </w:drawing>
      </w:r>
    </w:p>
    <w:p w14:paraId="347FD2F5" w14:textId="77777777" w:rsidR="00562F87" w:rsidRDefault="00562F87">
      <w:pPr>
        <w:pStyle w:val="DiagramImage"/>
        <w:rPr>
          <w:sz w:val="20"/>
          <w:szCs w:val="20"/>
        </w:rPr>
      </w:pPr>
    </w:p>
    <w:p w14:paraId="26CCCF9B" w14:textId="77777777" w:rsidR="00562F87" w:rsidRDefault="00A42A00">
      <w:pPr>
        <w:pStyle w:val="DiagramLabel"/>
      </w:pPr>
      <w:r>
        <w:t xml:space="preserve">S-127 Q of </w:t>
      </w:r>
      <w:proofErr w:type="spellStart"/>
      <w:r>
        <w:t>NonBathy</w:t>
      </w:r>
      <w:proofErr w:type="spellEnd"/>
      <w:r>
        <w:t xml:space="preserve"> data</w:t>
      </w:r>
    </w:p>
    <w:p w14:paraId="1A45358B" w14:textId="77777777" w:rsidR="00562F87" w:rsidRDefault="00562F87">
      <w:pPr>
        <w:pStyle w:val="Notes"/>
      </w:pPr>
    </w:p>
    <w:p w14:paraId="6C23CCDE" w14:textId="77777777" w:rsidR="00562F87" w:rsidRDefault="00A42A00">
      <w:pPr>
        <w:rPr>
          <w:sz w:val="20"/>
          <w:szCs w:val="20"/>
        </w:rPr>
      </w:pPr>
      <w:r>
        <w:rPr>
          <w:rFonts w:ascii="Times New Roman" w:eastAsia="Times New Roman" w:hAnsi="Times New Roman" w:cs="Times New Roman"/>
          <w:sz w:val="20"/>
          <w:szCs w:val="20"/>
        </w:rPr>
        <w:t xml:space="preserve"> </w:t>
      </w:r>
      <w:bookmarkEnd w:id="407"/>
    </w:p>
    <w:p w14:paraId="34774368" w14:textId="77777777" w:rsidR="00562F87" w:rsidRDefault="00562F87">
      <w:pPr>
        <w:rPr>
          <w:sz w:val="20"/>
          <w:szCs w:val="20"/>
        </w:rPr>
      </w:pPr>
    </w:p>
    <w:p w14:paraId="5E61AFD7" w14:textId="77777777" w:rsidR="00562F87" w:rsidRDefault="00A42A00">
      <w:pPr>
        <w:pStyle w:val="Heading3"/>
      </w:pPr>
      <w:bookmarkStart w:id="409" w:name="BKM_DED621A2_8FB1_4DF6_AD26_5388AED90341"/>
      <w:bookmarkStart w:id="410" w:name="_Toc25000239"/>
      <w:r>
        <w:t>S-127 Meta Features diagram</w:t>
      </w:r>
      <w:bookmarkEnd w:id="410"/>
    </w:p>
    <w:p w14:paraId="64A3BABF" w14:textId="77777777" w:rsidR="00562F87" w:rsidRDefault="00A42A00">
      <w:pPr>
        <w:pStyle w:val="Notes"/>
      </w:pPr>
      <w:r>
        <w:rPr>
          <w:rStyle w:val="Italics"/>
        </w:rPr>
        <w:t>Class diagram in package 'S-127 Meta Features'</w:t>
      </w:r>
    </w:p>
    <w:p w14:paraId="784023F3" w14:textId="77777777" w:rsidR="00562F87" w:rsidRDefault="00562F87">
      <w:pPr>
        <w:pStyle w:val="Notes"/>
      </w:pPr>
    </w:p>
    <w:p w14:paraId="4FB01710" w14:textId="77777777" w:rsidR="00562F87" w:rsidRDefault="00A42A00">
      <w:pPr>
        <w:pStyle w:val="Notes"/>
      </w:pPr>
      <w:r>
        <w:t>Classes for meta- feature types and complex attributes used by them.</w:t>
      </w:r>
    </w:p>
    <w:p w14:paraId="3171AF55" w14:textId="77777777" w:rsidR="00562F87" w:rsidRDefault="00A42A00">
      <w:pPr>
        <w:pStyle w:val="Notes"/>
      </w:pPr>
      <w:r>
        <w:t xml:space="preserve">Remarks: The NPUBS model of meta-features extends the S-101 model by adding attributes for </w:t>
      </w:r>
      <w:r>
        <w:rPr>
          <w:b/>
          <w:color w:val="000000"/>
        </w:rPr>
        <w:t>information</w:t>
      </w:r>
      <w:r>
        <w:t xml:space="preserve"> and </w:t>
      </w:r>
      <w:r>
        <w:rPr>
          <w:b/>
          <w:color w:val="000000"/>
        </w:rPr>
        <w:t>source indication</w:t>
      </w:r>
      <w:r>
        <w:t>.</w:t>
      </w:r>
    </w:p>
    <w:p w14:paraId="716026A5" w14:textId="77777777" w:rsidR="00562F87" w:rsidRDefault="00562F87">
      <w:pPr>
        <w:pStyle w:val="Notes"/>
      </w:pPr>
    </w:p>
    <w:p w14:paraId="10B76ED2" w14:textId="77777777" w:rsidR="00562F87" w:rsidRDefault="00A42A00">
      <w:pPr>
        <w:pStyle w:val="Properties"/>
        <w:tabs>
          <w:tab w:val="left" w:pos="720"/>
        </w:tabs>
      </w:pPr>
      <w:r>
        <w:t xml:space="preserve">S-127 Meta Features </w:t>
      </w:r>
    </w:p>
    <w:p w14:paraId="682330E6" w14:textId="77777777" w:rsidR="00562F87" w:rsidRDefault="00A42A00">
      <w:pPr>
        <w:pStyle w:val="Properties"/>
        <w:tabs>
          <w:tab w:val="left" w:pos="720"/>
        </w:tabs>
      </w:pPr>
      <w:r>
        <w:t>Version 1.0</w:t>
      </w:r>
    </w:p>
    <w:p w14:paraId="2917D3C1" w14:textId="77777777" w:rsidR="00562F87" w:rsidRDefault="00A42A00">
      <w:pPr>
        <w:pStyle w:val="Properties"/>
        <w:tabs>
          <w:tab w:val="left" w:pos="720"/>
        </w:tabs>
      </w:pPr>
      <w:proofErr w:type="spellStart"/>
      <w:r>
        <w:t>raphaelm</w:t>
      </w:r>
      <w:proofErr w:type="spellEnd"/>
      <w:r>
        <w:t xml:space="preserve"> created on 01-Jan-2018.  Last modified 25-Nov-2018</w:t>
      </w:r>
    </w:p>
    <w:p w14:paraId="122351AE" w14:textId="77777777" w:rsidR="00562F87" w:rsidRDefault="00562F87">
      <w:pPr>
        <w:rPr>
          <w:sz w:val="20"/>
          <w:szCs w:val="20"/>
        </w:rPr>
      </w:pPr>
    </w:p>
    <w:p w14:paraId="70014D62" w14:textId="77777777" w:rsidR="00562F87" w:rsidRDefault="00A42A00">
      <w:pPr>
        <w:pStyle w:val="DiagramImage"/>
        <w:rPr>
          <w:sz w:val="20"/>
          <w:szCs w:val="20"/>
        </w:rPr>
      </w:pPr>
      <w:r>
        <w:rPr>
          <w:noProof/>
          <w:sz w:val="0"/>
          <w:szCs w:val="0"/>
        </w:rPr>
        <w:lastRenderedPageBreak/>
        <w:drawing>
          <wp:inline distT="0" distB="0" distL="0" distR="0" wp14:anchorId="17CB8B78" wp14:editId="76B23DCD">
            <wp:extent cx="6149340" cy="4101465"/>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47"/>
                    <a:stretch>
                      <a:fillRect/>
                    </a:stretch>
                  </pic:blipFill>
                  <pic:spPr bwMode="auto">
                    <a:xfrm>
                      <a:off x="0" y="0"/>
                      <a:ext cx="6149340" cy="4101465"/>
                    </a:xfrm>
                    <a:prstGeom prst="rect">
                      <a:avLst/>
                    </a:prstGeom>
                    <a:noFill/>
                    <a:ln w="9525">
                      <a:noFill/>
                      <a:miter lim="800000"/>
                      <a:headEnd/>
                      <a:tailEnd/>
                    </a:ln>
                  </pic:spPr>
                </pic:pic>
              </a:graphicData>
            </a:graphic>
          </wp:inline>
        </w:drawing>
      </w:r>
    </w:p>
    <w:p w14:paraId="7D02AC3F" w14:textId="77777777" w:rsidR="00562F87" w:rsidRDefault="00562F87">
      <w:pPr>
        <w:pStyle w:val="DiagramImage"/>
        <w:rPr>
          <w:sz w:val="20"/>
          <w:szCs w:val="20"/>
        </w:rPr>
      </w:pPr>
    </w:p>
    <w:p w14:paraId="6A96F2A2" w14:textId="77777777" w:rsidR="00562F87" w:rsidRDefault="00A42A00">
      <w:pPr>
        <w:pStyle w:val="DiagramLabel"/>
      </w:pPr>
      <w:r>
        <w:t>S-127 Meta Features</w:t>
      </w:r>
    </w:p>
    <w:p w14:paraId="3BE71388" w14:textId="77777777" w:rsidR="00562F87" w:rsidRDefault="00562F87">
      <w:pPr>
        <w:pStyle w:val="Notes"/>
      </w:pPr>
    </w:p>
    <w:p w14:paraId="2AE52AB7" w14:textId="77777777" w:rsidR="00562F87" w:rsidRDefault="00A42A00">
      <w:pPr>
        <w:rPr>
          <w:sz w:val="20"/>
          <w:szCs w:val="20"/>
        </w:rPr>
      </w:pPr>
      <w:r>
        <w:rPr>
          <w:rFonts w:ascii="Times New Roman" w:eastAsia="Times New Roman" w:hAnsi="Times New Roman" w:cs="Times New Roman"/>
          <w:sz w:val="20"/>
          <w:szCs w:val="20"/>
        </w:rPr>
        <w:t xml:space="preserve"> </w:t>
      </w:r>
      <w:bookmarkEnd w:id="409"/>
    </w:p>
    <w:p w14:paraId="34A46DF2" w14:textId="77777777" w:rsidR="00562F87" w:rsidRDefault="00562F87">
      <w:pPr>
        <w:rPr>
          <w:sz w:val="20"/>
          <w:szCs w:val="20"/>
        </w:rPr>
      </w:pPr>
    </w:p>
    <w:p w14:paraId="231AB0FC" w14:textId="77777777" w:rsidR="00562F87" w:rsidRDefault="00A42A00">
      <w:pPr>
        <w:pStyle w:val="Heading3"/>
      </w:pPr>
      <w:bookmarkStart w:id="411" w:name="BKM_F04BA3A4_D758_442B_A1AF_5359F2B3EF58"/>
      <w:bookmarkStart w:id="412" w:name="_Toc25000240"/>
      <w:r>
        <w:t xml:space="preserve">S-127 Meta </w:t>
      </w:r>
      <w:proofErr w:type="spellStart"/>
      <w:r>
        <w:t>FeatureEnums</w:t>
      </w:r>
      <w:proofErr w:type="spellEnd"/>
      <w:r>
        <w:t xml:space="preserve"> diagram</w:t>
      </w:r>
      <w:bookmarkEnd w:id="412"/>
    </w:p>
    <w:p w14:paraId="520485BE" w14:textId="77777777" w:rsidR="00562F87" w:rsidRDefault="00A42A00">
      <w:pPr>
        <w:pStyle w:val="Notes"/>
      </w:pPr>
      <w:r>
        <w:rPr>
          <w:rStyle w:val="Italics"/>
        </w:rPr>
        <w:t>Class diagram in package 'S-127 Meta Features'</w:t>
      </w:r>
    </w:p>
    <w:p w14:paraId="128BADD5" w14:textId="77777777" w:rsidR="00562F87" w:rsidRDefault="00562F87">
      <w:pPr>
        <w:pStyle w:val="Notes"/>
      </w:pPr>
    </w:p>
    <w:p w14:paraId="139875C2" w14:textId="77777777" w:rsidR="00562F87" w:rsidRDefault="00A42A00">
      <w:pPr>
        <w:pStyle w:val="Notes"/>
      </w:pPr>
      <w:r>
        <w:t>Enumerations used by meta-features.</w:t>
      </w:r>
    </w:p>
    <w:p w14:paraId="5AEA61DA" w14:textId="77777777" w:rsidR="00562F87" w:rsidRDefault="00562F87">
      <w:pPr>
        <w:pStyle w:val="Notes"/>
      </w:pPr>
    </w:p>
    <w:p w14:paraId="6CB8C1E2" w14:textId="77777777" w:rsidR="00562F87" w:rsidRDefault="00A42A00">
      <w:pPr>
        <w:pStyle w:val="Properties"/>
        <w:tabs>
          <w:tab w:val="left" w:pos="720"/>
        </w:tabs>
      </w:pPr>
      <w:r>
        <w:t xml:space="preserve">S-127 Meta </w:t>
      </w:r>
      <w:proofErr w:type="spellStart"/>
      <w:r>
        <w:t>FeatureEnums</w:t>
      </w:r>
      <w:proofErr w:type="spellEnd"/>
      <w:r>
        <w:t xml:space="preserve"> </w:t>
      </w:r>
    </w:p>
    <w:p w14:paraId="06F2E534" w14:textId="77777777" w:rsidR="00562F87" w:rsidRDefault="00A42A00">
      <w:pPr>
        <w:pStyle w:val="Properties"/>
        <w:tabs>
          <w:tab w:val="left" w:pos="720"/>
        </w:tabs>
      </w:pPr>
      <w:r>
        <w:t>Version 1.0</w:t>
      </w:r>
    </w:p>
    <w:p w14:paraId="2F4FB729" w14:textId="77777777" w:rsidR="00562F87" w:rsidRDefault="00A42A00">
      <w:pPr>
        <w:pStyle w:val="Properties"/>
        <w:tabs>
          <w:tab w:val="left" w:pos="720"/>
        </w:tabs>
      </w:pPr>
      <w:proofErr w:type="spellStart"/>
      <w:r>
        <w:t>raphaelm</w:t>
      </w:r>
      <w:proofErr w:type="spellEnd"/>
      <w:r>
        <w:t xml:space="preserve"> created on 01-Jan-2018.  Last modified 14-Nov-2018</w:t>
      </w:r>
    </w:p>
    <w:p w14:paraId="20326D5F" w14:textId="77777777" w:rsidR="00562F87" w:rsidRDefault="00562F87">
      <w:pPr>
        <w:rPr>
          <w:sz w:val="20"/>
          <w:szCs w:val="20"/>
        </w:rPr>
      </w:pPr>
    </w:p>
    <w:p w14:paraId="499AA84F" w14:textId="77777777" w:rsidR="00562F87" w:rsidRDefault="00A42A00">
      <w:pPr>
        <w:pStyle w:val="DiagramImage"/>
        <w:rPr>
          <w:sz w:val="20"/>
          <w:szCs w:val="20"/>
        </w:rPr>
      </w:pPr>
      <w:r>
        <w:rPr>
          <w:noProof/>
          <w:sz w:val="0"/>
          <w:szCs w:val="0"/>
        </w:rPr>
        <w:drawing>
          <wp:inline distT="0" distB="0" distL="0" distR="0" wp14:anchorId="2EF9DF0E" wp14:editId="42EEE00C">
            <wp:extent cx="4846320" cy="258318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48"/>
                    <a:stretch>
                      <a:fillRect/>
                    </a:stretch>
                  </pic:blipFill>
                  <pic:spPr bwMode="auto">
                    <a:xfrm>
                      <a:off x="0" y="0"/>
                      <a:ext cx="4846320" cy="2583180"/>
                    </a:xfrm>
                    <a:prstGeom prst="rect">
                      <a:avLst/>
                    </a:prstGeom>
                    <a:noFill/>
                    <a:ln w="9525">
                      <a:noFill/>
                      <a:miter lim="800000"/>
                      <a:headEnd/>
                      <a:tailEnd/>
                    </a:ln>
                  </pic:spPr>
                </pic:pic>
              </a:graphicData>
            </a:graphic>
          </wp:inline>
        </w:drawing>
      </w:r>
    </w:p>
    <w:p w14:paraId="4D37AD86" w14:textId="77777777" w:rsidR="00562F87" w:rsidRDefault="00562F87">
      <w:pPr>
        <w:pStyle w:val="DiagramImage"/>
        <w:rPr>
          <w:sz w:val="20"/>
          <w:szCs w:val="20"/>
        </w:rPr>
      </w:pPr>
    </w:p>
    <w:p w14:paraId="6C08CAD0" w14:textId="77777777" w:rsidR="00562F87" w:rsidRDefault="00A42A00">
      <w:pPr>
        <w:pStyle w:val="DiagramLabel"/>
      </w:pPr>
      <w:r>
        <w:t xml:space="preserve">S-127 Meta </w:t>
      </w:r>
      <w:proofErr w:type="spellStart"/>
      <w:r>
        <w:t>FeatureEnums</w:t>
      </w:r>
      <w:proofErr w:type="spellEnd"/>
    </w:p>
    <w:p w14:paraId="2859854D" w14:textId="77777777" w:rsidR="00562F87" w:rsidRDefault="00562F87">
      <w:pPr>
        <w:pStyle w:val="Notes"/>
      </w:pPr>
    </w:p>
    <w:p w14:paraId="0D5B98A4" w14:textId="77777777" w:rsidR="00562F87" w:rsidRDefault="00A42A00">
      <w:pPr>
        <w:rPr>
          <w:sz w:val="20"/>
          <w:szCs w:val="20"/>
        </w:rPr>
      </w:pPr>
      <w:r>
        <w:rPr>
          <w:rFonts w:ascii="Times New Roman" w:eastAsia="Times New Roman" w:hAnsi="Times New Roman" w:cs="Times New Roman"/>
          <w:sz w:val="20"/>
          <w:szCs w:val="20"/>
        </w:rPr>
        <w:lastRenderedPageBreak/>
        <w:t xml:space="preserve"> </w:t>
      </w:r>
      <w:bookmarkEnd w:id="411"/>
    </w:p>
    <w:p w14:paraId="0DFB91DD" w14:textId="77777777" w:rsidR="00562F87" w:rsidRDefault="00562F87">
      <w:pPr>
        <w:rPr>
          <w:sz w:val="20"/>
          <w:szCs w:val="20"/>
        </w:rPr>
      </w:pPr>
    </w:p>
    <w:p w14:paraId="07178D4D" w14:textId="77777777" w:rsidR="00562F87" w:rsidRDefault="00A42A00">
      <w:pPr>
        <w:pStyle w:val="Heading3"/>
      </w:pPr>
      <w:bookmarkStart w:id="413" w:name="BKM_1B8AE6DE_0643_4089_A6CF_9A4A0474E982"/>
      <w:bookmarkStart w:id="414" w:name="_Toc25000241"/>
      <w:r>
        <w:t xml:space="preserve">S-127 </w:t>
      </w:r>
      <w:proofErr w:type="spellStart"/>
      <w:r>
        <w:t>SpatialQuality</w:t>
      </w:r>
      <w:proofErr w:type="spellEnd"/>
      <w:r>
        <w:t xml:space="preserve"> diagram</w:t>
      </w:r>
      <w:bookmarkEnd w:id="414"/>
    </w:p>
    <w:p w14:paraId="2D94776D" w14:textId="77777777" w:rsidR="00562F87" w:rsidRDefault="00A42A00">
      <w:pPr>
        <w:pStyle w:val="Notes"/>
      </w:pPr>
      <w:r>
        <w:rPr>
          <w:rStyle w:val="Italics"/>
        </w:rPr>
        <w:t>Class diagram in package 'S-127 Meta Features'</w:t>
      </w:r>
    </w:p>
    <w:p w14:paraId="33B649C5" w14:textId="77777777" w:rsidR="00562F87" w:rsidRDefault="00562F87">
      <w:pPr>
        <w:pStyle w:val="Notes"/>
      </w:pPr>
    </w:p>
    <w:p w14:paraId="7338D4BE" w14:textId="77777777" w:rsidR="00562F87" w:rsidRDefault="00A42A00">
      <w:pPr>
        <w:pStyle w:val="Notes"/>
      </w:pPr>
      <w:r>
        <w:t>Application schema fragment describing the quality of location, depth, or height for an individual feature instance.</w:t>
      </w:r>
    </w:p>
    <w:p w14:paraId="6646767B" w14:textId="77777777" w:rsidR="00562F87" w:rsidRDefault="00562F87">
      <w:pPr>
        <w:pStyle w:val="Notes"/>
      </w:pPr>
    </w:p>
    <w:p w14:paraId="383C3775" w14:textId="77777777" w:rsidR="00562F87" w:rsidRDefault="00A42A00">
      <w:pPr>
        <w:pStyle w:val="Properties"/>
        <w:tabs>
          <w:tab w:val="left" w:pos="720"/>
        </w:tabs>
      </w:pPr>
      <w:r>
        <w:t xml:space="preserve">S-127 </w:t>
      </w:r>
      <w:proofErr w:type="spellStart"/>
      <w:r>
        <w:t>SpatialQuality</w:t>
      </w:r>
      <w:proofErr w:type="spellEnd"/>
      <w:r>
        <w:t xml:space="preserve"> </w:t>
      </w:r>
    </w:p>
    <w:p w14:paraId="7928571F" w14:textId="77777777" w:rsidR="00562F87" w:rsidRDefault="00A42A00">
      <w:pPr>
        <w:pStyle w:val="Properties"/>
        <w:tabs>
          <w:tab w:val="left" w:pos="720"/>
        </w:tabs>
      </w:pPr>
      <w:r>
        <w:t>Version 1.0</w:t>
      </w:r>
    </w:p>
    <w:p w14:paraId="1BA33561" w14:textId="77777777" w:rsidR="00562F87" w:rsidRDefault="00A42A00">
      <w:pPr>
        <w:pStyle w:val="Properties"/>
        <w:tabs>
          <w:tab w:val="left" w:pos="720"/>
        </w:tabs>
      </w:pPr>
      <w:proofErr w:type="spellStart"/>
      <w:r>
        <w:t>raphaelm</w:t>
      </w:r>
      <w:proofErr w:type="spellEnd"/>
      <w:r>
        <w:t xml:space="preserve"> created on 01-Jan-2018.  Last modified 29-Nov-2018</w:t>
      </w:r>
    </w:p>
    <w:p w14:paraId="5F437A1E" w14:textId="77777777" w:rsidR="00562F87" w:rsidRDefault="00562F87">
      <w:pPr>
        <w:rPr>
          <w:sz w:val="20"/>
          <w:szCs w:val="20"/>
        </w:rPr>
      </w:pPr>
    </w:p>
    <w:p w14:paraId="3AB0AD5C" w14:textId="77777777" w:rsidR="00562F87" w:rsidRDefault="00A42A00">
      <w:pPr>
        <w:pStyle w:val="DiagramImage"/>
        <w:rPr>
          <w:sz w:val="20"/>
          <w:szCs w:val="20"/>
        </w:rPr>
      </w:pPr>
      <w:r>
        <w:rPr>
          <w:noProof/>
          <w:sz w:val="0"/>
          <w:szCs w:val="0"/>
        </w:rPr>
        <w:drawing>
          <wp:inline distT="0" distB="0" distL="0" distR="0" wp14:anchorId="6115FC88" wp14:editId="2385D4E2">
            <wp:extent cx="6096000" cy="334518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49"/>
                    <a:stretch>
                      <a:fillRect/>
                    </a:stretch>
                  </pic:blipFill>
                  <pic:spPr bwMode="auto">
                    <a:xfrm>
                      <a:off x="0" y="0"/>
                      <a:ext cx="6096000" cy="3345180"/>
                    </a:xfrm>
                    <a:prstGeom prst="rect">
                      <a:avLst/>
                    </a:prstGeom>
                    <a:noFill/>
                    <a:ln w="9525">
                      <a:noFill/>
                      <a:miter lim="800000"/>
                      <a:headEnd/>
                      <a:tailEnd/>
                    </a:ln>
                  </pic:spPr>
                </pic:pic>
              </a:graphicData>
            </a:graphic>
          </wp:inline>
        </w:drawing>
      </w:r>
    </w:p>
    <w:p w14:paraId="26F781CF" w14:textId="77777777" w:rsidR="00562F87" w:rsidRDefault="00562F87">
      <w:pPr>
        <w:pStyle w:val="DiagramImage"/>
        <w:rPr>
          <w:sz w:val="20"/>
          <w:szCs w:val="20"/>
        </w:rPr>
      </w:pPr>
    </w:p>
    <w:p w14:paraId="003B9E72" w14:textId="77777777" w:rsidR="00562F87" w:rsidRDefault="00A42A00">
      <w:pPr>
        <w:pStyle w:val="DiagramLabel"/>
      </w:pPr>
      <w:r>
        <w:t xml:space="preserve">S-127 </w:t>
      </w:r>
      <w:proofErr w:type="spellStart"/>
      <w:r>
        <w:t>SpatialQuality</w:t>
      </w:r>
      <w:proofErr w:type="spellEnd"/>
    </w:p>
    <w:p w14:paraId="0A3A3064" w14:textId="77777777" w:rsidR="00562F87" w:rsidRDefault="00562F87">
      <w:pPr>
        <w:pStyle w:val="Notes"/>
      </w:pPr>
    </w:p>
    <w:p w14:paraId="755F2FE9" w14:textId="77777777" w:rsidR="00562F87" w:rsidRDefault="00A42A00">
      <w:pPr>
        <w:rPr>
          <w:sz w:val="20"/>
          <w:szCs w:val="20"/>
        </w:rPr>
      </w:pPr>
      <w:r>
        <w:rPr>
          <w:rFonts w:ascii="Times New Roman" w:eastAsia="Times New Roman" w:hAnsi="Times New Roman" w:cs="Times New Roman"/>
          <w:sz w:val="20"/>
          <w:szCs w:val="20"/>
        </w:rPr>
        <w:t xml:space="preserve"> </w:t>
      </w:r>
      <w:bookmarkEnd w:id="413"/>
    </w:p>
    <w:p w14:paraId="5FBE0614" w14:textId="77777777" w:rsidR="00562F87" w:rsidRDefault="00562F87">
      <w:pPr>
        <w:rPr>
          <w:sz w:val="20"/>
          <w:szCs w:val="20"/>
        </w:rPr>
      </w:pPr>
    </w:p>
    <w:p w14:paraId="17FC1558" w14:textId="77777777" w:rsidR="00562F87" w:rsidRDefault="00A42A00">
      <w:pPr>
        <w:pStyle w:val="Heading3"/>
      </w:pPr>
      <w:bookmarkStart w:id="415" w:name="BKM_5E4DA984_071D_4D80_86E6_599738A0E6CE"/>
      <w:bookmarkStart w:id="416" w:name="_Toc25000242"/>
      <w:proofErr w:type="spellStart"/>
      <w:r>
        <w:t>DataQuality</w:t>
      </w:r>
      <w:bookmarkEnd w:id="416"/>
      <w:proofErr w:type="spellEnd"/>
    </w:p>
    <w:p w14:paraId="3CCB8FE9" w14:textId="77777777" w:rsidR="00562F87" w:rsidRDefault="00A42A00">
      <w:pPr>
        <w:pStyle w:val="Notes"/>
      </w:pPr>
      <w:r>
        <w:rPr>
          <w:rStyle w:val="Italics"/>
        </w:rPr>
        <w:t>Class in package 'S-127 Meta Features'</w:t>
      </w:r>
    </w:p>
    <w:p w14:paraId="685CA74C" w14:textId="77777777" w:rsidR="00562F87" w:rsidRDefault="00562F87">
      <w:pPr>
        <w:pStyle w:val="Notes"/>
        <w:tabs>
          <w:tab w:val="left" w:pos="720"/>
        </w:tabs>
      </w:pPr>
    </w:p>
    <w:p w14:paraId="458AFDA7" w14:textId="77777777" w:rsidR="00562F87" w:rsidRDefault="00A42A00">
      <w:pPr>
        <w:pStyle w:val="Notes"/>
      </w:pPr>
      <w:r>
        <w:t>Abstract feature type for data quality meta-features</w:t>
      </w:r>
    </w:p>
    <w:p w14:paraId="0031D0DB" w14:textId="77777777" w:rsidR="00562F87" w:rsidRDefault="00562F87">
      <w:pPr>
        <w:pStyle w:val="Notes"/>
      </w:pPr>
    </w:p>
    <w:p w14:paraId="1226053A" w14:textId="77777777" w:rsidR="00562F87" w:rsidRDefault="00A42A00">
      <w:pPr>
        <w:pStyle w:val="Properties"/>
      </w:pPr>
      <w:proofErr w:type="spellStart"/>
      <w:r>
        <w:t>DataQuality</w:t>
      </w:r>
      <w:proofErr w:type="spellEnd"/>
      <w:r>
        <w:t xml:space="preserve"> </w:t>
      </w:r>
    </w:p>
    <w:p w14:paraId="57A3473B" w14:textId="77777777" w:rsidR="00562F87" w:rsidRDefault="00A42A00">
      <w:pPr>
        <w:pStyle w:val="Properties"/>
      </w:pPr>
      <w:r>
        <w:t>Version 1.0  Phase 1.0  Mandatory</w:t>
      </w:r>
    </w:p>
    <w:p w14:paraId="2DF07D61" w14:textId="77777777" w:rsidR="00562F87" w:rsidRDefault="00A42A00">
      <w:pPr>
        <w:pStyle w:val="Properties"/>
      </w:pPr>
      <w:proofErr w:type="spellStart"/>
      <w:r>
        <w:t>raphaelm</w:t>
      </w:r>
      <w:proofErr w:type="spellEnd"/>
      <w:r>
        <w:t xml:space="preserve"> created on 01-Jan-2018.  Last modified 20-Aug-2018</w:t>
      </w:r>
    </w:p>
    <w:p w14:paraId="7E06C136"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EDF9281"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2F1FB0" w14:textId="77777777" w:rsidR="00562F87" w:rsidRDefault="00A42A00">
            <w:pPr>
              <w:pStyle w:val="TableHeadingLight"/>
            </w:pPr>
            <w:r>
              <w:t>INCOMING STRUCTURAL RELATIONSHIPS</w:t>
            </w:r>
          </w:p>
        </w:tc>
      </w:tr>
      <w:tr w:rsidR="00562F87" w14:paraId="4BFE681A"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2044A75" w14:textId="77777777" w:rsidR="00562F87" w:rsidRDefault="00562F87">
            <w:pPr>
              <w:pStyle w:val="TableTextNormal"/>
            </w:pPr>
          </w:p>
          <w:p w14:paraId="59A96469" w14:textId="77777777" w:rsidR="00562F87" w:rsidRDefault="00A42A00">
            <w:pPr>
              <w:pStyle w:val="TableTextNormal"/>
            </w:pPr>
            <w:r>
              <w:rPr>
                <w:noProof/>
                <w:sz w:val="0"/>
                <w:szCs w:val="0"/>
              </w:rPr>
              <w:drawing>
                <wp:inline distT="0" distB="0" distL="0" distR="0" wp14:anchorId="6044B605" wp14:editId="4707C870">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QualityOfTemporalVariation</w:t>
            </w:r>
            <w:proofErr w:type="spellEnd"/>
            <w:r>
              <w:t xml:space="preserve"> to  </w:t>
            </w:r>
            <w:proofErr w:type="spellStart"/>
            <w:r>
              <w:t>DataQuality</w:t>
            </w:r>
            <w:proofErr w:type="spellEnd"/>
          </w:p>
          <w:p w14:paraId="527DFE4A" w14:textId="77777777" w:rsidR="00562F87" w:rsidRDefault="00A42A00">
            <w:pPr>
              <w:pStyle w:val="TableTextNormal"/>
              <w:tabs>
                <w:tab w:val="left" w:pos="1440"/>
              </w:tabs>
              <w:jc w:val="right"/>
            </w:pPr>
            <w:r>
              <w:rPr>
                <w:rStyle w:val="TableFieldLabel"/>
              </w:rPr>
              <w:t>[ Direction is 'Source -&gt; Destination'. ]</w:t>
            </w:r>
          </w:p>
          <w:p w14:paraId="4691372C" w14:textId="77777777" w:rsidR="00562F87" w:rsidRDefault="00562F87">
            <w:pPr>
              <w:pStyle w:val="TableTextNormal"/>
            </w:pPr>
          </w:p>
        </w:tc>
      </w:tr>
    </w:tbl>
    <w:p w14:paraId="79EC947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D4B771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408B66F" w14:textId="77777777" w:rsidR="00562F87" w:rsidRDefault="00A42A00">
            <w:pPr>
              <w:pStyle w:val="TableHeadingLight"/>
            </w:pPr>
            <w:r>
              <w:t>ATTRIBUTES</w:t>
            </w:r>
          </w:p>
        </w:tc>
      </w:tr>
      <w:tr w:rsidR="00562F87" w14:paraId="09700F7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24CB75" w14:textId="77777777" w:rsidR="00562F87" w:rsidRDefault="00562F87">
            <w:pPr>
              <w:pStyle w:val="TableTextNormal"/>
            </w:pPr>
          </w:p>
          <w:p w14:paraId="259E0506" w14:textId="77777777" w:rsidR="00562F87" w:rsidRDefault="00A42A00">
            <w:pPr>
              <w:pStyle w:val="TableTextNormal"/>
            </w:pPr>
            <w:r>
              <w:rPr>
                <w:noProof/>
                <w:sz w:val="0"/>
                <w:szCs w:val="0"/>
              </w:rPr>
              <w:drawing>
                <wp:inline distT="0" distB="0" distL="0" distR="0" wp14:anchorId="10A15CBD" wp14:editId="196F6F4B">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information : information  Public</w:t>
            </w:r>
          </w:p>
          <w:p w14:paraId="3A336F87" w14:textId="77777777" w:rsidR="00562F87" w:rsidRDefault="00A42A00">
            <w:pPr>
              <w:pStyle w:val="TableTextNormal"/>
              <w:ind w:left="540"/>
            </w:pPr>
            <w:r>
              <w:rPr>
                <w:rStyle w:val="TableFieldLabel"/>
              </w:rPr>
              <w:t>Multiplicity:</w:t>
            </w:r>
            <w:r>
              <w:t xml:space="preserve"> (  [0..*], </w:t>
            </w:r>
            <w:r>
              <w:rPr>
                <w:rStyle w:val="TableFieldLabel"/>
              </w:rPr>
              <w:t>Allow duplicates:</w:t>
            </w:r>
            <w:r>
              <w:t xml:space="preserve"> 0, </w:t>
            </w:r>
            <w:r>
              <w:rPr>
                <w:rStyle w:val="TableFieldLabel"/>
              </w:rPr>
              <w:t>Is ordered:</w:t>
            </w:r>
            <w:r>
              <w:t xml:space="preserve"> False )</w:t>
            </w:r>
          </w:p>
          <w:p w14:paraId="624A584C" w14:textId="77777777" w:rsidR="00562F87" w:rsidRDefault="00562F87">
            <w:pPr>
              <w:pStyle w:val="TableTextNormal"/>
              <w:tabs>
                <w:tab w:val="left" w:pos="540"/>
              </w:tabs>
            </w:pPr>
          </w:p>
          <w:p w14:paraId="592A35AC" w14:textId="77777777" w:rsidR="00562F87" w:rsidRDefault="00A42A00">
            <w:pPr>
              <w:pStyle w:val="TableTextNormal"/>
            </w:pPr>
            <w:r>
              <w:t xml:space="preserve">Use of attribute </w:t>
            </w:r>
            <w:r>
              <w:rPr>
                <w:b/>
                <w:color w:val="000000"/>
              </w:rPr>
              <w:t xml:space="preserve">information </w:t>
            </w:r>
            <w:r>
              <w:t>is discouraged for nautical publications data quality meta-features.</w:t>
            </w:r>
          </w:p>
          <w:p w14:paraId="4359EE10"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C0EA8D6" w14:textId="77777777" w:rsidR="00562F87" w:rsidRDefault="00562F87">
            <w:pPr>
              <w:pStyle w:val="TableTextNormal"/>
              <w:tabs>
                <w:tab w:val="left" w:pos="720"/>
              </w:tabs>
            </w:pPr>
          </w:p>
        </w:tc>
      </w:tr>
      <w:tr w:rsidR="00562F87" w14:paraId="3ED906AA"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0DBCC5" w14:textId="77777777" w:rsidR="00562F87" w:rsidRDefault="00562F87">
            <w:pPr>
              <w:pStyle w:val="TableTextNormal"/>
            </w:pPr>
          </w:p>
          <w:p w14:paraId="490F8D0F" w14:textId="77777777" w:rsidR="00562F87" w:rsidRDefault="00A42A00">
            <w:pPr>
              <w:pStyle w:val="TableTextNormal"/>
            </w:pPr>
            <w:r>
              <w:rPr>
                <w:noProof/>
                <w:sz w:val="0"/>
                <w:szCs w:val="0"/>
              </w:rPr>
              <w:drawing>
                <wp:inline distT="0" distB="0" distL="0" distR="0" wp14:anchorId="630D3F4D" wp14:editId="0E424983">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74A35AD4"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9E063D0" w14:textId="77777777" w:rsidR="00562F87" w:rsidRDefault="00562F87">
            <w:pPr>
              <w:pStyle w:val="TableTextNormal"/>
              <w:tabs>
                <w:tab w:val="left" w:pos="540"/>
              </w:tabs>
            </w:pPr>
          </w:p>
          <w:p w14:paraId="7061F282" w14:textId="77777777" w:rsidR="00562F87" w:rsidRDefault="00A42A00">
            <w:pPr>
              <w:pStyle w:val="TableTextNormal"/>
            </w:pPr>
            <w:r>
              <w:t>Permitted spatial primitives</w:t>
            </w:r>
          </w:p>
          <w:p w14:paraId="78A15E28" w14:textId="77777777" w:rsidR="00562F87" w:rsidRDefault="00A42A00">
            <w:pPr>
              <w:pStyle w:val="TableTextNormal"/>
              <w:tabs>
                <w:tab w:val="left" w:pos="1440"/>
              </w:tabs>
              <w:jc w:val="right"/>
            </w:pPr>
            <w:r>
              <w:rPr>
                <w:rStyle w:val="TableFieldLabel"/>
              </w:rPr>
              <w:t>[ Stereotype is «S100_Spatial». Is static True. Containment is Not Specified. ]</w:t>
            </w:r>
          </w:p>
          <w:p w14:paraId="61A62B53" w14:textId="77777777" w:rsidR="00562F87" w:rsidRDefault="00562F87">
            <w:pPr>
              <w:pStyle w:val="TableTextNormal"/>
              <w:tabs>
                <w:tab w:val="left" w:pos="720"/>
              </w:tabs>
            </w:pPr>
          </w:p>
        </w:tc>
      </w:tr>
    </w:tbl>
    <w:p w14:paraId="26E176BC" w14:textId="77777777" w:rsidR="00562F87" w:rsidRDefault="00562F87">
      <w:pPr>
        <w:pStyle w:val="Notes"/>
      </w:pPr>
    </w:p>
    <w:p w14:paraId="3294CF02" w14:textId="77777777" w:rsidR="00562F87" w:rsidRDefault="00A42A00">
      <w:pPr>
        <w:pStyle w:val="Notes"/>
      </w:pPr>
      <w:r>
        <w:t xml:space="preserve">  </w:t>
      </w:r>
      <w:bookmarkEnd w:id="415"/>
    </w:p>
    <w:p w14:paraId="11D648DC" w14:textId="77777777" w:rsidR="00562F87" w:rsidRDefault="00562F87">
      <w:pPr>
        <w:pStyle w:val="Notes"/>
      </w:pPr>
    </w:p>
    <w:p w14:paraId="64B5DE2F" w14:textId="77777777" w:rsidR="00562F87" w:rsidRDefault="00A42A00">
      <w:pPr>
        <w:pStyle w:val="Heading3"/>
      </w:pPr>
      <w:bookmarkStart w:id="417" w:name="BKM_65B74929_579D_4C68_B615_478ABCA9221A"/>
      <w:bookmarkStart w:id="418" w:name="_Toc25000243"/>
      <w:proofErr w:type="spellStart"/>
      <w:r>
        <w:t>QualityOfTemporalVariation</w:t>
      </w:r>
      <w:bookmarkEnd w:id="418"/>
      <w:proofErr w:type="spellEnd"/>
    </w:p>
    <w:p w14:paraId="3019AF1B" w14:textId="77777777" w:rsidR="00562F87" w:rsidRDefault="00A42A00">
      <w:pPr>
        <w:pStyle w:val="Notes"/>
      </w:pPr>
      <w:r>
        <w:rPr>
          <w:rStyle w:val="Italics"/>
        </w:rPr>
        <w:t>Class in package 'S-127 Meta Features'</w:t>
      </w:r>
    </w:p>
    <w:p w14:paraId="645F6637" w14:textId="77777777" w:rsidR="00562F87" w:rsidRDefault="00562F87">
      <w:pPr>
        <w:pStyle w:val="Notes"/>
        <w:tabs>
          <w:tab w:val="left" w:pos="720"/>
        </w:tabs>
      </w:pPr>
    </w:p>
    <w:p w14:paraId="3AE129CB" w14:textId="77777777" w:rsidR="00562F87" w:rsidRDefault="00A42A00">
      <w:pPr>
        <w:pStyle w:val="Notes"/>
      </w:pPr>
      <w:r>
        <w:t>Abstract type for meta-feature which can describe temporal variation.</w:t>
      </w:r>
    </w:p>
    <w:p w14:paraId="6B0D141B" w14:textId="77777777" w:rsidR="00562F87" w:rsidRDefault="00562F87">
      <w:pPr>
        <w:pStyle w:val="Notes"/>
      </w:pPr>
    </w:p>
    <w:p w14:paraId="6FC934F6" w14:textId="77777777" w:rsidR="00562F87" w:rsidRDefault="00A42A00">
      <w:pPr>
        <w:pStyle w:val="Properties"/>
      </w:pPr>
      <w:proofErr w:type="spellStart"/>
      <w:r>
        <w:t>QualityOfTemporalVariation</w:t>
      </w:r>
      <w:proofErr w:type="spellEnd"/>
      <w:r>
        <w:t xml:space="preserve"> </w:t>
      </w:r>
    </w:p>
    <w:p w14:paraId="1501A39A" w14:textId="77777777" w:rsidR="00562F87" w:rsidRDefault="00A42A00">
      <w:pPr>
        <w:pStyle w:val="Properties"/>
      </w:pPr>
      <w:r>
        <w:t>Version 1.0  Phase 1.0  Proposed</w:t>
      </w:r>
    </w:p>
    <w:p w14:paraId="7AEE0383" w14:textId="77777777" w:rsidR="00562F87" w:rsidRDefault="00A42A00">
      <w:pPr>
        <w:pStyle w:val="Properties"/>
      </w:pPr>
      <w:proofErr w:type="spellStart"/>
      <w:r>
        <w:t>raphaelm</w:t>
      </w:r>
      <w:proofErr w:type="spellEnd"/>
      <w:r>
        <w:t xml:space="preserve"> created on 01-Jan-2018.  Last modified 20-Aug-2018</w:t>
      </w:r>
    </w:p>
    <w:p w14:paraId="1809BE1D" w14:textId="77777777" w:rsidR="00562F87" w:rsidRDefault="00A42A00">
      <w:pPr>
        <w:pStyle w:val="Properties"/>
      </w:pPr>
      <w:r>
        <w:t xml:space="preserve">Extends </w:t>
      </w:r>
      <w:proofErr w:type="spellStart"/>
      <w:r>
        <w:t>DataQuality</w:t>
      </w:r>
      <w:proofErr w:type="spellEnd"/>
    </w:p>
    <w:p w14:paraId="48CF2C63"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0C481BF"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EE6A13D" w14:textId="77777777" w:rsidR="00562F87" w:rsidRDefault="00A42A00">
            <w:pPr>
              <w:pStyle w:val="TableHeadingLight"/>
            </w:pPr>
            <w:r>
              <w:t>OUTGOING STRUCTURAL RELATIONSHIPS</w:t>
            </w:r>
          </w:p>
        </w:tc>
      </w:tr>
      <w:tr w:rsidR="00562F87" w14:paraId="0AC1D7D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DB23509" w14:textId="77777777" w:rsidR="00562F87" w:rsidRDefault="00562F87">
            <w:pPr>
              <w:pStyle w:val="TableTextNormal"/>
            </w:pPr>
          </w:p>
          <w:p w14:paraId="08A95A0A" w14:textId="77777777" w:rsidR="00562F87" w:rsidRDefault="00A42A00">
            <w:pPr>
              <w:pStyle w:val="TableTextNormal"/>
            </w:pPr>
            <w:r>
              <w:rPr>
                <w:noProof/>
                <w:sz w:val="0"/>
                <w:szCs w:val="0"/>
              </w:rPr>
              <w:drawing>
                <wp:inline distT="0" distB="0" distL="0" distR="0" wp14:anchorId="200AE695" wp14:editId="5D3C9A40">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QualityOfTemporalVariation</w:t>
            </w:r>
            <w:proofErr w:type="spellEnd"/>
            <w:r>
              <w:t xml:space="preserve"> to  </w:t>
            </w:r>
            <w:proofErr w:type="spellStart"/>
            <w:r>
              <w:t>DataQuality</w:t>
            </w:r>
            <w:proofErr w:type="spellEnd"/>
          </w:p>
          <w:p w14:paraId="63EFE059" w14:textId="77777777" w:rsidR="00562F87" w:rsidRDefault="00A42A00">
            <w:pPr>
              <w:pStyle w:val="TableTextNormal"/>
              <w:tabs>
                <w:tab w:val="left" w:pos="1440"/>
              </w:tabs>
              <w:jc w:val="right"/>
            </w:pPr>
            <w:r>
              <w:rPr>
                <w:rStyle w:val="TableFieldLabel"/>
              </w:rPr>
              <w:t>[ Direction is 'Source -&gt; Destination'. ]</w:t>
            </w:r>
          </w:p>
          <w:p w14:paraId="047EAD0F" w14:textId="77777777" w:rsidR="00562F87" w:rsidRDefault="00562F87">
            <w:pPr>
              <w:pStyle w:val="TableTextNormal"/>
            </w:pPr>
          </w:p>
        </w:tc>
      </w:tr>
    </w:tbl>
    <w:p w14:paraId="49822035"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0042F78"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01A6793" w14:textId="77777777" w:rsidR="00562F87" w:rsidRDefault="00A42A00">
            <w:pPr>
              <w:pStyle w:val="TableHeadingLight"/>
            </w:pPr>
            <w:r>
              <w:t>INCOMING STRUCTURAL RELATIONSHIPS</w:t>
            </w:r>
          </w:p>
        </w:tc>
      </w:tr>
      <w:tr w:rsidR="00562F87" w14:paraId="7013B667"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9DE9DC" w14:textId="77777777" w:rsidR="00562F87" w:rsidRDefault="00562F87">
            <w:pPr>
              <w:pStyle w:val="TableTextNormal"/>
            </w:pPr>
          </w:p>
          <w:p w14:paraId="64215989" w14:textId="77777777" w:rsidR="00562F87" w:rsidRDefault="00A42A00">
            <w:pPr>
              <w:pStyle w:val="TableTextNormal"/>
            </w:pPr>
            <w:r>
              <w:rPr>
                <w:noProof/>
                <w:sz w:val="0"/>
                <w:szCs w:val="0"/>
              </w:rPr>
              <w:drawing>
                <wp:inline distT="0" distB="0" distL="0" distR="0" wp14:anchorId="78F664F6" wp14:editId="1F8C17CC">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QualityOfNonBathymetricData</w:t>
            </w:r>
            <w:proofErr w:type="spellEnd"/>
            <w:r>
              <w:t xml:space="preserve"> to  </w:t>
            </w:r>
            <w:proofErr w:type="spellStart"/>
            <w:r>
              <w:t>QualityOfTemporalVariation</w:t>
            </w:r>
            <w:proofErr w:type="spellEnd"/>
          </w:p>
          <w:p w14:paraId="6E74DAF2" w14:textId="77777777" w:rsidR="00562F87" w:rsidRDefault="00A42A00">
            <w:pPr>
              <w:pStyle w:val="TableTextNormal"/>
              <w:tabs>
                <w:tab w:val="left" w:pos="1440"/>
              </w:tabs>
              <w:jc w:val="right"/>
            </w:pPr>
            <w:r>
              <w:rPr>
                <w:rStyle w:val="TableFieldLabel"/>
              </w:rPr>
              <w:t>[ Direction is 'Source -&gt; Destination'. ]</w:t>
            </w:r>
          </w:p>
          <w:p w14:paraId="140071A0" w14:textId="77777777" w:rsidR="00562F87" w:rsidRDefault="00562F87">
            <w:pPr>
              <w:pStyle w:val="TableTextNormal"/>
            </w:pPr>
          </w:p>
        </w:tc>
      </w:tr>
    </w:tbl>
    <w:p w14:paraId="3F497ED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3C9A64FF"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1949811" w14:textId="77777777" w:rsidR="00562F87" w:rsidRDefault="00A42A00">
            <w:pPr>
              <w:pStyle w:val="TableHeadingLight"/>
            </w:pPr>
            <w:r>
              <w:t>ATTRIBUTES</w:t>
            </w:r>
          </w:p>
        </w:tc>
      </w:tr>
      <w:tr w:rsidR="00562F87" w14:paraId="0F38377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A21538C" w14:textId="77777777" w:rsidR="00562F87" w:rsidRDefault="00562F87">
            <w:pPr>
              <w:pStyle w:val="TableTextNormal"/>
            </w:pPr>
          </w:p>
          <w:p w14:paraId="3B8ED6AF" w14:textId="77777777" w:rsidR="00562F87" w:rsidRDefault="00A42A00">
            <w:pPr>
              <w:pStyle w:val="TableTextNormal"/>
            </w:pPr>
            <w:r>
              <w:rPr>
                <w:noProof/>
                <w:sz w:val="0"/>
                <w:szCs w:val="0"/>
              </w:rPr>
              <w:drawing>
                <wp:inline distT="0" distB="0" distL="0" distR="0" wp14:anchorId="5C79AC46" wp14:editId="42D2D7FD">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categoryOfTemporalVariation</w:t>
            </w:r>
            <w:proofErr w:type="spellEnd"/>
            <w:r>
              <w:t xml:space="preserve"> : </w:t>
            </w:r>
            <w:proofErr w:type="spellStart"/>
            <w:r>
              <w:t>categoryOfTemporalVariation</w:t>
            </w:r>
            <w:proofErr w:type="spellEnd"/>
            <w:r>
              <w:t xml:space="preserve">  Public</w:t>
            </w:r>
          </w:p>
          <w:p w14:paraId="71CED39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697FD6E" w14:textId="77777777" w:rsidR="00562F87" w:rsidRDefault="00562F87">
            <w:pPr>
              <w:pStyle w:val="TableTextNormal"/>
            </w:pPr>
          </w:p>
          <w:p w14:paraId="2FE23A01" w14:textId="77777777" w:rsidR="00562F87" w:rsidRDefault="00A42A00">
            <w:pPr>
              <w:pStyle w:val="TableTextNormal"/>
              <w:ind w:left="540"/>
            </w:pPr>
            <w:r>
              <w:rPr>
                <w:rStyle w:val="TableFieldLabel"/>
              </w:rPr>
              <w:t>Constraints:</w:t>
            </w:r>
          </w:p>
          <w:p w14:paraId="14D8186D" w14:textId="77777777" w:rsidR="00562F87" w:rsidRDefault="00A42A00">
            <w:pPr>
              <w:pStyle w:val="TableTextNormal"/>
              <w:ind w:left="720"/>
            </w:pPr>
            <w:r>
              <w:t>VS : Invariant</w:t>
            </w:r>
          </w:p>
          <w:p w14:paraId="412DBBD4" w14:textId="77777777" w:rsidR="00562F87" w:rsidRDefault="00A42A00">
            <w:pPr>
              <w:pStyle w:val="TableTextNormal"/>
              <w:tabs>
                <w:tab w:val="left" w:pos="1440"/>
              </w:tabs>
              <w:jc w:val="right"/>
            </w:pPr>
            <w:r>
              <w:rPr>
                <w:rStyle w:val="TableFieldLabel"/>
              </w:rPr>
              <w:t>[ Stereotype is «S100_Simple». Is static True. Containment is Not Specified. ]</w:t>
            </w:r>
          </w:p>
          <w:p w14:paraId="128B90A1" w14:textId="77777777" w:rsidR="00562F87" w:rsidRDefault="00562F87">
            <w:pPr>
              <w:pStyle w:val="TableTextNormal"/>
              <w:tabs>
                <w:tab w:val="left" w:pos="720"/>
              </w:tabs>
            </w:pPr>
          </w:p>
        </w:tc>
      </w:tr>
    </w:tbl>
    <w:p w14:paraId="7AB3EAC6" w14:textId="77777777" w:rsidR="00562F87" w:rsidRDefault="00562F87">
      <w:pPr>
        <w:pStyle w:val="Notes"/>
      </w:pPr>
    </w:p>
    <w:p w14:paraId="6342B061" w14:textId="77777777" w:rsidR="00562F87" w:rsidRDefault="00A42A00">
      <w:pPr>
        <w:pStyle w:val="Notes"/>
      </w:pPr>
      <w:r>
        <w:t xml:space="preserve">  </w:t>
      </w:r>
      <w:bookmarkEnd w:id="417"/>
    </w:p>
    <w:p w14:paraId="10755C39" w14:textId="77777777" w:rsidR="00562F87" w:rsidRDefault="00562F87">
      <w:pPr>
        <w:pStyle w:val="Notes"/>
      </w:pPr>
    </w:p>
    <w:p w14:paraId="015FA82A" w14:textId="77777777" w:rsidR="00562F87" w:rsidRDefault="00A42A00">
      <w:pPr>
        <w:pStyle w:val="Heading3"/>
      </w:pPr>
      <w:bookmarkStart w:id="419" w:name="BKM_3B2B5249_15FD_4629_8718_1365752932A5"/>
      <w:bookmarkStart w:id="420" w:name="_Toc25000244"/>
      <w:proofErr w:type="spellStart"/>
      <w:r>
        <w:t>DataCoverage</w:t>
      </w:r>
      <w:bookmarkEnd w:id="420"/>
      <w:proofErr w:type="spellEnd"/>
    </w:p>
    <w:p w14:paraId="4DC3023D"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Meta Features'</w:t>
      </w:r>
    </w:p>
    <w:p w14:paraId="4D39B3BB" w14:textId="77777777" w:rsidR="00562F87" w:rsidRDefault="00562F87">
      <w:pPr>
        <w:pStyle w:val="Notes"/>
        <w:tabs>
          <w:tab w:val="left" w:pos="720"/>
        </w:tabs>
      </w:pPr>
    </w:p>
    <w:p w14:paraId="39B0DC82" w14:textId="77777777" w:rsidR="00562F87" w:rsidRDefault="00A42A00">
      <w:pPr>
        <w:pStyle w:val="Notes"/>
      </w:pPr>
      <w:r>
        <w:t>A geographical area that describes the coverage and extent of spatial objects.</w:t>
      </w:r>
    </w:p>
    <w:p w14:paraId="51083D52" w14:textId="77777777" w:rsidR="00562F87" w:rsidRDefault="00562F87">
      <w:pPr>
        <w:pStyle w:val="Notes"/>
      </w:pPr>
    </w:p>
    <w:p w14:paraId="44254150" w14:textId="77777777" w:rsidR="00562F87" w:rsidRDefault="00A42A00">
      <w:pPr>
        <w:pStyle w:val="Properties"/>
      </w:pPr>
      <w:proofErr w:type="spellStart"/>
      <w:r>
        <w:t>DataCoverage</w:t>
      </w:r>
      <w:proofErr w:type="spellEnd"/>
      <w:r>
        <w:t xml:space="preserve"> </w:t>
      </w:r>
    </w:p>
    <w:p w14:paraId="644781B0" w14:textId="77777777" w:rsidR="00562F87" w:rsidRDefault="00A42A00">
      <w:pPr>
        <w:pStyle w:val="Properties"/>
      </w:pPr>
      <w:r>
        <w:t>Version 1.0  Phase 1.0  Proposed</w:t>
      </w:r>
    </w:p>
    <w:p w14:paraId="26471ECC" w14:textId="77777777" w:rsidR="00562F87" w:rsidRDefault="00A42A00">
      <w:pPr>
        <w:pStyle w:val="Properties"/>
      </w:pPr>
      <w:proofErr w:type="spellStart"/>
      <w:r>
        <w:t>raphaelm</w:t>
      </w:r>
      <w:proofErr w:type="spellEnd"/>
      <w:r>
        <w:t xml:space="preserve"> created on 01-Jan-2018.  Last modified 20-Aug-2018</w:t>
      </w:r>
    </w:p>
    <w:p w14:paraId="11753421" w14:textId="77777777" w:rsidR="00562F87" w:rsidRDefault="00A42A00">
      <w:pPr>
        <w:pStyle w:val="Properties"/>
      </w:pPr>
      <w:r>
        <w:t>Alias M_COVR</w:t>
      </w:r>
    </w:p>
    <w:p w14:paraId="585D9C6B"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421FCA6"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A46AB2F" w14:textId="77777777" w:rsidR="00562F87" w:rsidRDefault="00A42A00">
            <w:pPr>
              <w:pStyle w:val="TableHeadingLight"/>
            </w:pPr>
            <w:r>
              <w:t>ATTRIBUTES</w:t>
            </w:r>
          </w:p>
        </w:tc>
      </w:tr>
      <w:tr w:rsidR="00562F87" w14:paraId="2352B3D2"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6E62639" w14:textId="77777777" w:rsidR="00562F87" w:rsidRDefault="00562F87">
            <w:pPr>
              <w:pStyle w:val="TableTextNormal"/>
            </w:pPr>
          </w:p>
          <w:p w14:paraId="06554236" w14:textId="77777777" w:rsidR="00562F87" w:rsidRDefault="00A42A00">
            <w:pPr>
              <w:pStyle w:val="TableTextNormal"/>
            </w:pPr>
            <w:r>
              <w:rPr>
                <w:noProof/>
                <w:sz w:val="0"/>
                <w:szCs w:val="0"/>
              </w:rPr>
              <w:drawing>
                <wp:inline distT="0" distB="0" distL="0" distR="0" wp14:anchorId="2DB4E798" wp14:editId="10256E2A">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maximumDisplayScale</w:t>
            </w:r>
            <w:proofErr w:type="spellEnd"/>
            <w:r>
              <w:t xml:space="preserve"> : Integer  Public</w:t>
            </w:r>
          </w:p>
          <w:p w14:paraId="0FD9BB81" w14:textId="77777777" w:rsidR="00562F87" w:rsidRDefault="00562F87">
            <w:pPr>
              <w:pStyle w:val="TableTextNormal"/>
            </w:pPr>
          </w:p>
          <w:p w14:paraId="2EFB0BF2" w14:textId="77777777" w:rsidR="00562F87" w:rsidRDefault="00A42A00">
            <w:pPr>
              <w:pStyle w:val="TableTextNormal"/>
              <w:ind w:left="540"/>
            </w:pPr>
            <w:r>
              <w:rPr>
                <w:rStyle w:val="TableFieldLabel"/>
              </w:rPr>
              <w:t>Constraints:</w:t>
            </w:r>
          </w:p>
          <w:p w14:paraId="700612B6" w14:textId="77777777" w:rsidR="00562F87" w:rsidRDefault="00A42A00">
            <w:pPr>
              <w:pStyle w:val="TableTextNormal"/>
              <w:ind w:left="720"/>
            </w:pPr>
            <w:r>
              <w:lastRenderedPageBreak/>
              <w:t>C1 : Invariant</w:t>
            </w:r>
          </w:p>
          <w:p w14:paraId="3408BB1E" w14:textId="77777777" w:rsidR="00562F87" w:rsidRDefault="00A42A00">
            <w:pPr>
              <w:pStyle w:val="TableTextNormal"/>
              <w:ind w:left="720"/>
            </w:pPr>
            <w:r>
              <w:t>VS : Invariant</w:t>
            </w:r>
          </w:p>
          <w:p w14:paraId="4DFF300F" w14:textId="77777777" w:rsidR="00562F87" w:rsidRDefault="00A42A00">
            <w:pPr>
              <w:pStyle w:val="TableTextNormal"/>
              <w:tabs>
                <w:tab w:val="left" w:pos="1440"/>
              </w:tabs>
              <w:jc w:val="right"/>
            </w:pPr>
            <w:r>
              <w:rPr>
                <w:rStyle w:val="TableFieldLabel"/>
              </w:rPr>
              <w:t>[ Stereotype is «S100_Simple». Is static True. Containment is Not Specified. ]</w:t>
            </w:r>
          </w:p>
          <w:p w14:paraId="51E39833" w14:textId="77777777" w:rsidR="00562F87" w:rsidRDefault="00562F87">
            <w:pPr>
              <w:pStyle w:val="TableTextNormal"/>
              <w:tabs>
                <w:tab w:val="left" w:pos="720"/>
              </w:tabs>
            </w:pPr>
          </w:p>
        </w:tc>
      </w:tr>
      <w:tr w:rsidR="00562F87" w14:paraId="5B35582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6C94A38" w14:textId="77777777" w:rsidR="00562F87" w:rsidRDefault="00562F87">
            <w:pPr>
              <w:pStyle w:val="TableTextNormal"/>
            </w:pPr>
          </w:p>
          <w:p w14:paraId="63311265" w14:textId="77777777" w:rsidR="00562F87" w:rsidRDefault="00A42A00">
            <w:pPr>
              <w:pStyle w:val="TableTextNormal"/>
            </w:pPr>
            <w:r>
              <w:rPr>
                <w:noProof/>
                <w:sz w:val="0"/>
                <w:szCs w:val="0"/>
              </w:rPr>
              <w:drawing>
                <wp:inline distT="0" distB="0" distL="0" distR="0" wp14:anchorId="070000BA" wp14:editId="26288D47">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minimumDisplayScale</w:t>
            </w:r>
            <w:proofErr w:type="spellEnd"/>
            <w:r>
              <w:t xml:space="preserve"> : Integer  Public</w:t>
            </w:r>
          </w:p>
          <w:p w14:paraId="6C9B948A" w14:textId="77777777" w:rsidR="00562F87" w:rsidRDefault="00562F87">
            <w:pPr>
              <w:pStyle w:val="TableTextNormal"/>
            </w:pPr>
          </w:p>
          <w:p w14:paraId="279E68E5" w14:textId="77777777" w:rsidR="00562F87" w:rsidRDefault="00A42A00">
            <w:pPr>
              <w:pStyle w:val="TableTextNormal"/>
              <w:ind w:left="540"/>
            </w:pPr>
            <w:r>
              <w:rPr>
                <w:rStyle w:val="TableFieldLabel"/>
              </w:rPr>
              <w:t>Constraints:</w:t>
            </w:r>
          </w:p>
          <w:p w14:paraId="032AEF4A" w14:textId="77777777" w:rsidR="00562F87" w:rsidRDefault="00A42A00">
            <w:pPr>
              <w:pStyle w:val="TableTextNormal"/>
              <w:ind w:left="720"/>
            </w:pPr>
            <w:r>
              <w:t>C1 : Invariant</w:t>
            </w:r>
          </w:p>
          <w:p w14:paraId="212A920C" w14:textId="77777777" w:rsidR="00562F87" w:rsidRDefault="00A42A00">
            <w:pPr>
              <w:pStyle w:val="TableTextNormal"/>
              <w:ind w:left="720"/>
            </w:pPr>
            <w:r>
              <w:t>VS : Invariant</w:t>
            </w:r>
          </w:p>
          <w:p w14:paraId="7931979F" w14:textId="77777777" w:rsidR="00562F87" w:rsidRDefault="00A42A00">
            <w:pPr>
              <w:pStyle w:val="TableTextNormal"/>
              <w:tabs>
                <w:tab w:val="left" w:pos="1440"/>
              </w:tabs>
              <w:jc w:val="right"/>
            </w:pPr>
            <w:r>
              <w:rPr>
                <w:rStyle w:val="TableFieldLabel"/>
              </w:rPr>
              <w:t>[ Stereotype is «S100_Simple». Is static True. Containment is Not Specified. ]</w:t>
            </w:r>
          </w:p>
          <w:p w14:paraId="7E92A79E" w14:textId="77777777" w:rsidR="00562F87" w:rsidRDefault="00562F87">
            <w:pPr>
              <w:pStyle w:val="TableTextNormal"/>
              <w:tabs>
                <w:tab w:val="left" w:pos="720"/>
              </w:tabs>
            </w:pPr>
          </w:p>
        </w:tc>
      </w:tr>
      <w:tr w:rsidR="00562F87" w14:paraId="79C5B76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8839E78" w14:textId="77777777" w:rsidR="00562F87" w:rsidRDefault="00562F87">
            <w:pPr>
              <w:pStyle w:val="TableTextNormal"/>
            </w:pPr>
          </w:p>
          <w:p w14:paraId="5C633450" w14:textId="77777777" w:rsidR="00562F87" w:rsidRDefault="00A42A00">
            <w:pPr>
              <w:pStyle w:val="TableTextNormal"/>
            </w:pPr>
            <w:r>
              <w:rPr>
                <w:noProof/>
                <w:sz w:val="0"/>
                <w:szCs w:val="0"/>
              </w:rPr>
              <w:drawing>
                <wp:inline distT="0" distB="0" distL="0" distR="0" wp14:anchorId="7CC0AEFC" wp14:editId="070603B8">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GM_OrientableSurface</w:t>
            </w:r>
            <w:proofErr w:type="spellEnd"/>
            <w:r>
              <w:t xml:space="preserve">  Public</w:t>
            </w:r>
          </w:p>
          <w:p w14:paraId="64DACF48"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94EDE6A" w14:textId="77777777" w:rsidR="00562F87" w:rsidRDefault="00562F87">
            <w:pPr>
              <w:pStyle w:val="TableTextNormal"/>
              <w:tabs>
                <w:tab w:val="left" w:pos="540"/>
              </w:tabs>
            </w:pPr>
          </w:p>
          <w:p w14:paraId="21B75982" w14:textId="77777777" w:rsidR="00562F87" w:rsidRDefault="00A42A00">
            <w:pPr>
              <w:pStyle w:val="TableTextNormal"/>
            </w:pPr>
            <w:r>
              <w:t>Permitted spatial primitives</w:t>
            </w:r>
          </w:p>
          <w:p w14:paraId="11F19144" w14:textId="77777777" w:rsidR="00562F87" w:rsidRDefault="00A42A00">
            <w:pPr>
              <w:pStyle w:val="TableTextNormal"/>
              <w:tabs>
                <w:tab w:val="left" w:pos="1440"/>
              </w:tabs>
              <w:jc w:val="right"/>
            </w:pPr>
            <w:r>
              <w:rPr>
                <w:rStyle w:val="TableFieldLabel"/>
              </w:rPr>
              <w:t>[ Stereotype is «S100_Spatial». Is static True. Containment is Not Specified. ]</w:t>
            </w:r>
          </w:p>
          <w:p w14:paraId="7B5EAAA7" w14:textId="77777777" w:rsidR="00562F87" w:rsidRDefault="00562F87">
            <w:pPr>
              <w:pStyle w:val="TableTextNormal"/>
              <w:tabs>
                <w:tab w:val="left" w:pos="720"/>
              </w:tabs>
            </w:pPr>
          </w:p>
        </w:tc>
      </w:tr>
    </w:tbl>
    <w:p w14:paraId="311A22F8" w14:textId="77777777" w:rsidR="00562F87" w:rsidRDefault="00562F87">
      <w:pPr>
        <w:pStyle w:val="Notes"/>
      </w:pPr>
    </w:p>
    <w:p w14:paraId="52BC4641" w14:textId="77777777" w:rsidR="00562F87" w:rsidRDefault="00A42A00">
      <w:pPr>
        <w:pStyle w:val="Notes"/>
      </w:pPr>
      <w:r>
        <w:t xml:space="preserve">  </w:t>
      </w:r>
      <w:bookmarkEnd w:id="419"/>
    </w:p>
    <w:p w14:paraId="1BE0145E" w14:textId="77777777" w:rsidR="00562F87" w:rsidRDefault="00562F87">
      <w:pPr>
        <w:pStyle w:val="Notes"/>
      </w:pPr>
    </w:p>
    <w:p w14:paraId="7E7A0B13" w14:textId="77777777" w:rsidR="00562F87" w:rsidRDefault="00A42A00">
      <w:pPr>
        <w:pStyle w:val="Heading3"/>
      </w:pPr>
      <w:bookmarkStart w:id="421" w:name="BKM_C8CE8317_CABA_49BF_B51E_634FA0DAB8C1"/>
      <w:bookmarkStart w:id="422" w:name="_Toc25000245"/>
      <w:proofErr w:type="spellStart"/>
      <w:r>
        <w:t>QualityOfNonBathymetricData</w:t>
      </w:r>
      <w:bookmarkEnd w:id="422"/>
      <w:proofErr w:type="spellEnd"/>
    </w:p>
    <w:p w14:paraId="2B07C932"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Meta Features'</w:t>
      </w:r>
    </w:p>
    <w:p w14:paraId="64BE4F37" w14:textId="77777777" w:rsidR="00562F87" w:rsidRDefault="00562F87">
      <w:pPr>
        <w:pStyle w:val="Notes"/>
        <w:tabs>
          <w:tab w:val="left" w:pos="720"/>
        </w:tabs>
      </w:pPr>
    </w:p>
    <w:p w14:paraId="73F1D8D4" w14:textId="77777777" w:rsidR="00562F87" w:rsidRDefault="00A42A00">
      <w:pPr>
        <w:pStyle w:val="Notes"/>
      </w:pPr>
      <w:r>
        <w:t>An area within which a uniform assessment of the quality of the non-bathymetric data exists.</w:t>
      </w:r>
    </w:p>
    <w:p w14:paraId="201833C7" w14:textId="77777777" w:rsidR="00562F87" w:rsidRDefault="00562F87">
      <w:pPr>
        <w:pStyle w:val="Notes"/>
      </w:pPr>
    </w:p>
    <w:p w14:paraId="5B872F62" w14:textId="77777777" w:rsidR="00562F87" w:rsidRDefault="00A42A00">
      <w:pPr>
        <w:pStyle w:val="Properties"/>
      </w:pPr>
      <w:proofErr w:type="spellStart"/>
      <w:r>
        <w:t>QualityOfNonBathymetricData</w:t>
      </w:r>
      <w:proofErr w:type="spellEnd"/>
      <w:r>
        <w:t xml:space="preserve"> </w:t>
      </w:r>
    </w:p>
    <w:p w14:paraId="6C31B77D" w14:textId="77777777" w:rsidR="00562F87" w:rsidRDefault="00A42A00">
      <w:pPr>
        <w:pStyle w:val="Properties"/>
      </w:pPr>
      <w:r>
        <w:t>Version 1.0  Phase 1.0  Proposed</w:t>
      </w:r>
    </w:p>
    <w:p w14:paraId="4A591E09" w14:textId="77777777" w:rsidR="00562F87" w:rsidRDefault="00A42A00">
      <w:pPr>
        <w:pStyle w:val="Properties"/>
      </w:pPr>
      <w:proofErr w:type="spellStart"/>
      <w:r>
        <w:t>raphaelm</w:t>
      </w:r>
      <w:proofErr w:type="spellEnd"/>
      <w:r>
        <w:t xml:space="preserve"> created on 01-Jan-2018.  Last modified 20-Aug-2018</w:t>
      </w:r>
    </w:p>
    <w:p w14:paraId="57E22133" w14:textId="77777777" w:rsidR="00562F87" w:rsidRDefault="00A42A00">
      <w:pPr>
        <w:pStyle w:val="Properties"/>
      </w:pPr>
      <w:r>
        <w:t>Alias M_ACCY</w:t>
      </w:r>
    </w:p>
    <w:p w14:paraId="19208AE1" w14:textId="77777777" w:rsidR="00562F87" w:rsidRDefault="00A42A00">
      <w:pPr>
        <w:pStyle w:val="Properties"/>
      </w:pPr>
      <w:r>
        <w:t xml:space="preserve">Extends </w:t>
      </w:r>
      <w:proofErr w:type="spellStart"/>
      <w:r>
        <w:t>QualityOfTemporalVariation</w:t>
      </w:r>
      <w:proofErr w:type="spellEnd"/>
    </w:p>
    <w:p w14:paraId="107C9C0E"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55FEE68"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177B6F0C" w14:textId="77777777" w:rsidR="00562F87" w:rsidRDefault="00A42A00">
            <w:pPr>
              <w:pStyle w:val="TableHeadingLight"/>
            </w:pPr>
            <w:r>
              <w:t>OUTGOING STRUCTURAL RELATIONSHIPS</w:t>
            </w:r>
          </w:p>
        </w:tc>
      </w:tr>
      <w:tr w:rsidR="00562F87" w14:paraId="113A84FE"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C49FDD2" w14:textId="77777777" w:rsidR="00562F87" w:rsidRDefault="00562F87">
            <w:pPr>
              <w:pStyle w:val="TableTextNormal"/>
            </w:pPr>
          </w:p>
          <w:p w14:paraId="3D9B4CD0" w14:textId="77777777" w:rsidR="00562F87" w:rsidRDefault="00A42A00">
            <w:pPr>
              <w:pStyle w:val="TableTextNormal"/>
            </w:pPr>
            <w:r>
              <w:rPr>
                <w:noProof/>
                <w:sz w:val="0"/>
                <w:szCs w:val="0"/>
              </w:rPr>
              <w:drawing>
                <wp:inline distT="0" distB="0" distL="0" distR="0" wp14:anchorId="0CC95B3A" wp14:editId="23BD6816">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FeatureType</w:t>
            </w:r>
            <w:proofErr w:type="spellEnd"/>
            <w:r>
              <w:t xml:space="preserve">» </w:t>
            </w:r>
            <w:proofErr w:type="spellStart"/>
            <w:r>
              <w:t>QualityOfNonBathymetricData</w:t>
            </w:r>
            <w:proofErr w:type="spellEnd"/>
            <w:r>
              <w:t xml:space="preserve"> to  </w:t>
            </w:r>
            <w:proofErr w:type="spellStart"/>
            <w:r>
              <w:t>QualityOfTemporalVariation</w:t>
            </w:r>
            <w:proofErr w:type="spellEnd"/>
          </w:p>
          <w:p w14:paraId="09DE9438" w14:textId="77777777" w:rsidR="00562F87" w:rsidRDefault="00A42A00">
            <w:pPr>
              <w:pStyle w:val="TableTextNormal"/>
              <w:tabs>
                <w:tab w:val="left" w:pos="1440"/>
              </w:tabs>
              <w:jc w:val="right"/>
            </w:pPr>
            <w:r>
              <w:rPr>
                <w:rStyle w:val="TableFieldLabel"/>
              </w:rPr>
              <w:t>[ Direction is 'Source -&gt; Destination'. ]</w:t>
            </w:r>
          </w:p>
          <w:p w14:paraId="3AE8D4DA" w14:textId="77777777" w:rsidR="00562F87" w:rsidRDefault="00562F87">
            <w:pPr>
              <w:pStyle w:val="TableTextNormal"/>
            </w:pPr>
          </w:p>
        </w:tc>
      </w:tr>
    </w:tbl>
    <w:p w14:paraId="0D0CB6EE"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3B305D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D273D8" w14:textId="77777777" w:rsidR="00562F87" w:rsidRDefault="00A42A00">
            <w:pPr>
              <w:pStyle w:val="TableHeadingLight"/>
            </w:pPr>
            <w:r>
              <w:t>ATTRIBUTES</w:t>
            </w:r>
          </w:p>
        </w:tc>
      </w:tr>
      <w:tr w:rsidR="00562F87" w14:paraId="573EC0A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5F3601E" w14:textId="77777777" w:rsidR="00562F87" w:rsidRDefault="00562F87">
            <w:pPr>
              <w:pStyle w:val="TableTextNormal"/>
            </w:pPr>
          </w:p>
          <w:p w14:paraId="74BB5163" w14:textId="77777777" w:rsidR="00562F87" w:rsidRDefault="00A42A00">
            <w:pPr>
              <w:pStyle w:val="TableTextNormal"/>
            </w:pPr>
            <w:r>
              <w:rPr>
                <w:noProof/>
                <w:sz w:val="0"/>
                <w:szCs w:val="0"/>
              </w:rPr>
              <w:drawing>
                <wp:inline distT="0" distB="0" distL="0" distR="0" wp14:anchorId="344EC752" wp14:editId="4D415886">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horizontalDistanceUncertainty</w:t>
            </w:r>
            <w:proofErr w:type="spellEnd"/>
            <w:r>
              <w:t xml:space="preserve"> : Real  Public</w:t>
            </w:r>
          </w:p>
          <w:p w14:paraId="512E31C8"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438B85E" w14:textId="77777777" w:rsidR="00562F87" w:rsidRDefault="00562F87">
            <w:pPr>
              <w:pStyle w:val="TableTextNormal"/>
              <w:tabs>
                <w:tab w:val="left" w:pos="540"/>
              </w:tabs>
            </w:pPr>
          </w:p>
          <w:p w14:paraId="3F05F1DF" w14:textId="77777777" w:rsidR="00562F87" w:rsidRDefault="00A42A00">
            <w:pPr>
              <w:pStyle w:val="TableTextNormal"/>
            </w:pPr>
            <w:r>
              <w:t>The best estimate of the horizontal accuracy of horizontal clearances and distances.</w:t>
            </w:r>
          </w:p>
          <w:p w14:paraId="621CDE70" w14:textId="77777777" w:rsidR="00562F87" w:rsidRDefault="00A42A00">
            <w:pPr>
              <w:pStyle w:val="TableTextNormal"/>
              <w:tabs>
                <w:tab w:val="left" w:pos="1440"/>
              </w:tabs>
              <w:jc w:val="right"/>
            </w:pPr>
            <w:r>
              <w:rPr>
                <w:rStyle w:val="TableFieldLabel"/>
              </w:rPr>
              <w:t>[ Stereotype is «S100_Simple». Is static True. Containment is Not Specified. ]</w:t>
            </w:r>
          </w:p>
          <w:p w14:paraId="088E5425" w14:textId="77777777" w:rsidR="00562F87" w:rsidRDefault="00562F87">
            <w:pPr>
              <w:pStyle w:val="TableTextNormal"/>
              <w:tabs>
                <w:tab w:val="left" w:pos="720"/>
              </w:tabs>
            </w:pPr>
          </w:p>
        </w:tc>
      </w:tr>
      <w:tr w:rsidR="00562F87" w14:paraId="1EC9B44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D7246ED" w14:textId="77777777" w:rsidR="00562F87" w:rsidRDefault="00562F87">
            <w:pPr>
              <w:pStyle w:val="TableTextNormal"/>
            </w:pPr>
          </w:p>
          <w:p w14:paraId="4417ADAA" w14:textId="77777777" w:rsidR="00562F87" w:rsidRDefault="00A42A00">
            <w:pPr>
              <w:pStyle w:val="TableTextNormal"/>
            </w:pPr>
            <w:r>
              <w:rPr>
                <w:noProof/>
                <w:sz w:val="0"/>
                <w:szCs w:val="0"/>
              </w:rPr>
              <w:drawing>
                <wp:inline distT="0" distB="0" distL="0" distR="0" wp14:anchorId="5EEDEE4F" wp14:editId="68DC4089">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horizontalPositionUncertainty</w:t>
            </w:r>
            <w:proofErr w:type="spellEnd"/>
            <w:r>
              <w:t xml:space="preserve"> : </w:t>
            </w:r>
            <w:proofErr w:type="spellStart"/>
            <w:r>
              <w:t>horizontalPositionUncertainty</w:t>
            </w:r>
            <w:proofErr w:type="spellEnd"/>
            <w:r>
              <w:t xml:space="preserve">  Public</w:t>
            </w:r>
          </w:p>
          <w:p w14:paraId="5B6E3C1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F04C07C" w14:textId="77777777" w:rsidR="00562F87" w:rsidRDefault="00562F87">
            <w:pPr>
              <w:pStyle w:val="TableTextNormal"/>
              <w:tabs>
                <w:tab w:val="left" w:pos="540"/>
              </w:tabs>
            </w:pPr>
          </w:p>
          <w:p w14:paraId="6459255E" w14:textId="77777777" w:rsidR="00562F87" w:rsidRDefault="00A42A00">
            <w:pPr>
              <w:pStyle w:val="TableTextNormal"/>
            </w:pPr>
            <w:r>
              <w:t>The best estimate of the accuracy of a position.</w:t>
            </w:r>
          </w:p>
          <w:p w14:paraId="4AFB7C90" w14:textId="77777777" w:rsidR="00562F87" w:rsidRDefault="00A42A00">
            <w:pPr>
              <w:pStyle w:val="TableTextNormal"/>
              <w:tabs>
                <w:tab w:val="left" w:pos="1440"/>
              </w:tabs>
              <w:jc w:val="right"/>
            </w:pPr>
            <w:r>
              <w:rPr>
                <w:rStyle w:val="TableFieldLabel"/>
              </w:rPr>
              <w:t>[ Stereotype is «S100_Simple». Is static True. Containment is Not Specified. ]</w:t>
            </w:r>
          </w:p>
          <w:p w14:paraId="2CE66BFE" w14:textId="77777777" w:rsidR="00562F87" w:rsidRDefault="00562F87">
            <w:pPr>
              <w:pStyle w:val="TableTextNormal"/>
              <w:tabs>
                <w:tab w:val="left" w:pos="720"/>
              </w:tabs>
            </w:pPr>
          </w:p>
        </w:tc>
      </w:tr>
      <w:tr w:rsidR="00562F87" w14:paraId="05D90BB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161329" w14:textId="77777777" w:rsidR="00562F87" w:rsidRDefault="00562F87">
            <w:pPr>
              <w:pStyle w:val="TableTextNormal"/>
            </w:pPr>
          </w:p>
          <w:p w14:paraId="58E9E00A" w14:textId="77777777" w:rsidR="00562F87" w:rsidRDefault="00A42A00">
            <w:pPr>
              <w:pStyle w:val="TableTextNormal"/>
            </w:pPr>
            <w:r>
              <w:rPr>
                <w:noProof/>
                <w:sz w:val="0"/>
                <w:szCs w:val="0"/>
              </w:rPr>
              <w:drawing>
                <wp:inline distT="0" distB="0" distL="0" distR="0" wp14:anchorId="64A4C0ED" wp14:editId="1F8A394A">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orientationUncertainty</w:t>
            </w:r>
            <w:proofErr w:type="spellEnd"/>
            <w:r>
              <w:t xml:space="preserve"> : Real  Public</w:t>
            </w:r>
          </w:p>
          <w:p w14:paraId="1F44B8C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2A7249CB" w14:textId="77777777" w:rsidR="00562F87" w:rsidRDefault="00562F87">
            <w:pPr>
              <w:pStyle w:val="TableTextNormal"/>
              <w:tabs>
                <w:tab w:val="left" w:pos="540"/>
              </w:tabs>
            </w:pPr>
          </w:p>
          <w:p w14:paraId="7D85C8DC" w14:textId="77777777" w:rsidR="00562F87" w:rsidRDefault="00A42A00">
            <w:pPr>
              <w:pStyle w:val="TableTextNormal"/>
            </w:pPr>
            <w:r>
              <w:t>The best estimate of the accuracy of a bearing</w:t>
            </w:r>
          </w:p>
          <w:p w14:paraId="10779124" w14:textId="77777777" w:rsidR="00562F87" w:rsidRDefault="00A42A00">
            <w:pPr>
              <w:pStyle w:val="TableTextNormal"/>
              <w:tabs>
                <w:tab w:val="left" w:pos="1440"/>
              </w:tabs>
              <w:jc w:val="right"/>
            </w:pPr>
            <w:r>
              <w:rPr>
                <w:rStyle w:val="TableFieldLabel"/>
              </w:rPr>
              <w:t>[ Stereotype is «S100_Simple». Is static True. Containment is Not Specified. ]</w:t>
            </w:r>
          </w:p>
          <w:p w14:paraId="5607D73C" w14:textId="77777777" w:rsidR="00562F87" w:rsidRDefault="00562F87">
            <w:pPr>
              <w:pStyle w:val="TableTextNormal"/>
              <w:tabs>
                <w:tab w:val="left" w:pos="720"/>
              </w:tabs>
            </w:pPr>
          </w:p>
        </w:tc>
      </w:tr>
      <w:tr w:rsidR="00562F87" w14:paraId="05FD9DE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2A41D8F" w14:textId="77777777" w:rsidR="00562F87" w:rsidRDefault="00562F87">
            <w:pPr>
              <w:pStyle w:val="TableTextNormal"/>
            </w:pPr>
          </w:p>
          <w:p w14:paraId="1D0EF73B" w14:textId="77777777" w:rsidR="00562F87" w:rsidRDefault="00A42A00">
            <w:pPr>
              <w:pStyle w:val="TableTextNormal"/>
            </w:pPr>
            <w:r>
              <w:rPr>
                <w:noProof/>
                <w:sz w:val="0"/>
                <w:szCs w:val="0"/>
              </w:rPr>
              <w:drawing>
                <wp:inline distT="0" distB="0" distL="0" distR="0" wp14:anchorId="14C482A9" wp14:editId="51D53867">
                  <wp:extent cx="114300" cy="1143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sourceIndication</w:t>
            </w:r>
            <w:proofErr w:type="spellEnd"/>
            <w:r>
              <w:t xml:space="preserve"> : </w:t>
            </w:r>
            <w:proofErr w:type="spellStart"/>
            <w:r>
              <w:t>sourceIndication</w:t>
            </w:r>
            <w:proofErr w:type="spellEnd"/>
            <w:r>
              <w:t xml:space="preserve">  Public</w:t>
            </w:r>
          </w:p>
          <w:p w14:paraId="622F44B5"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4A6BCF63" w14:textId="77777777" w:rsidR="00562F87" w:rsidRDefault="00A42A00">
            <w:pPr>
              <w:pStyle w:val="TableTextNormal"/>
              <w:tabs>
                <w:tab w:val="left" w:pos="1440"/>
              </w:tabs>
              <w:jc w:val="right"/>
            </w:pPr>
            <w:r>
              <w:rPr>
                <w:rStyle w:val="TableFieldLabel"/>
              </w:rPr>
              <w:lastRenderedPageBreak/>
              <w:t>[ Stereotype is «S100_Complex». Is static True. Containment is Not Specified. ]</w:t>
            </w:r>
          </w:p>
          <w:p w14:paraId="24FFD791" w14:textId="77777777" w:rsidR="00562F87" w:rsidRDefault="00562F87">
            <w:pPr>
              <w:pStyle w:val="TableTextNormal"/>
              <w:tabs>
                <w:tab w:val="left" w:pos="720"/>
              </w:tabs>
            </w:pPr>
          </w:p>
        </w:tc>
      </w:tr>
      <w:tr w:rsidR="00562F87" w14:paraId="4A5A67F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9FAB04" w14:textId="77777777" w:rsidR="00562F87" w:rsidRDefault="00562F87">
            <w:pPr>
              <w:pStyle w:val="TableTextNormal"/>
            </w:pPr>
          </w:p>
          <w:p w14:paraId="21709B36" w14:textId="77777777" w:rsidR="00562F87" w:rsidRDefault="00A42A00">
            <w:pPr>
              <w:pStyle w:val="TableTextNormal"/>
            </w:pPr>
            <w:r>
              <w:rPr>
                <w:noProof/>
                <w:sz w:val="0"/>
                <w:szCs w:val="0"/>
              </w:rPr>
              <w:drawing>
                <wp:inline distT="0" distB="0" distL="0" distR="0" wp14:anchorId="7BE1AB4B" wp14:editId="1B756152">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surveyDateRange</w:t>
            </w:r>
            <w:proofErr w:type="spellEnd"/>
            <w:r>
              <w:t xml:space="preserve"> : </w:t>
            </w:r>
            <w:proofErr w:type="spellStart"/>
            <w:r>
              <w:t>surveyDateRange</w:t>
            </w:r>
            <w:proofErr w:type="spellEnd"/>
            <w:r>
              <w:t xml:space="preserve">  Public</w:t>
            </w:r>
          </w:p>
          <w:p w14:paraId="77FF29AD"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2EEC17E" w14:textId="77777777" w:rsidR="00562F87" w:rsidRDefault="00A42A00">
            <w:pPr>
              <w:pStyle w:val="TableTextNormal"/>
              <w:tabs>
                <w:tab w:val="left" w:pos="1440"/>
              </w:tabs>
              <w:jc w:val="right"/>
            </w:pPr>
            <w:r>
              <w:rPr>
                <w:rStyle w:val="TableFieldLabel"/>
              </w:rPr>
              <w:t>[ Stereotype is «S100_Complex». Is static True. Containment is Not Specified. ]</w:t>
            </w:r>
          </w:p>
          <w:p w14:paraId="6C81CB1F" w14:textId="77777777" w:rsidR="00562F87" w:rsidRDefault="00562F87">
            <w:pPr>
              <w:pStyle w:val="TableTextNormal"/>
              <w:tabs>
                <w:tab w:val="left" w:pos="720"/>
              </w:tabs>
            </w:pPr>
          </w:p>
        </w:tc>
      </w:tr>
    </w:tbl>
    <w:p w14:paraId="095414FA" w14:textId="77777777" w:rsidR="00562F87" w:rsidRDefault="00562F87">
      <w:pPr>
        <w:pStyle w:val="Notes"/>
      </w:pPr>
    </w:p>
    <w:p w14:paraId="79B579E8" w14:textId="77777777" w:rsidR="00562F87" w:rsidRDefault="00A42A00">
      <w:pPr>
        <w:pStyle w:val="Notes"/>
      </w:pPr>
      <w:r>
        <w:t xml:space="preserve">  </w:t>
      </w:r>
      <w:bookmarkEnd w:id="421"/>
    </w:p>
    <w:p w14:paraId="4212B73C" w14:textId="77777777" w:rsidR="00562F87" w:rsidRDefault="00562F87">
      <w:pPr>
        <w:pStyle w:val="Notes"/>
      </w:pPr>
    </w:p>
    <w:p w14:paraId="630C5FAC" w14:textId="77777777" w:rsidR="00562F87" w:rsidRDefault="00A42A00">
      <w:pPr>
        <w:pStyle w:val="Heading3"/>
      </w:pPr>
      <w:bookmarkStart w:id="423" w:name="BKM_4E09B656_5DAD_406F_936C_7F09F46EA3F1"/>
      <w:bookmarkStart w:id="424" w:name="_Toc25000246"/>
      <w:proofErr w:type="spellStart"/>
      <w:r>
        <w:t>SpatialQuality</w:t>
      </w:r>
      <w:bookmarkEnd w:id="424"/>
      <w:proofErr w:type="spellEnd"/>
    </w:p>
    <w:p w14:paraId="6CBF3262"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Meta Features'</w:t>
      </w:r>
    </w:p>
    <w:p w14:paraId="7DFCBED4" w14:textId="77777777" w:rsidR="00562F87" w:rsidRDefault="00562F87">
      <w:pPr>
        <w:pStyle w:val="Notes"/>
      </w:pPr>
    </w:p>
    <w:p w14:paraId="6431B423" w14:textId="77777777" w:rsidR="00562F87" w:rsidRDefault="00A42A00">
      <w:pPr>
        <w:pStyle w:val="Properties"/>
      </w:pPr>
      <w:proofErr w:type="spellStart"/>
      <w:r>
        <w:t>SpatialQuality</w:t>
      </w:r>
      <w:proofErr w:type="spellEnd"/>
      <w:r>
        <w:t xml:space="preserve"> </w:t>
      </w:r>
    </w:p>
    <w:p w14:paraId="61D89CEC" w14:textId="77777777" w:rsidR="00562F87" w:rsidRDefault="00A42A00">
      <w:pPr>
        <w:pStyle w:val="Properties"/>
      </w:pPr>
      <w:r>
        <w:t>Version 1.0  Phase 1.0  Proposed</w:t>
      </w:r>
    </w:p>
    <w:p w14:paraId="4E08ED63" w14:textId="77777777" w:rsidR="00562F87" w:rsidRDefault="00A42A00">
      <w:pPr>
        <w:pStyle w:val="Properties"/>
      </w:pPr>
      <w:proofErr w:type="spellStart"/>
      <w:r>
        <w:t>raphaelm</w:t>
      </w:r>
      <w:proofErr w:type="spellEnd"/>
      <w:r>
        <w:t xml:space="preserve"> created on 01-Jan-2018.  Last modified 20-Aug-2018</w:t>
      </w:r>
    </w:p>
    <w:p w14:paraId="4787DF22"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45A9008"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287F1F8" w14:textId="77777777" w:rsidR="00562F87" w:rsidRDefault="00A42A00">
            <w:pPr>
              <w:pStyle w:val="TableHeadingLight"/>
            </w:pPr>
            <w:r>
              <w:t>OUTGOING STRUCTURAL RELATIONSHIPS</w:t>
            </w:r>
          </w:p>
        </w:tc>
      </w:tr>
      <w:tr w:rsidR="00562F87" w14:paraId="6AE323CB"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154740C" w14:textId="77777777" w:rsidR="00562F87" w:rsidRDefault="00562F87">
            <w:pPr>
              <w:pStyle w:val="TableTextNormal"/>
            </w:pPr>
          </w:p>
          <w:p w14:paraId="2FF4D4FD" w14:textId="77777777" w:rsidR="00562F87" w:rsidRDefault="00A42A00">
            <w:pPr>
              <w:pStyle w:val="TableTextNormal"/>
            </w:pPr>
            <w:r>
              <w:rPr>
                <w:noProof/>
                <w:sz w:val="0"/>
                <w:szCs w:val="0"/>
              </w:rPr>
              <w:drawing>
                <wp:inline distT="0" distB="0" distL="0" distR="0" wp14:anchorId="0123510C" wp14:editId="42E8ED0F">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Realization from «</w:t>
            </w:r>
            <w:proofErr w:type="spellStart"/>
            <w:r>
              <w:t>InformationType</w:t>
            </w:r>
            <w:proofErr w:type="spellEnd"/>
            <w:r>
              <w:t xml:space="preserve">» </w:t>
            </w:r>
            <w:proofErr w:type="spellStart"/>
            <w:r>
              <w:t>SpatialQuality</w:t>
            </w:r>
            <w:proofErr w:type="spellEnd"/>
            <w:r>
              <w:t xml:space="preserve"> to «</w:t>
            </w:r>
            <w:proofErr w:type="spellStart"/>
            <w:r>
              <w:t>metaclass</w:t>
            </w:r>
            <w:proofErr w:type="spellEnd"/>
            <w:r>
              <w:t>» S100_GF_InformationType</w:t>
            </w:r>
          </w:p>
          <w:p w14:paraId="5E9BC593" w14:textId="77777777" w:rsidR="00562F87" w:rsidRDefault="00A42A00">
            <w:pPr>
              <w:pStyle w:val="TableTextNormal"/>
              <w:tabs>
                <w:tab w:val="left" w:pos="1440"/>
              </w:tabs>
              <w:jc w:val="right"/>
            </w:pPr>
            <w:r>
              <w:rPr>
                <w:rStyle w:val="TableFieldLabel"/>
              </w:rPr>
              <w:t>[ Direction is 'Source -&gt; Destination'. ]</w:t>
            </w:r>
          </w:p>
          <w:p w14:paraId="18F7862D" w14:textId="77777777" w:rsidR="00562F87" w:rsidRDefault="00562F87">
            <w:pPr>
              <w:pStyle w:val="TableTextNormal"/>
            </w:pPr>
          </w:p>
        </w:tc>
      </w:tr>
    </w:tbl>
    <w:p w14:paraId="26E10C79"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B322D5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22A83CD3" w14:textId="77777777" w:rsidR="00562F87" w:rsidRDefault="00A42A00">
            <w:pPr>
              <w:pStyle w:val="TableHeadingLight"/>
            </w:pPr>
            <w:r>
              <w:t>INCOMING STRUCTURAL RELATIONSHIPS</w:t>
            </w:r>
          </w:p>
        </w:tc>
      </w:tr>
      <w:tr w:rsidR="00562F87" w14:paraId="6D67238F"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F022F68" w14:textId="77777777" w:rsidR="00562F87" w:rsidRDefault="00562F87">
            <w:pPr>
              <w:pStyle w:val="TableTextNormal"/>
            </w:pPr>
          </w:p>
          <w:p w14:paraId="51E18996" w14:textId="77777777" w:rsidR="00562F87" w:rsidRDefault="00A42A00">
            <w:pPr>
              <w:pStyle w:val="TableTextNormal"/>
            </w:pPr>
            <w:r>
              <w:rPr>
                <w:noProof/>
                <w:sz w:val="0"/>
                <w:szCs w:val="0"/>
              </w:rPr>
              <w:drawing>
                <wp:inline distT="0" distB="0" distL="0" distR="0" wp14:anchorId="7CDB3F06" wp14:editId="020DC80A">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SpatialQualityPoints</w:t>
            </w:r>
            <w:proofErr w:type="spellEnd"/>
            <w:r>
              <w:t xml:space="preserve"> to «</w:t>
            </w:r>
            <w:proofErr w:type="spellStart"/>
            <w:r>
              <w:t>InformationType</w:t>
            </w:r>
            <w:proofErr w:type="spellEnd"/>
            <w:r>
              <w:t xml:space="preserve">» </w:t>
            </w:r>
            <w:proofErr w:type="spellStart"/>
            <w:r>
              <w:t>SpatialQuality</w:t>
            </w:r>
            <w:proofErr w:type="spellEnd"/>
          </w:p>
          <w:p w14:paraId="54683368" w14:textId="77777777" w:rsidR="00562F87" w:rsidRDefault="00A42A00">
            <w:pPr>
              <w:pStyle w:val="TableTextNormal"/>
              <w:tabs>
                <w:tab w:val="left" w:pos="1440"/>
              </w:tabs>
              <w:jc w:val="right"/>
            </w:pPr>
            <w:r>
              <w:rPr>
                <w:rStyle w:val="TableFieldLabel"/>
              </w:rPr>
              <w:t>[ Direction is 'Source -&gt; Destination'. ]</w:t>
            </w:r>
          </w:p>
          <w:p w14:paraId="3C88F68C" w14:textId="77777777" w:rsidR="00562F87" w:rsidRDefault="00562F87">
            <w:pPr>
              <w:pStyle w:val="TableTextNormal"/>
            </w:pPr>
          </w:p>
        </w:tc>
      </w:tr>
    </w:tbl>
    <w:p w14:paraId="28CC28D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2C1EC82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B46F481" w14:textId="77777777" w:rsidR="00562F87" w:rsidRDefault="00A42A00">
            <w:pPr>
              <w:pStyle w:val="TableHeadingLight"/>
            </w:pPr>
            <w:r>
              <w:t>ATTRIBUTES</w:t>
            </w:r>
          </w:p>
        </w:tc>
      </w:tr>
      <w:tr w:rsidR="00562F87" w14:paraId="723EC7B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F0C74C" w14:textId="77777777" w:rsidR="00562F87" w:rsidRDefault="00562F87">
            <w:pPr>
              <w:pStyle w:val="TableTextNormal"/>
            </w:pPr>
          </w:p>
          <w:p w14:paraId="371A8D9F" w14:textId="77777777" w:rsidR="00562F87" w:rsidRDefault="00A42A00">
            <w:pPr>
              <w:pStyle w:val="TableTextNormal"/>
            </w:pPr>
            <w:r>
              <w:rPr>
                <w:noProof/>
                <w:sz w:val="0"/>
                <w:szCs w:val="0"/>
              </w:rPr>
              <w:drawing>
                <wp:inline distT="0" distB="0" distL="0" distR="0" wp14:anchorId="65BFC8AD" wp14:editId="098272AA">
                  <wp:extent cx="114300" cy="1143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categoryOfTemporalVariation</w:t>
            </w:r>
            <w:proofErr w:type="spellEnd"/>
            <w:r>
              <w:t xml:space="preserve"> : </w:t>
            </w:r>
            <w:proofErr w:type="spellStart"/>
            <w:r>
              <w:t>categoryOfTemporalVariation</w:t>
            </w:r>
            <w:proofErr w:type="spellEnd"/>
            <w:r>
              <w:t xml:space="preserve">  Public</w:t>
            </w:r>
          </w:p>
          <w:p w14:paraId="10B7CC8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62E209F" w14:textId="77777777" w:rsidR="00562F87" w:rsidRDefault="00562F87">
            <w:pPr>
              <w:pStyle w:val="TableTextNormal"/>
            </w:pPr>
          </w:p>
          <w:p w14:paraId="62A65BD6" w14:textId="77777777" w:rsidR="00562F87" w:rsidRDefault="00A42A00">
            <w:pPr>
              <w:pStyle w:val="TableTextNormal"/>
              <w:ind w:left="540"/>
            </w:pPr>
            <w:r>
              <w:rPr>
                <w:rStyle w:val="TableFieldLabel"/>
              </w:rPr>
              <w:t>Constraints:</w:t>
            </w:r>
          </w:p>
          <w:p w14:paraId="231E061F" w14:textId="77777777" w:rsidR="00562F87" w:rsidRDefault="00A42A00">
            <w:pPr>
              <w:pStyle w:val="TableTextNormal"/>
              <w:ind w:left="720"/>
            </w:pPr>
            <w:r>
              <w:t>VS : Invariant</w:t>
            </w:r>
          </w:p>
          <w:p w14:paraId="51DDA3E2" w14:textId="77777777" w:rsidR="00562F87" w:rsidRDefault="00A42A00">
            <w:pPr>
              <w:pStyle w:val="TableTextNormal"/>
              <w:tabs>
                <w:tab w:val="left" w:pos="1440"/>
              </w:tabs>
              <w:jc w:val="right"/>
            </w:pPr>
            <w:r>
              <w:rPr>
                <w:rStyle w:val="TableFieldLabel"/>
              </w:rPr>
              <w:t>[ Stereotype is «S100_Simple». Is static True. Containment is Not Specified. ]</w:t>
            </w:r>
          </w:p>
          <w:p w14:paraId="3EE50006" w14:textId="77777777" w:rsidR="00562F87" w:rsidRDefault="00562F87">
            <w:pPr>
              <w:pStyle w:val="TableTextNormal"/>
              <w:tabs>
                <w:tab w:val="left" w:pos="720"/>
              </w:tabs>
            </w:pPr>
          </w:p>
        </w:tc>
      </w:tr>
      <w:tr w:rsidR="00562F87" w14:paraId="271E37C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D81642A" w14:textId="77777777" w:rsidR="00562F87" w:rsidRDefault="00562F87">
            <w:pPr>
              <w:pStyle w:val="TableTextNormal"/>
            </w:pPr>
          </w:p>
          <w:p w14:paraId="17EC9C9E" w14:textId="77777777" w:rsidR="00562F87" w:rsidRDefault="00A42A00">
            <w:pPr>
              <w:pStyle w:val="TableTextNormal"/>
            </w:pPr>
            <w:r>
              <w:rPr>
                <w:noProof/>
                <w:sz w:val="0"/>
                <w:szCs w:val="0"/>
              </w:rPr>
              <w:drawing>
                <wp:inline distT="0" distB="0" distL="0" distR="0" wp14:anchorId="6C7597C1" wp14:editId="764BC98F">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horizontalPositionUncertainty</w:t>
            </w:r>
            <w:proofErr w:type="spellEnd"/>
            <w:r>
              <w:t xml:space="preserve"> : </w:t>
            </w:r>
            <w:proofErr w:type="spellStart"/>
            <w:r>
              <w:t>horizontalPositionUncertainty</w:t>
            </w:r>
            <w:proofErr w:type="spellEnd"/>
            <w:r>
              <w:t xml:space="preserve">  Public</w:t>
            </w:r>
          </w:p>
          <w:p w14:paraId="6B410887"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38F1068C" w14:textId="77777777" w:rsidR="00562F87" w:rsidRDefault="00562F87">
            <w:pPr>
              <w:pStyle w:val="TableTextNormal"/>
              <w:tabs>
                <w:tab w:val="left" w:pos="540"/>
              </w:tabs>
            </w:pPr>
          </w:p>
          <w:p w14:paraId="11950B18" w14:textId="77777777" w:rsidR="00562F87" w:rsidRDefault="00A42A00">
            <w:pPr>
              <w:pStyle w:val="TableTextNormal"/>
            </w:pPr>
            <w:r>
              <w:t>The best estimate of the accuracy of a position.</w:t>
            </w:r>
          </w:p>
          <w:p w14:paraId="1DD75038" w14:textId="77777777" w:rsidR="00562F87" w:rsidRDefault="00A42A00">
            <w:pPr>
              <w:pStyle w:val="TableTextNormal"/>
              <w:tabs>
                <w:tab w:val="left" w:pos="1440"/>
              </w:tabs>
              <w:jc w:val="right"/>
            </w:pPr>
            <w:r>
              <w:rPr>
                <w:rStyle w:val="TableFieldLabel"/>
              </w:rPr>
              <w:t>[ Stereotype is «S100_Simple». Is static True. Containment is Not Specified. ]</w:t>
            </w:r>
          </w:p>
          <w:p w14:paraId="682D262B" w14:textId="77777777" w:rsidR="00562F87" w:rsidRDefault="00562F87">
            <w:pPr>
              <w:pStyle w:val="TableTextNormal"/>
              <w:tabs>
                <w:tab w:val="left" w:pos="720"/>
              </w:tabs>
            </w:pPr>
          </w:p>
        </w:tc>
      </w:tr>
      <w:tr w:rsidR="00562F87" w14:paraId="3A10401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D4FC129" w14:textId="77777777" w:rsidR="00562F87" w:rsidRDefault="00562F87">
            <w:pPr>
              <w:pStyle w:val="TableTextNormal"/>
            </w:pPr>
          </w:p>
          <w:p w14:paraId="07B22E3F" w14:textId="77777777" w:rsidR="00562F87" w:rsidRDefault="00A42A00">
            <w:pPr>
              <w:pStyle w:val="TableTextNormal"/>
            </w:pPr>
            <w:r>
              <w:rPr>
                <w:noProof/>
                <w:sz w:val="0"/>
                <w:szCs w:val="0"/>
              </w:rPr>
              <w:drawing>
                <wp:inline distT="0" distB="0" distL="0" distR="0" wp14:anchorId="54807C4B" wp14:editId="602D2123">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qualityOfHorizontalMeasurement</w:t>
            </w:r>
            <w:proofErr w:type="spellEnd"/>
            <w:r>
              <w:t xml:space="preserve"> : </w:t>
            </w:r>
            <w:proofErr w:type="spellStart"/>
            <w:r>
              <w:t>qualityOfHorizontalMeasurement</w:t>
            </w:r>
            <w:proofErr w:type="spellEnd"/>
            <w:r>
              <w:t xml:space="preserve">  Public</w:t>
            </w:r>
          </w:p>
          <w:p w14:paraId="59A4CD06" w14:textId="77777777" w:rsidR="00562F87" w:rsidRDefault="00A42A00">
            <w:pPr>
              <w:pStyle w:val="TableTextNormal"/>
              <w:ind w:left="540"/>
            </w:pPr>
            <w:r>
              <w:rPr>
                <w:rStyle w:val="TableFieldLabel"/>
              </w:rPr>
              <w:t>Alias:</w:t>
            </w:r>
            <w:r>
              <w:t xml:space="preserve">  QUAPOS</w:t>
            </w:r>
          </w:p>
          <w:p w14:paraId="225A4A7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7CE8085A" w14:textId="77777777" w:rsidR="00562F87" w:rsidRDefault="00A42A00">
            <w:pPr>
              <w:pStyle w:val="TableTextNormal"/>
              <w:tabs>
                <w:tab w:val="left" w:pos="1440"/>
              </w:tabs>
              <w:jc w:val="right"/>
            </w:pPr>
            <w:r>
              <w:rPr>
                <w:rStyle w:val="TableFieldLabel"/>
              </w:rPr>
              <w:t>[ Stereotype is «S100_Enum». Is static True. Containment is Not Specified. ]</w:t>
            </w:r>
          </w:p>
          <w:p w14:paraId="6C956352" w14:textId="77777777" w:rsidR="00562F87" w:rsidRDefault="00562F87">
            <w:pPr>
              <w:pStyle w:val="TableTextNormal"/>
              <w:tabs>
                <w:tab w:val="left" w:pos="720"/>
              </w:tabs>
            </w:pPr>
          </w:p>
        </w:tc>
      </w:tr>
    </w:tbl>
    <w:p w14:paraId="1C77A393"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6B519804"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34CB037D" w14:textId="77777777" w:rsidR="00562F87" w:rsidRDefault="00A42A00">
            <w:pPr>
              <w:pStyle w:val="TableHeadingLight"/>
            </w:pPr>
            <w:r>
              <w:t>ASSOCIATIONS</w:t>
            </w:r>
          </w:p>
        </w:tc>
      </w:tr>
      <w:tr w:rsidR="00562F87" w14:paraId="44AC8952"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3441C7D7" w14:textId="77777777" w:rsidR="00562F87" w:rsidRDefault="00562F87">
            <w:pPr>
              <w:pStyle w:val="TableTextNormal"/>
            </w:pPr>
          </w:p>
          <w:p w14:paraId="5A9C5CA5" w14:textId="77777777" w:rsidR="00562F87" w:rsidRDefault="00A42A00">
            <w:pPr>
              <w:pStyle w:val="TableTextNormal"/>
            </w:pPr>
            <w:r>
              <w:rPr>
                <w:noProof/>
                <w:sz w:val="0"/>
                <w:szCs w:val="0"/>
              </w:rPr>
              <w:drawing>
                <wp:inline distT="0" distB="0" distL="0" distR="0" wp14:anchorId="3E5D1807" wp14:editId="146F95FE">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SpatialAssociation</w:t>
            </w:r>
            <w:proofErr w:type="spellEnd"/>
          </w:p>
          <w:p w14:paraId="3B9B021B" w14:textId="77777777" w:rsidR="00562F87" w:rsidRDefault="00562F87">
            <w:pPr>
              <w:pStyle w:val="TableTextNormal"/>
            </w:pPr>
          </w:p>
        </w:tc>
      </w:tr>
      <w:tr w:rsidR="00562F87" w14:paraId="7DCDAFCB"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2A1CDB84" w14:textId="77777777" w:rsidR="00562F87" w:rsidRDefault="00A42A00">
            <w:pPr>
              <w:pStyle w:val="TableTextNormal"/>
            </w:pPr>
            <w:r>
              <w:t xml:space="preserve">Source: Public </w:t>
            </w:r>
            <w:proofErr w:type="spellStart"/>
            <w:r>
              <w:t>definedFor</w:t>
            </w:r>
            <w:proofErr w:type="spellEnd"/>
            <w:r>
              <w:t xml:space="preserve"> (Class) </w:t>
            </w:r>
            <w:proofErr w:type="spellStart"/>
            <w:r>
              <w:t>GM_OrientableCurve</w:t>
            </w:r>
            <w:proofErr w:type="spellEnd"/>
            <w:r>
              <w:t xml:space="preserve"> </w:t>
            </w:r>
          </w:p>
          <w:p w14:paraId="301E30CB" w14:textId="77777777" w:rsidR="00562F87" w:rsidRDefault="00A42A00">
            <w:pPr>
              <w:pStyle w:val="TableTextNormal"/>
              <w:tabs>
                <w:tab w:val="left" w:pos="1800"/>
              </w:tabs>
              <w:ind w:left="540"/>
            </w:pPr>
            <w:r>
              <w:rPr>
                <w:rStyle w:val="TableFieldLabel"/>
              </w:rPr>
              <w:t xml:space="preserve">Cardinality:  </w:t>
            </w:r>
            <w:r>
              <w:t>[1..*]</w:t>
            </w:r>
          </w:p>
          <w:p w14:paraId="1142AD6C" w14:textId="77777777" w:rsidR="00562F87" w:rsidRDefault="00562F87">
            <w:pPr>
              <w:pStyle w:val="TableTextNormal"/>
              <w:tabs>
                <w:tab w:val="left" w:pos="1800"/>
              </w:tabs>
            </w:pPr>
          </w:p>
          <w:p w14:paraId="4603BB43" w14:textId="77777777" w:rsidR="00562F87" w:rsidRDefault="00A42A00">
            <w:pPr>
              <w:pStyle w:val="TableTextNormal"/>
              <w:tabs>
                <w:tab w:val="left" w:pos="1800"/>
              </w:tabs>
            </w:pPr>
            <w:r>
              <w:t>A pointer to a specific spatial type(s).</w:t>
            </w:r>
          </w:p>
          <w:p w14:paraId="1833C791"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157BD16E" w14:textId="77777777" w:rsidR="00562F87" w:rsidRDefault="00A42A00">
            <w:pPr>
              <w:pStyle w:val="TableTextNormal"/>
            </w:pPr>
            <w:r>
              <w:t xml:space="preserve">Target: Public defines (Class) </w:t>
            </w:r>
            <w:proofErr w:type="spellStart"/>
            <w:r>
              <w:t>SpatialQuality</w:t>
            </w:r>
            <w:proofErr w:type="spellEnd"/>
            <w:r>
              <w:t xml:space="preserve"> «</w:t>
            </w:r>
            <w:proofErr w:type="spellStart"/>
            <w:r>
              <w:t>InformationType</w:t>
            </w:r>
            <w:proofErr w:type="spellEnd"/>
            <w:r>
              <w:t>»</w:t>
            </w:r>
          </w:p>
          <w:p w14:paraId="4A1E34F0" w14:textId="77777777" w:rsidR="00562F87" w:rsidRDefault="00A42A00">
            <w:pPr>
              <w:pStyle w:val="TableTextNormal"/>
              <w:tabs>
                <w:tab w:val="left" w:pos="1440"/>
              </w:tabs>
              <w:ind w:left="540"/>
            </w:pPr>
            <w:r>
              <w:rPr>
                <w:rStyle w:val="TableFieldLabel"/>
              </w:rPr>
              <w:t xml:space="preserve">Cardinality:  </w:t>
            </w:r>
            <w:r>
              <w:t>[0..1]</w:t>
            </w:r>
          </w:p>
          <w:p w14:paraId="03E1BC13" w14:textId="77777777" w:rsidR="00562F87" w:rsidRDefault="00562F87">
            <w:pPr>
              <w:pStyle w:val="TableTextNormal"/>
              <w:tabs>
                <w:tab w:val="left" w:pos="1440"/>
              </w:tabs>
            </w:pPr>
          </w:p>
          <w:p w14:paraId="05F8D310" w14:textId="77777777" w:rsidR="00562F87" w:rsidRDefault="00A42A00">
            <w:pPr>
              <w:pStyle w:val="TableTextNormal"/>
              <w:tabs>
                <w:tab w:val="left" w:pos="1440"/>
              </w:tabs>
            </w:pPr>
            <w:r>
              <w:t>A pointer to an information type providing spatial quality information.</w:t>
            </w:r>
          </w:p>
          <w:p w14:paraId="35C5BC18" w14:textId="77777777" w:rsidR="00562F87" w:rsidRDefault="00562F87">
            <w:pPr>
              <w:pStyle w:val="TableTextNormal"/>
            </w:pPr>
          </w:p>
        </w:tc>
      </w:tr>
    </w:tbl>
    <w:p w14:paraId="56DDFF19" w14:textId="77777777" w:rsidR="00562F87" w:rsidRDefault="00562F87">
      <w:pPr>
        <w:pStyle w:val="Notes"/>
      </w:pPr>
    </w:p>
    <w:p w14:paraId="1D9041C5" w14:textId="77777777" w:rsidR="00562F87" w:rsidRDefault="00A42A00">
      <w:pPr>
        <w:pStyle w:val="Notes"/>
      </w:pPr>
      <w:r>
        <w:t xml:space="preserve">  </w:t>
      </w:r>
      <w:bookmarkEnd w:id="423"/>
    </w:p>
    <w:p w14:paraId="4237D452" w14:textId="77777777" w:rsidR="00562F87" w:rsidRDefault="00562F87">
      <w:pPr>
        <w:pStyle w:val="Notes"/>
      </w:pPr>
    </w:p>
    <w:p w14:paraId="72D918A4" w14:textId="77777777" w:rsidR="00562F87" w:rsidRDefault="00A42A00">
      <w:pPr>
        <w:pStyle w:val="Heading3"/>
      </w:pPr>
      <w:bookmarkStart w:id="425" w:name="BKM_F09437DE_089E_44A2_BC4C_31375AF01496"/>
      <w:bookmarkStart w:id="426" w:name="_Toc25000247"/>
      <w:proofErr w:type="spellStart"/>
      <w:r>
        <w:t>SpatialQualityPoints</w:t>
      </w:r>
      <w:bookmarkEnd w:id="426"/>
      <w:proofErr w:type="spellEnd"/>
    </w:p>
    <w:p w14:paraId="0D933707" w14:textId="77777777" w:rsidR="00562F87" w:rsidRDefault="00A42A00">
      <w:pPr>
        <w:pStyle w:val="Notes"/>
      </w:pPr>
      <w:r>
        <w:rPr>
          <w:rStyle w:val="Italics"/>
        </w:rPr>
        <w:t>Class «</w:t>
      </w:r>
      <w:proofErr w:type="spellStart"/>
      <w:r>
        <w:rPr>
          <w:rStyle w:val="Italics"/>
        </w:rPr>
        <w:t>InformationType</w:t>
      </w:r>
      <w:proofErr w:type="spellEnd"/>
      <w:r>
        <w:rPr>
          <w:rStyle w:val="Italics"/>
        </w:rPr>
        <w:t>» in package 'S-127 Meta Features'</w:t>
      </w:r>
    </w:p>
    <w:p w14:paraId="63B2CD4D" w14:textId="77777777" w:rsidR="00562F87" w:rsidRDefault="00562F87">
      <w:pPr>
        <w:pStyle w:val="Notes"/>
        <w:tabs>
          <w:tab w:val="left" w:pos="720"/>
        </w:tabs>
      </w:pPr>
    </w:p>
    <w:p w14:paraId="5D7AE0EE" w14:textId="77777777" w:rsidR="00562F87" w:rsidRDefault="00A42A00">
      <w:pPr>
        <w:pStyle w:val="Notes"/>
      </w:pPr>
      <w:r>
        <w:t>Definition required</w:t>
      </w:r>
    </w:p>
    <w:p w14:paraId="4E14021F" w14:textId="77777777" w:rsidR="00562F87" w:rsidRDefault="00562F87">
      <w:pPr>
        <w:pStyle w:val="Notes"/>
      </w:pPr>
    </w:p>
    <w:p w14:paraId="70A23C2C" w14:textId="77777777" w:rsidR="00562F87" w:rsidRDefault="00A42A00">
      <w:pPr>
        <w:pStyle w:val="Properties"/>
      </w:pPr>
      <w:proofErr w:type="spellStart"/>
      <w:r>
        <w:t>SpatialQualityPoints</w:t>
      </w:r>
      <w:proofErr w:type="spellEnd"/>
      <w:r>
        <w:t xml:space="preserve"> </w:t>
      </w:r>
    </w:p>
    <w:p w14:paraId="1AEB46D1" w14:textId="77777777" w:rsidR="00562F87" w:rsidRDefault="00A42A00">
      <w:pPr>
        <w:pStyle w:val="Properties"/>
      </w:pPr>
      <w:r>
        <w:t>Version 1.0  Phase 1.0  Proposed</w:t>
      </w:r>
    </w:p>
    <w:p w14:paraId="4F0889E1" w14:textId="77777777" w:rsidR="00562F87" w:rsidRDefault="00A42A00">
      <w:pPr>
        <w:pStyle w:val="Properties"/>
      </w:pPr>
      <w:proofErr w:type="spellStart"/>
      <w:r>
        <w:t>raphaelm</w:t>
      </w:r>
      <w:proofErr w:type="spellEnd"/>
      <w:r>
        <w:t xml:space="preserve"> created on 01-Jan-2018.  Last modified 20-Aug-2018</w:t>
      </w:r>
    </w:p>
    <w:p w14:paraId="159E614C" w14:textId="77777777" w:rsidR="00562F87" w:rsidRDefault="00A42A00">
      <w:pPr>
        <w:pStyle w:val="Properties"/>
      </w:pPr>
      <w:r>
        <w:t xml:space="preserve">Extends </w:t>
      </w:r>
      <w:proofErr w:type="spellStart"/>
      <w:r>
        <w:t>SpatialQuality</w:t>
      </w:r>
      <w:proofErr w:type="spellEnd"/>
    </w:p>
    <w:p w14:paraId="78074AF1" w14:textId="77777777" w:rsidR="00562F87" w:rsidRDefault="00562F87">
      <w:pPr>
        <w:pStyle w:val="TableHeading"/>
        <w:spacing w:before="0" w:after="0"/>
        <w:ind w:left="0" w:right="0"/>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985597D" w14:textId="77777777">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AD2F171" w14:textId="77777777" w:rsidR="00562F87" w:rsidRDefault="00A42A00">
            <w:pPr>
              <w:pStyle w:val="TableHeadingLight"/>
            </w:pPr>
            <w:r>
              <w:t>OUTGOING STRUCTURAL RELATIONSHIPS</w:t>
            </w:r>
          </w:p>
        </w:tc>
      </w:tr>
      <w:tr w:rsidR="00562F87" w14:paraId="41047498" w14:textId="77777777">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BC6D74B" w14:textId="77777777" w:rsidR="00562F87" w:rsidRDefault="00562F87">
            <w:pPr>
              <w:pStyle w:val="TableTextNormal"/>
            </w:pPr>
          </w:p>
          <w:p w14:paraId="063E2BA5" w14:textId="77777777" w:rsidR="00562F87" w:rsidRDefault="00A42A00">
            <w:pPr>
              <w:pStyle w:val="TableTextNormal"/>
            </w:pPr>
            <w:r>
              <w:rPr>
                <w:noProof/>
                <w:sz w:val="0"/>
                <w:szCs w:val="0"/>
              </w:rPr>
              <w:drawing>
                <wp:inline distT="0" distB="0" distL="0" distR="0" wp14:anchorId="17D9F5C3" wp14:editId="1FB5EE11">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Generalization from «</w:t>
            </w:r>
            <w:proofErr w:type="spellStart"/>
            <w:r>
              <w:t>InformationType</w:t>
            </w:r>
            <w:proofErr w:type="spellEnd"/>
            <w:r>
              <w:t xml:space="preserve">» </w:t>
            </w:r>
            <w:proofErr w:type="spellStart"/>
            <w:r>
              <w:t>SpatialQualityPoints</w:t>
            </w:r>
            <w:proofErr w:type="spellEnd"/>
            <w:r>
              <w:t xml:space="preserve"> to «</w:t>
            </w:r>
            <w:proofErr w:type="spellStart"/>
            <w:r>
              <w:t>InformationType</w:t>
            </w:r>
            <w:proofErr w:type="spellEnd"/>
            <w:r>
              <w:t xml:space="preserve">» </w:t>
            </w:r>
            <w:proofErr w:type="spellStart"/>
            <w:r>
              <w:t>SpatialQuality</w:t>
            </w:r>
            <w:proofErr w:type="spellEnd"/>
          </w:p>
          <w:p w14:paraId="1A1D12CA" w14:textId="77777777" w:rsidR="00562F87" w:rsidRDefault="00A42A00">
            <w:pPr>
              <w:pStyle w:val="TableTextNormal"/>
              <w:tabs>
                <w:tab w:val="left" w:pos="1440"/>
              </w:tabs>
              <w:jc w:val="right"/>
            </w:pPr>
            <w:r>
              <w:rPr>
                <w:rStyle w:val="TableFieldLabel"/>
              </w:rPr>
              <w:t>[ Direction is 'Source -&gt; Destination'. ]</w:t>
            </w:r>
          </w:p>
          <w:p w14:paraId="68668B8C" w14:textId="77777777" w:rsidR="00562F87" w:rsidRDefault="00562F87">
            <w:pPr>
              <w:pStyle w:val="TableTextNormal"/>
            </w:pPr>
          </w:p>
        </w:tc>
      </w:tr>
    </w:tbl>
    <w:p w14:paraId="62F9B2EC"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050D3F1D"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2052016C" w14:textId="77777777" w:rsidR="00562F87" w:rsidRDefault="00A42A00">
            <w:pPr>
              <w:pStyle w:val="TableHeadingLight"/>
            </w:pPr>
            <w:r>
              <w:t>ASSOCIATIONS</w:t>
            </w:r>
          </w:p>
        </w:tc>
      </w:tr>
      <w:tr w:rsidR="00562F87" w14:paraId="4180D155"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83AFBD2" w14:textId="77777777" w:rsidR="00562F87" w:rsidRDefault="00562F87">
            <w:pPr>
              <w:pStyle w:val="TableTextNormal"/>
            </w:pPr>
          </w:p>
          <w:p w14:paraId="39DBA1A6" w14:textId="77777777" w:rsidR="00562F87" w:rsidRDefault="00A42A00">
            <w:pPr>
              <w:pStyle w:val="TableTextNormal"/>
            </w:pPr>
            <w:r>
              <w:rPr>
                <w:noProof/>
                <w:sz w:val="0"/>
                <w:szCs w:val="0"/>
              </w:rPr>
              <w:drawing>
                <wp:inline distT="0" distB="0" distL="0" distR="0" wp14:anchorId="217ACCCE" wp14:editId="7F0FD160">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Source -&gt; Destination)  </w:t>
            </w:r>
            <w:proofErr w:type="spellStart"/>
            <w:r>
              <w:t>SpatialAssociation</w:t>
            </w:r>
            <w:proofErr w:type="spellEnd"/>
          </w:p>
          <w:p w14:paraId="39D52889" w14:textId="77777777" w:rsidR="00562F87" w:rsidRDefault="00562F87">
            <w:pPr>
              <w:pStyle w:val="TableTextNormal"/>
            </w:pPr>
          </w:p>
        </w:tc>
      </w:tr>
      <w:tr w:rsidR="00562F87" w14:paraId="5A87BC61"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05EB8140" w14:textId="77777777" w:rsidR="00562F87" w:rsidRDefault="00A42A00">
            <w:pPr>
              <w:pStyle w:val="TableTextNormal"/>
            </w:pPr>
            <w:r>
              <w:t xml:space="preserve">Source: Public </w:t>
            </w:r>
            <w:proofErr w:type="spellStart"/>
            <w:r>
              <w:t>definedFor</w:t>
            </w:r>
            <w:proofErr w:type="spellEnd"/>
            <w:r>
              <w:t xml:space="preserve"> (Class) </w:t>
            </w:r>
            <w:proofErr w:type="spellStart"/>
            <w:r>
              <w:t>GM_Point</w:t>
            </w:r>
            <w:proofErr w:type="spellEnd"/>
            <w:r>
              <w:t xml:space="preserve"> </w:t>
            </w:r>
          </w:p>
          <w:p w14:paraId="36CA1FC9" w14:textId="77777777" w:rsidR="00562F87" w:rsidRDefault="00A42A00">
            <w:pPr>
              <w:pStyle w:val="TableTextNormal"/>
              <w:tabs>
                <w:tab w:val="left" w:pos="1800"/>
              </w:tabs>
              <w:ind w:left="540"/>
            </w:pPr>
            <w:r>
              <w:rPr>
                <w:rStyle w:val="TableFieldLabel"/>
              </w:rPr>
              <w:t xml:space="preserve">Cardinality:  </w:t>
            </w:r>
            <w:r>
              <w:t>[1..*]</w:t>
            </w:r>
          </w:p>
          <w:p w14:paraId="033229F4" w14:textId="77777777" w:rsidR="00562F87" w:rsidRDefault="00562F87">
            <w:pPr>
              <w:pStyle w:val="TableTextNormal"/>
              <w:tabs>
                <w:tab w:val="left" w:pos="1800"/>
              </w:tabs>
            </w:pPr>
          </w:p>
          <w:p w14:paraId="36803781" w14:textId="77777777" w:rsidR="00562F87" w:rsidRDefault="00A42A00">
            <w:pPr>
              <w:pStyle w:val="TableTextNormal"/>
              <w:tabs>
                <w:tab w:val="left" w:pos="1800"/>
              </w:tabs>
            </w:pPr>
            <w:r>
              <w:t>A pointer to a specific spatial type(s).</w:t>
            </w:r>
          </w:p>
          <w:p w14:paraId="6FDE1CBD"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37017D71" w14:textId="77777777" w:rsidR="00562F87" w:rsidRDefault="00A42A00">
            <w:pPr>
              <w:pStyle w:val="TableTextNormal"/>
            </w:pPr>
            <w:r>
              <w:t xml:space="preserve">Target: Public defines (Class) </w:t>
            </w:r>
            <w:proofErr w:type="spellStart"/>
            <w:r>
              <w:t>SpatialQualityPoints</w:t>
            </w:r>
            <w:proofErr w:type="spellEnd"/>
            <w:r>
              <w:t xml:space="preserve"> «</w:t>
            </w:r>
            <w:proofErr w:type="spellStart"/>
            <w:r>
              <w:t>InformationType</w:t>
            </w:r>
            <w:proofErr w:type="spellEnd"/>
            <w:r>
              <w:t>»</w:t>
            </w:r>
          </w:p>
          <w:p w14:paraId="4F36186A" w14:textId="77777777" w:rsidR="00562F87" w:rsidRDefault="00A42A00">
            <w:pPr>
              <w:pStyle w:val="TableTextNormal"/>
              <w:tabs>
                <w:tab w:val="left" w:pos="1440"/>
              </w:tabs>
              <w:ind w:left="540"/>
            </w:pPr>
            <w:r>
              <w:rPr>
                <w:rStyle w:val="TableFieldLabel"/>
              </w:rPr>
              <w:t xml:space="preserve">Cardinality:  </w:t>
            </w:r>
            <w:r>
              <w:t>[0..1]</w:t>
            </w:r>
          </w:p>
          <w:p w14:paraId="69537578" w14:textId="77777777" w:rsidR="00562F87" w:rsidRDefault="00562F87">
            <w:pPr>
              <w:pStyle w:val="TableTextNormal"/>
              <w:tabs>
                <w:tab w:val="left" w:pos="1440"/>
              </w:tabs>
            </w:pPr>
          </w:p>
          <w:p w14:paraId="41CE6A10" w14:textId="77777777" w:rsidR="00562F87" w:rsidRDefault="00A42A00">
            <w:pPr>
              <w:pStyle w:val="TableTextNormal"/>
              <w:tabs>
                <w:tab w:val="left" w:pos="1440"/>
              </w:tabs>
            </w:pPr>
            <w:r>
              <w:t>A pointer to an information type providing spatial quality information.</w:t>
            </w:r>
          </w:p>
          <w:p w14:paraId="26C7D01D" w14:textId="77777777" w:rsidR="00562F87" w:rsidRDefault="00562F87">
            <w:pPr>
              <w:pStyle w:val="TableTextNormal"/>
            </w:pPr>
          </w:p>
        </w:tc>
      </w:tr>
    </w:tbl>
    <w:p w14:paraId="2452B8E5" w14:textId="77777777" w:rsidR="00562F87" w:rsidRDefault="00562F87">
      <w:pPr>
        <w:pStyle w:val="Notes"/>
      </w:pPr>
    </w:p>
    <w:p w14:paraId="148BF300" w14:textId="77777777" w:rsidR="00562F87" w:rsidRDefault="00A42A00">
      <w:pPr>
        <w:pStyle w:val="Notes"/>
      </w:pPr>
      <w:r>
        <w:t xml:space="preserve">  </w:t>
      </w:r>
      <w:bookmarkEnd w:id="425"/>
    </w:p>
    <w:p w14:paraId="57F5F741" w14:textId="77777777" w:rsidR="00562F87" w:rsidRDefault="00562F87">
      <w:pPr>
        <w:pStyle w:val="Notes"/>
      </w:pPr>
    </w:p>
    <w:p w14:paraId="121B518E" w14:textId="77777777" w:rsidR="00562F87" w:rsidRDefault="00A42A00">
      <w:pPr>
        <w:pStyle w:val="Heading3"/>
      </w:pPr>
      <w:bookmarkStart w:id="427" w:name="BKM_D125B089_3D1F_47FC_BC4D_6C1429273D55"/>
      <w:bookmarkStart w:id="428" w:name="_Toc25000248"/>
      <w:proofErr w:type="spellStart"/>
      <w:r>
        <w:t>horizontalPositionUncertainty</w:t>
      </w:r>
      <w:bookmarkEnd w:id="428"/>
      <w:proofErr w:type="spellEnd"/>
    </w:p>
    <w:p w14:paraId="3D147F5D" w14:textId="77777777" w:rsidR="00562F87" w:rsidRDefault="00A42A00">
      <w:pPr>
        <w:pStyle w:val="Notes"/>
      </w:pPr>
      <w:r>
        <w:rPr>
          <w:rStyle w:val="Italics"/>
        </w:rPr>
        <w:t>Class «</w:t>
      </w:r>
      <w:proofErr w:type="spellStart"/>
      <w:r>
        <w:rPr>
          <w:rStyle w:val="Italics"/>
        </w:rPr>
        <w:t>ComplexAttributeType</w:t>
      </w:r>
      <w:proofErr w:type="spellEnd"/>
      <w:r>
        <w:rPr>
          <w:rStyle w:val="Italics"/>
        </w:rPr>
        <w:t>» in package 'S-127 Meta Features'</w:t>
      </w:r>
    </w:p>
    <w:p w14:paraId="5666F743" w14:textId="77777777" w:rsidR="00562F87" w:rsidRDefault="00562F87">
      <w:pPr>
        <w:pStyle w:val="Notes"/>
        <w:tabs>
          <w:tab w:val="left" w:pos="720"/>
        </w:tabs>
      </w:pPr>
    </w:p>
    <w:p w14:paraId="4728B56F" w14:textId="77777777" w:rsidR="00562F87" w:rsidRDefault="00A42A00">
      <w:pPr>
        <w:pStyle w:val="Notes"/>
      </w:pPr>
      <w:r>
        <w:t>The best estimate of the accuracy of a position.</w:t>
      </w:r>
    </w:p>
    <w:p w14:paraId="7FC532F8" w14:textId="77777777" w:rsidR="00562F87" w:rsidRDefault="00562F87">
      <w:pPr>
        <w:pStyle w:val="Notes"/>
      </w:pPr>
    </w:p>
    <w:p w14:paraId="4B415785" w14:textId="77777777" w:rsidR="00562F87" w:rsidRDefault="00A42A00">
      <w:pPr>
        <w:pStyle w:val="Properties"/>
      </w:pPr>
      <w:proofErr w:type="spellStart"/>
      <w:r>
        <w:t>horizontalPositionUncertainty</w:t>
      </w:r>
      <w:proofErr w:type="spellEnd"/>
      <w:r>
        <w:t xml:space="preserve"> </w:t>
      </w:r>
    </w:p>
    <w:p w14:paraId="24C753DF" w14:textId="77777777" w:rsidR="00562F87" w:rsidRDefault="00A42A00">
      <w:pPr>
        <w:pStyle w:val="Properties"/>
      </w:pPr>
      <w:r>
        <w:t>Version 1.0  Phase 1.0  Proposed</w:t>
      </w:r>
    </w:p>
    <w:p w14:paraId="0DE96197" w14:textId="77777777" w:rsidR="00562F87" w:rsidRDefault="00A42A00">
      <w:pPr>
        <w:pStyle w:val="Properties"/>
      </w:pPr>
      <w:proofErr w:type="spellStart"/>
      <w:r>
        <w:t>raphaelm</w:t>
      </w:r>
      <w:proofErr w:type="spellEnd"/>
      <w:r>
        <w:t xml:space="preserve"> created on 25-Nov-2018.  Last modified 25-Nov-2018</w:t>
      </w:r>
    </w:p>
    <w:p w14:paraId="4D518D9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0D5BB14"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4CB18204" w14:textId="77777777" w:rsidR="00562F87" w:rsidRDefault="00A42A00">
            <w:pPr>
              <w:pStyle w:val="TableHeadingLight"/>
            </w:pPr>
            <w:r>
              <w:t>ATTRIBUTES</w:t>
            </w:r>
          </w:p>
        </w:tc>
      </w:tr>
      <w:tr w:rsidR="00562F87" w14:paraId="07B5D37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276D020" w14:textId="77777777" w:rsidR="00562F87" w:rsidRDefault="00562F87">
            <w:pPr>
              <w:pStyle w:val="TableTextNormal"/>
            </w:pPr>
          </w:p>
          <w:p w14:paraId="131B17A5" w14:textId="77777777" w:rsidR="00562F87" w:rsidRDefault="00A42A00">
            <w:pPr>
              <w:pStyle w:val="TableTextNormal"/>
            </w:pPr>
            <w:r>
              <w:rPr>
                <w:noProof/>
                <w:sz w:val="0"/>
                <w:szCs w:val="0"/>
              </w:rPr>
              <w:drawing>
                <wp:inline distT="0" distB="0" distL="0" distR="0" wp14:anchorId="1CE04836" wp14:editId="633F0EAA">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uncertaintyFixed</w:t>
            </w:r>
            <w:proofErr w:type="spellEnd"/>
            <w:r>
              <w:t xml:space="preserve"> : Real  Public</w:t>
            </w:r>
          </w:p>
          <w:p w14:paraId="1166DB61" w14:textId="77777777" w:rsidR="00562F87" w:rsidRDefault="00562F87">
            <w:pPr>
              <w:pStyle w:val="TableTextNormal"/>
              <w:tabs>
                <w:tab w:val="left" w:pos="540"/>
              </w:tabs>
            </w:pPr>
          </w:p>
          <w:p w14:paraId="31FAC1D3" w14:textId="77777777" w:rsidR="00562F87" w:rsidRDefault="00A42A00">
            <w:pPr>
              <w:pStyle w:val="TableTextNormal"/>
            </w:pPr>
            <w:r>
              <w:t>The best estimate of the fixed vertical accuracy component for depths, heights, vertical distances and vertical clearances. N</w:t>
            </w:r>
            <w:r>
              <w:rPr>
                <w:b/>
                <w:color w:val="000000"/>
              </w:rPr>
              <w:t>ote: Definition may need to be updated if it is used for horizontal measurements.</w:t>
            </w:r>
          </w:p>
          <w:p w14:paraId="7BEA8E38" w14:textId="77777777" w:rsidR="00562F87" w:rsidRDefault="00A42A00">
            <w:pPr>
              <w:pStyle w:val="TableTextNormal"/>
              <w:tabs>
                <w:tab w:val="left" w:pos="1440"/>
              </w:tabs>
              <w:jc w:val="right"/>
            </w:pPr>
            <w:r>
              <w:rPr>
                <w:rStyle w:val="TableFieldLabel"/>
              </w:rPr>
              <w:t>[ Stereotype is «S100_Simple». Is static True. Containment is Not Specified. ]</w:t>
            </w:r>
          </w:p>
          <w:p w14:paraId="705F00FD" w14:textId="77777777" w:rsidR="00562F87" w:rsidRDefault="00562F87">
            <w:pPr>
              <w:pStyle w:val="TableTextNormal"/>
              <w:tabs>
                <w:tab w:val="left" w:pos="720"/>
              </w:tabs>
            </w:pPr>
          </w:p>
        </w:tc>
      </w:tr>
      <w:tr w:rsidR="00562F87" w14:paraId="4021AF0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57F1356" w14:textId="77777777" w:rsidR="00562F87" w:rsidRDefault="00562F87">
            <w:pPr>
              <w:pStyle w:val="TableTextNormal"/>
            </w:pPr>
          </w:p>
          <w:p w14:paraId="5715BB88" w14:textId="77777777" w:rsidR="00562F87" w:rsidRDefault="00A42A00">
            <w:pPr>
              <w:pStyle w:val="TableTextNormal"/>
            </w:pPr>
            <w:r>
              <w:rPr>
                <w:noProof/>
                <w:sz w:val="0"/>
                <w:szCs w:val="0"/>
              </w:rPr>
              <w:drawing>
                <wp:inline distT="0" distB="0" distL="0" distR="0" wp14:anchorId="052281CD" wp14:editId="17DA5A7C">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uncertaintyVariableFactor</w:t>
            </w:r>
            <w:proofErr w:type="spellEnd"/>
            <w:r>
              <w:t xml:space="preserve"> : Real  Public</w:t>
            </w:r>
          </w:p>
          <w:p w14:paraId="77C842D2"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58B85A23" w14:textId="77777777" w:rsidR="00562F87" w:rsidRDefault="00562F87">
            <w:pPr>
              <w:pStyle w:val="TableTextNormal"/>
              <w:tabs>
                <w:tab w:val="left" w:pos="540"/>
              </w:tabs>
            </w:pPr>
          </w:p>
          <w:p w14:paraId="3366E7A1" w14:textId="77777777" w:rsidR="00562F87" w:rsidRDefault="00A42A00">
            <w:pPr>
              <w:pStyle w:val="TableTextNormal"/>
            </w:pPr>
            <w:r>
              <w:t>The factor to be applied to the variable component of an uncertainty equation so as to provide the best estimate of the variable horizontal or vertical accuracy component for positions, depths, heights, vertical distances and vertical clearances.</w:t>
            </w:r>
          </w:p>
          <w:p w14:paraId="0DD0C915" w14:textId="77777777" w:rsidR="00562F87" w:rsidRDefault="00A42A00">
            <w:pPr>
              <w:pStyle w:val="TableTextNormal"/>
              <w:tabs>
                <w:tab w:val="left" w:pos="1440"/>
              </w:tabs>
              <w:jc w:val="right"/>
            </w:pPr>
            <w:r>
              <w:rPr>
                <w:rStyle w:val="TableFieldLabel"/>
              </w:rPr>
              <w:t>[ Stereotype is «S100_Simple». Is static True. Containment is Not Specified. ]</w:t>
            </w:r>
          </w:p>
          <w:p w14:paraId="1DBEE9F2" w14:textId="77777777" w:rsidR="00562F87" w:rsidRDefault="00562F87">
            <w:pPr>
              <w:pStyle w:val="TableTextNormal"/>
              <w:tabs>
                <w:tab w:val="left" w:pos="720"/>
              </w:tabs>
            </w:pPr>
          </w:p>
        </w:tc>
      </w:tr>
    </w:tbl>
    <w:p w14:paraId="674539CC" w14:textId="77777777" w:rsidR="00562F87" w:rsidRDefault="00562F87">
      <w:pPr>
        <w:pStyle w:val="Notes"/>
      </w:pPr>
    </w:p>
    <w:p w14:paraId="65C72A2A" w14:textId="77777777" w:rsidR="00562F87" w:rsidRDefault="00A42A00">
      <w:pPr>
        <w:pStyle w:val="Notes"/>
      </w:pPr>
      <w:r>
        <w:t xml:space="preserve">  </w:t>
      </w:r>
      <w:bookmarkEnd w:id="427"/>
    </w:p>
    <w:p w14:paraId="24A96C0B" w14:textId="77777777" w:rsidR="00562F87" w:rsidRDefault="00562F87">
      <w:pPr>
        <w:pStyle w:val="Notes"/>
      </w:pPr>
    </w:p>
    <w:p w14:paraId="12A2B339" w14:textId="77777777" w:rsidR="00562F87" w:rsidRDefault="00A42A00">
      <w:pPr>
        <w:pStyle w:val="Heading3"/>
      </w:pPr>
      <w:bookmarkStart w:id="429" w:name="BKM_731A7048_FA67_404F_BBEA_971F82825D34"/>
      <w:bookmarkStart w:id="430" w:name="_Toc25000249"/>
      <w:proofErr w:type="spellStart"/>
      <w:r>
        <w:t>surveyDateRange</w:t>
      </w:r>
      <w:bookmarkEnd w:id="430"/>
      <w:proofErr w:type="spellEnd"/>
    </w:p>
    <w:p w14:paraId="06C2414A" w14:textId="77777777" w:rsidR="00562F87" w:rsidRDefault="00A42A00">
      <w:pPr>
        <w:pStyle w:val="Notes"/>
      </w:pPr>
      <w:r>
        <w:rPr>
          <w:rStyle w:val="Italics"/>
        </w:rPr>
        <w:lastRenderedPageBreak/>
        <w:t>Class «</w:t>
      </w:r>
      <w:proofErr w:type="spellStart"/>
      <w:r>
        <w:rPr>
          <w:rStyle w:val="Italics"/>
        </w:rPr>
        <w:t>ComplexAttributeType</w:t>
      </w:r>
      <w:proofErr w:type="spellEnd"/>
      <w:r>
        <w:rPr>
          <w:rStyle w:val="Italics"/>
        </w:rPr>
        <w:t>» in package 'S-127 Meta Features'</w:t>
      </w:r>
    </w:p>
    <w:p w14:paraId="654F7478" w14:textId="77777777" w:rsidR="00562F87" w:rsidRDefault="00562F87">
      <w:pPr>
        <w:pStyle w:val="Notes"/>
        <w:tabs>
          <w:tab w:val="left" w:pos="720"/>
        </w:tabs>
      </w:pPr>
    </w:p>
    <w:p w14:paraId="34340F76" w14:textId="77777777" w:rsidR="00562F87" w:rsidRDefault="00A42A00">
      <w:pPr>
        <w:pStyle w:val="Notes"/>
      </w:pPr>
      <w:r>
        <w:t>The complex attribute describes the period of the hydrographic survey, as the time between its sub-attributes.</w:t>
      </w:r>
    </w:p>
    <w:p w14:paraId="4C4202F9" w14:textId="77777777" w:rsidR="00562F87" w:rsidRDefault="00562F87">
      <w:pPr>
        <w:pStyle w:val="Notes"/>
      </w:pPr>
    </w:p>
    <w:p w14:paraId="1B78F3E2" w14:textId="77777777" w:rsidR="00562F87" w:rsidRDefault="00A42A00">
      <w:pPr>
        <w:pStyle w:val="Properties"/>
      </w:pPr>
      <w:proofErr w:type="spellStart"/>
      <w:r>
        <w:t>surveyDateRange</w:t>
      </w:r>
      <w:proofErr w:type="spellEnd"/>
      <w:r>
        <w:t xml:space="preserve"> </w:t>
      </w:r>
    </w:p>
    <w:p w14:paraId="0A30EE63" w14:textId="77777777" w:rsidR="00562F87" w:rsidRDefault="00A42A00">
      <w:pPr>
        <w:pStyle w:val="Properties"/>
      </w:pPr>
      <w:r>
        <w:t>Version 1.0  Phase 1.0  Proposed</w:t>
      </w:r>
    </w:p>
    <w:p w14:paraId="1235F1CF" w14:textId="77777777" w:rsidR="00562F87" w:rsidRDefault="00A42A00">
      <w:pPr>
        <w:pStyle w:val="Properties"/>
      </w:pPr>
      <w:proofErr w:type="spellStart"/>
      <w:r>
        <w:t>raphaelm</w:t>
      </w:r>
      <w:proofErr w:type="spellEnd"/>
      <w:r>
        <w:t xml:space="preserve"> created on 01-Jan-2018.  Last modified 20-Aug-2018</w:t>
      </w:r>
    </w:p>
    <w:p w14:paraId="3A8A3B43"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EAD7BE7"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6410417E" w14:textId="77777777" w:rsidR="00562F87" w:rsidRDefault="00A42A00">
            <w:pPr>
              <w:pStyle w:val="TableHeadingLight"/>
            </w:pPr>
            <w:r>
              <w:t>ATTRIBUTES</w:t>
            </w:r>
          </w:p>
        </w:tc>
      </w:tr>
      <w:tr w:rsidR="00562F87" w14:paraId="0B905576"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07733CB" w14:textId="77777777" w:rsidR="00562F87" w:rsidRDefault="00562F87">
            <w:pPr>
              <w:pStyle w:val="TableTextNormal"/>
            </w:pPr>
          </w:p>
          <w:p w14:paraId="380ADBA6" w14:textId="77777777" w:rsidR="00562F87" w:rsidRDefault="00A42A00">
            <w:pPr>
              <w:pStyle w:val="TableTextNormal"/>
            </w:pPr>
            <w:r>
              <w:rPr>
                <w:noProof/>
                <w:sz w:val="0"/>
                <w:szCs w:val="0"/>
              </w:rPr>
              <w:drawing>
                <wp:inline distT="0" distB="0" distL="0" distR="0" wp14:anchorId="2ECE05B0" wp14:editId="30BD0515">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dateStart</w:t>
            </w:r>
            <w:proofErr w:type="spellEnd"/>
            <w:r>
              <w:t xml:space="preserve"> : S100_TruncatedDate  Public</w:t>
            </w:r>
          </w:p>
          <w:p w14:paraId="13992E2C" w14:textId="77777777" w:rsidR="00562F87" w:rsidRDefault="00A42A00">
            <w:pPr>
              <w:pStyle w:val="TableTextNormal"/>
              <w:ind w:left="540"/>
            </w:pPr>
            <w:r>
              <w:rPr>
                <w:rStyle w:val="TableFieldLabel"/>
              </w:rPr>
              <w:t>Alias:</w:t>
            </w:r>
            <w:r>
              <w:t xml:space="preserve">  DATSTA</w:t>
            </w:r>
          </w:p>
          <w:p w14:paraId="768D10AB"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CC5634A" w14:textId="77777777" w:rsidR="00562F87" w:rsidRDefault="00562F87">
            <w:pPr>
              <w:pStyle w:val="TableTextNormal"/>
              <w:tabs>
                <w:tab w:val="left" w:pos="540"/>
              </w:tabs>
            </w:pPr>
          </w:p>
          <w:p w14:paraId="5B7EC867" w14:textId="77777777" w:rsidR="00562F87" w:rsidRDefault="00A42A00">
            <w:pPr>
              <w:pStyle w:val="TableTextNormal"/>
            </w:pPr>
            <w:r>
              <w:t>The start date or time of the interval.</w:t>
            </w:r>
          </w:p>
          <w:p w14:paraId="29DAEBF0" w14:textId="77777777" w:rsidR="00562F87" w:rsidRDefault="00A42A00">
            <w:pPr>
              <w:pStyle w:val="TableTextNormal"/>
              <w:tabs>
                <w:tab w:val="left" w:pos="1440"/>
              </w:tabs>
              <w:jc w:val="right"/>
            </w:pPr>
            <w:r>
              <w:rPr>
                <w:rStyle w:val="TableFieldLabel"/>
              </w:rPr>
              <w:t>[ Stereotype is «S100_Simple». Is static True. Containment is Not Specified. ]</w:t>
            </w:r>
          </w:p>
          <w:p w14:paraId="4E9A2BD4" w14:textId="77777777" w:rsidR="00562F87" w:rsidRDefault="00562F87">
            <w:pPr>
              <w:pStyle w:val="TableTextNormal"/>
              <w:tabs>
                <w:tab w:val="left" w:pos="720"/>
              </w:tabs>
            </w:pPr>
          </w:p>
        </w:tc>
      </w:tr>
      <w:tr w:rsidR="00562F87" w14:paraId="56AA9F5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B2B437E" w14:textId="77777777" w:rsidR="00562F87" w:rsidRDefault="00562F87">
            <w:pPr>
              <w:pStyle w:val="TableTextNormal"/>
            </w:pPr>
          </w:p>
          <w:p w14:paraId="05C91863" w14:textId="77777777" w:rsidR="00562F87" w:rsidRDefault="00A42A00">
            <w:pPr>
              <w:pStyle w:val="TableTextNormal"/>
            </w:pPr>
            <w:r>
              <w:rPr>
                <w:noProof/>
                <w:sz w:val="0"/>
                <w:szCs w:val="0"/>
              </w:rPr>
              <w:drawing>
                <wp:inline distT="0" distB="0" distL="0" distR="0" wp14:anchorId="5E78CFCB" wp14:editId="5BC87E6E">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dateEnd</w:t>
            </w:r>
            <w:proofErr w:type="spellEnd"/>
            <w:r>
              <w:t xml:space="preserve"> : S100_TruncatedDate  Public</w:t>
            </w:r>
          </w:p>
          <w:p w14:paraId="0EB938C1" w14:textId="77777777" w:rsidR="00562F87" w:rsidRDefault="00A42A00">
            <w:pPr>
              <w:pStyle w:val="TableTextNormal"/>
              <w:ind w:left="540"/>
            </w:pPr>
            <w:r>
              <w:rPr>
                <w:rStyle w:val="TableFieldLabel"/>
              </w:rPr>
              <w:t>Alias:</w:t>
            </w:r>
            <w:r>
              <w:t xml:space="preserve">  DATEND</w:t>
            </w:r>
          </w:p>
          <w:p w14:paraId="72C2ECB9" w14:textId="77777777" w:rsidR="00562F87" w:rsidRDefault="00562F87">
            <w:pPr>
              <w:pStyle w:val="TableTextNormal"/>
              <w:tabs>
                <w:tab w:val="left" w:pos="540"/>
              </w:tabs>
            </w:pPr>
          </w:p>
          <w:p w14:paraId="3B006048" w14:textId="77777777" w:rsidR="00562F87" w:rsidRDefault="00A42A00">
            <w:pPr>
              <w:pStyle w:val="TableTextNormal"/>
            </w:pPr>
            <w:r>
              <w:t>The end date or time of the interval.</w:t>
            </w:r>
          </w:p>
          <w:p w14:paraId="187A735D" w14:textId="77777777" w:rsidR="00562F87" w:rsidRDefault="00A42A00">
            <w:pPr>
              <w:pStyle w:val="TableTextNormal"/>
              <w:tabs>
                <w:tab w:val="left" w:pos="1440"/>
              </w:tabs>
              <w:jc w:val="right"/>
            </w:pPr>
            <w:r>
              <w:rPr>
                <w:rStyle w:val="TableFieldLabel"/>
              </w:rPr>
              <w:t>[ Stereotype is «S100_Simple». Is static True. Containment is Not Specified. ]</w:t>
            </w:r>
          </w:p>
          <w:p w14:paraId="2CA87C05" w14:textId="77777777" w:rsidR="00562F87" w:rsidRDefault="00562F87">
            <w:pPr>
              <w:pStyle w:val="TableTextNormal"/>
              <w:tabs>
                <w:tab w:val="left" w:pos="720"/>
              </w:tabs>
            </w:pPr>
          </w:p>
        </w:tc>
      </w:tr>
    </w:tbl>
    <w:p w14:paraId="6AB07A90" w14:textId="77777777" w:rsidR="00562F87" w:rsidRDefault="00562F87">
      <w:pPr>
        <w:pStyle w:val="Notes"/>
      </w:pPr>
    </w:p>
    <w:p w14:paraId="0F5AE6F8" w14:textId="77777777" w:rsidR="00562F87" w:rsidRDefault="00A42A00">
      <w:pPr>
        <w:pStyle w:val="Notes"/>
      </w:pPr>
      <w:r>
        <w:t xml:space="preserve">  </w:t>
      </w:r>
      <w:bookmarkEnd w:id="429"/>
    </w:p>
    <w:p w14:paraId="2D5B66DA" w14:textId="77777777" w:rsidR="00562F87" w:rsidRDefault="00562F87">
      <w:pPr>
        <w:pStyle w:val="Notes"/>
      </w:pPr>
    </w:p>
    <w:p w14:paraId="268579DC" w14:textId="77777777" w:rsidR="00562F87" w:rsidRDefault="00A42A00">
      <w:pPr>
        <w:pStyle w:val="Heading3"/>
      </w:pPr>
      <w:bookmarkStart w:id="431" w:name="BKM_EBB15547_34CE_4A22_A150_8FC68FC0A726"/>
      <w:bookmarkStart w:id="432" w:name="_Toc25000250"/>
      <w:proofErr w:type="spellStart"/>
      <w:r>
        <w:t>qualityOfHorizontalMeasurement</w:t>
      </w:r>
      <w:bookmarkEnd w:id="432"/>
      <w:proofErr w:type="spellEnd"/>
    </w:p>
    <w:p w14:paraId="69A0BD65" w14:textId="77777777" w:rsidR="00562F87" w:rsidRDefault="00A42A00">
      <w:pPr>
        <w:pStyle w:val="Notes"/>
      </w:pPr>
      <w:r>
        <w:rPr>
          <w:rStyle w:val="Italics"/>
        </w:rPr>
        <w:t>Enumeration in package 'S-127 Meta Features'</w:t>
      </w:r>
    </w:p>
    <w:p w14:paraId="568EA8AD" w14:textId="77777777" w:rsidR="00562F87" w:rsidRDefault="00562F87">
      <w:pPr>
        <w:pStyle w:val="Notes"/>
        <w:tabs>
          <w:tab w:val="left" w:pos="720"/>
        </w:tabs>
      </w:pPr>
    </w:p>
    <w:p w14:paraId="39E9DEA6" w14:textId="77777777" w:rsidR="00562F87" w:rsidRDefault="00A42A00">
      <w:pPr>
        <w:pStyle w:val="Notes"/>
      </w:pPr>
      <w:r>
        <w:t>The degree of reliability attributed to a position</w:t>
      </w:r>
    </w:p>
    <w:p w14:paraId="5C0F4C10" w14:textId="77777777" w:rsidR="00562F87" w:rsidRDefault="00562F87">
      <w:pPr>
        <w:pStyle w:val="Notes"/>
      </w:pPr>
    </w:p>
    <w:p w14:paraId="51E5DFC6" w14:textId="77777777" w:rsidR="00562F87" w:rsidRDefault="00A42A00">
      <w:pPr>
        <w:pStyle w:val="Properties"/>
      </w:pPr>
      <w:proofErr w:type="spellStart"/>
      <w:r>
        <w:t>qualityOfHorizontalMeasurement</w:t>
      </w:r>
      <w:proofErr w:type="spellEnd"/>
      <w:r>
        <w:t xml:space="preserve"> </w:t>
      </w:r>
    </w:p>
    <w:p w14:paraId="7AC68039" w14:textId="77777777" w:rsidR="00562F87" w:rsidRDefault="00A42A00">
      <w:pPr>
        <w:pStyle w:val="Properties"/>
      </w:pPr>
      <w:r>
        <w:t>Version 1.0  Phase 1.0  Proposed</w:t>
      </w:r>
    </w:p>
    <w:p w14:paraId="2C320DFC" w14:textId="77777777" w:rsidR="00562F87" w:rsidRDefault="00A42A00">
      <w:pPr>
        <w:pStyle w:val="Properties"/>
      </w:pPr>
      <w:proofErr w:type="spellStart"/>
      <w:r>
        <w:t>raphaelm</w:t>
      </w:r>
      <w:proofErr w:type="spellEnd"/>
      <w:r>
        <w:t xml:space="preserve"> created on 01-Jan-2018.  Last modified 20-Aug-2018</w:t>
      </w:r>
    </w:p>
    <w:p w14:paraId="174F3904" w14:textId="77777777" w:rsidR="00562F87" w:rsidRDefault="00A42A00">
      <w:pPr>
        <w:pStyle w:val="Properties"/>
      </w:pPr>
      <w:r>
        <w:t>Alias QUAPOS</w:t>
      </w:r>
    </w:p>
    <w:p w14:paraId="554B1855"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10F5740D"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3CF15277" w14:textId="77777777" w:rsidR="00562F87" w:rsidRDefault="00A42A00">
            <w:pPr>
              <w:pStyle w:val="TableHeadingLight"/>
            </w:pPr>
            <w:r>
              <w:t>ATTRIBUTES</w:t>
            </w:r>
          </w:p>
        </w:tc>
      </w:tr>
      <w:tr w:rsidR="00562F87" w14:paraId="44556809"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371E1E0" w14:textId="77777777" w:rsidR="00562F87" w:rsidRDefault="00562F87">
            <w:pPr>
              <w:pStyle w:val="TableTextNormal"/>
            </w:pPr>
          </w:p>
          <w:p w14:paraId="32F32F55" w14:textId="77777777" w:rsidR="00562F87" w:rsidRDefault="00A42A00">
            <w:pPr>
              <w:pStyle w:val="TableTextNormal"/>
            </w:pPr>
            <w:r>
              <w:rPr>
                <w:noProof/>
                <w:sz w:val="0"/>
                <w:szCs w:val="0"/>
              </w:rPr>
              <w:drawing>
                <wp:inline distT="0" distB="0" distL="0" distR="0" wp14:anchorId="35A71A14" wp14:editId="66A03C1E">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surveyed :   Public  = 1</w:t>
            </w:r>
          </w:p>
          <w:p w14:paraId="366BAB5E" w14:textId="77777777" w:rsidR="00562F87" w:rsidRDefault="00562F87">
            <w:pPr>
              <w:pStyle w:val="TableTextNormal"/>
              <w:tabs>
                <w:tab w:val="left" w:pos="540"/>
              </w:tabs>
            </w:pPr>
          </w:p>
          <w:p w14:paraId="5B9A06AB" w14:textId="77777777" w:rsidR="00562F87" w:rsidRDefault="00A42A00">
            <w:pPr>
              <w:pStyle w:val="TableTextNormal"/>
            </w:pPr>
            <w:r>
              <w:t>The position(s) was(were) determined by the operation of making measurements for determining the relative position of points on, above, or beneath the earth's surface. Survey implies a regular, controlled, survey of any date.</w:t>
            </w:r>
          </w:p>
          <w:p w14:paraId="3EFEBFF0" w14:textId="77777777" w:rsidR="00562F87" w:rsidRDefault="00A42A00">
            <w:pPr>
              <w:pStyle w:val="TableTextNormal"/>
              <w:tabs>
                <w:tab w:val="left" w:pos="1440"/>
              </w:tabs>
              <w:jc w:val="right"/>
            </w:pPr>
            <w:r>
              <w:rPr>
                <w:rStyle w:val="TableFieldLabel"/>
              </w:rPr>
              <w:t>[ Is static True. Containment is Not Specified. ]</w:t>
            </w:r>
          </w:p>
          <w:p w14:paraId="4E1630A7" w14:textId="77777777" w:rsidR="00562F87" w:rsidRDefault="00562F87">
            <w:pPr>
              <w:pStyle w:val="TableTextNormal"/>
              <w:tabs>
                <w:tab w:val="left" w:pos="720"/>
              </w:tabs>
            </w:pPr>
          </w:p>
        </w:tc>
      </w:tr>
      <w:tr w:rsidR="00562F87" w14:paraId="6D01FFE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84F44B" w14:textId="77777777" w:rsidR="00562F87" w:rsidRDefault="00562F87">
            <w:pPr>
              <w:pStyle w:val="TableTextNormal"/>
            </w:pPr>
          </w:p>
          <w:p w14:paraId="569C9E9C" w14:textId="77777777" w:rsidR="00562F87" w:rsidRDefault="00A42A00">
            <w:pPr>
              <w:pStyle w:val="TableTextNormal"/>
            </w:pPr>
            <w:r>
              <w:rPr>
                <w:noProof/>
                <w:sz w:val="0"/>
                <w:szCs w:val="0"/>
              </w:rPr>
              <w:drawing>
                <wp:inline distT="0" distB="0" distL="0" distR="0" wp14:anchorId="2C2F3659" wp14:editId="2A44B9F1">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unsurveyed</w:t>
            </w:r>
            <w:proofErr w:type="spellEnd"/>
            <w:r>
              <w:t xml:space="preserve"> :   Public  = 2</w:t>
            </w:r>
          </w:p>
          <w:p w14:paraId="517DBDCF" w14:textId="77777777" w:rsidR="00562F87" w:rsidRDefault="00562F87">
            <w:pPr>
              <w:pStyle w:val="TableTextNormal"/>
              <w:tabs>
                <w:tab w:val="left" w:pos="540"/>
              </w:tabs>
            </w:pPr>
          </w:p>
          <w:p w14:paraId="5FE780B2" w14:textId="77777777" w:rsidR="00562F87" w:rsidRDefault="00A42A00">
            <w:pPr>
              <w:pStyle w:val="TableTextNormal"/>
            </w:pPr>
            <w:r>
              <w:t>Survey data does not exist or is very poor</w:t>
            </w:r>
          </w:p>
          <w:p w14:paraId="4F4105FA" w14:textId="77777777" w:rsidR="00562F87" w:rsidRDefault="00A42A00">
            <w:pPr>
              <w:pStyle w:val="TableTextNormal"/>
              <w:tabs>
                <w:tab w:val="left" w:pos="1440"/>
              </w:tabs>
              <w:jc w:val="right"/>
            </w:pPr>
            <w:r>
              <w:rPr>
                <w:rStyle w:val="TableFieldLabel"/>
              </w:rPr>
              <w:t>[ Is static True. Containment is Not Specified. ]</w:t>
            </w:r>
          </w:p>
          <w:p w14:paraId="0C8F3572" w14:textId="77777777" w:rsidR="00562F87" w:rsidRDefault="00562F87">
            <w:pPr>
              <w:pStyle w:val="TableTextNormal"/>
              <w:tabs>
                <w:tab w:val="left" w:pos="720"/>
              </w:tabs>
            </w:pPr>
          </w:p>
        </w:tc>
      </w:tr>
      <w:tr w:rsidR="00562F87" w14:paraId="2752047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0C3F2B4" w14:textId="77777777" w:rsidR="00562F87" w:rsidRDefault="00562F87">
            <w:pPr>
              <w:pStyle w:val="TableTextNormal"/>
            </w:pPr>
          </w:p>
          <w:p w14:paraId="7842A181" w14:textId="77777777" w:rsidR="00562F87" w:rsidRDefault="00A42A00">
            <w:pPr>
              <w:pStyle w:val="TableTextNormal"/>
            </w:pPr>
            <w:r>
              <w:rPr>
                <w:noProof/>
                <w:sz w:val="0"/>
                <w:szCs w:val="0"/>
              </w:rPr>
              <w:drawing>
                <wp:inline distT="0" distB="0" distL="0" distR="0" wp14:anchorId="299E2293" wp14:editId="32A13AF1">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inadequately surveyed :   Public  = 3</w:t>
            </w:r>
          </w:p>
          <w:p w14:paraId="2F3AC1F5" w14:textId="77777777" w:rsidR="00562F87" w:rsidRDefault="00562F87">
            <w:pPr>
              <w:pStyle w:val="TableTextNormal"/>
              <w:tabs>
                <w:tab w:val="left" w:pos="540"/>
              </w:tabs>
            </w:pPr>
          </w:p>
          <w:p w14:paraId="7C2FAF30" w14:textId="77777777" w:rsidR="00562F87" w:rsidRDefault="00A42A00">
            <w:pPr>
              <w:pStyle w:val="TableTextNormal"/>
            </w:pPr>
            <w:r>
              <w:t>Position data is of very poor quality</w:t>
            </w:r>
          </w:p>
          <w:p w14:paraId="4C60C6D0" w14:textId="77777777" w:rsidR="00562F87" w:rsidRDefault="00A42A00">
            <w:pPr>
              <w:pStyle w:val="TableTextNormal"/>
              <w:tabs>
                <w:tab w:val="left" w:pos="1440"/>
              </w:tabs>
              <w:jc w:val="right"/>
            </w:pPr>
            <w:r>
              <w:rPr>
                <w:rStyle w:val="TableFieldLabel"/>
              </w:rPr>
              <w:t>[ Is static True. Containment is Not Specified. ]</w:t>
            </w:r>
          </w:p>
          <w:p w14:paraId="37B7F580" w14:textId="77777777" w:rsidR="00562F87" w:rsidRDefault="00562F87">
            <w:pPr>
              <w:pStyle w:val="TableTextNormal"/>
              <w:tabs>
                <w:tab w:val="left" w:pos="720"/>
              </w:tabs>
            </w:pPr>
          </w:p>
        </w:tc>
      </w:tr>
      <w:tr w:rsidR="00562F87" w14:paraId="735E32BE"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08248B0" w14:textId="77777777" w:rsidR="00562F87" w:rsidRDefault="00562F87">
            <w:pPr>
              <w:pStyle w:val="TableTextNormal"/>
            </w:pPr>
          </w:p>
          <w:p w14:paraId="712B3A49" w14:textId="77777777" w:rsidR="00562F87" w:rsidRDefault="00A42A00">
            <w:pPr>
              <w:pStyle w:val="TableTextNormal"/>
            </w:pPr>
            <w:r>
              <w:rPr>
                <w:noProof/>
                <w:sz w:val="0"/>
                <w:szCs w:val="0"/>
              </w:rPr>
              <w:drawing>
                <wp:inline distT="0" distB="0" distL="0" distR="0" wp14:anchorId="6E5F0BB6" wp14:editId="4F512EFE">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approximate :   Public  = 4</w:t>
            </w:r>
          </w:p>
          <w:p w14:paraId="2268051F" w14:textId="77777777" w:rsidR="00562F87" w:rsidRDefault="00562F87">
            <w:pPr>
              <w:pStyle w:val="TableTextNormal"/>
              <w:tabs>
                <w:tab w:val="left" w:pos="540"/>
              </w:tabs>
            </w:pPr>
          </w:p>
          <w:p w14:paraId="0B9940D2" w14:textId="77777777" w:rsidR="00562F87" w:rsidRDefault="00A42A00">
            <w:pPr>
              <w:pStyle w:val="TableTextNormal"/>
            </w:pPr>
            <w:r>
              <w:t>A position that is considered to be less than third-order accuracy, but is generally considered to be within 30.5 meters of its correct geographic location. Also, may apply to a feature whose position does not remain fixed.</w:t>
            </w:r>
          </w:p>
          <w:p w14:paraId="11586181" w14:textId="77777777" w:rsidR="00562F87" w:rsidRDefault="00A42A00">
            <w:pPr>
              <w:pStyle w:val="TableTextNormal"/>
              <w:tabs>
                <w:tab w:val="left" w:pos="1440"/>
              </w:tabs>
              <w:jc w:val="right"/>
            </w:pPr>
            <w:r>
              <w:rPr>
                <w:rStyle w:val="TableFieldLabel"/>
              </w:rPr>
              <w:t>[ Is static True. Containment is Not Specified. ]</w:t>
            </w:r>
          </w:p>
          <w:p w14:paraId="06A14199" w14:textId="77777777" w:rsidR="00562F87" w:rsidRDefault="00562F87">
            <w:pPr>
              <w:pStyle w:val="TableTextNormal"/>
              <w:tabs>
                <w:tab w:val="left" w:pos="720"/>
              </w:tabs>
            </w:pPr>
          </w:p>
        </w:tc>
      </w:tr>
      <w:tr w:rsidR="00562F87" w14:paraId="5D1CE06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FCD8AA5" w14:textId="77777777" w:rsidR="00562F87" w:rsidRDefault="00562F87">
            <w:pPr>
              <w:pStyle w:val="TableTextNormal"/>
            </w:pPr>
          </w:p>
          <w:p w14:paraId="0B4CE43D" w14:textId="77777777" w:rsidR="00562F87" w:rsidRDefault="00A42A00">
            <w:pPr>
              <w:pStyle w:val="TableTextNormal"/>
            </w:pPr>
            <w:r>
              <w:rPr>
                <w:noProof/>
                <w:sz w:val="0"/>
                <w:szCs w:val="0"/>
              </w:rPr>
              <w:lastRenderedPageBreak/>
              <w:drawing>
                <wp:inline distT="0" distB="0" distL="0" distR="0" wp14:anchorId="78849312" wp14:editId="110B20B6">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position doubtful :   Public  = 5</w:t>
            </w:r>
          </w:p>
          <w:p w14:paraId="1FDCBB39" w14:textId="77777777" w:rsidR="00562F87" w:rsidRDefault="00562F87">
            <w:pPr>
              <w:pStyle w:val="TableTextNormal"/>
              <w:tabs>
                <w:tab w:val="left" w:pos="540"/>
              </w:tabs>
            </w:pPr>
          </w:p>
          <w:p w14:paraId="720742FC" w14:textId="77777777" w:rsidR="00562F87" w:rsidRDefault="00A42A00">
            <w:pPr>
              <w:pStyle w:val="TableTextNormal"/>
            </w:pPr>
            <w:r>
              <w:t>A feature whose position has been reported but which is considered to be doubtful</w:t>
            </w:r>
          </w:p>
          <w:p w14:paraId="1BA1B01D" w14:textId="77777777" w:rsidR="00562F87" w:rsidRDefault="00A42A00">
            <w:pPr>
              <w:pStyle w:val="TableTextNormal"/>
              <w:tabs>
                <w:tab w:val="left" w:pos="1440"/>
              </w:tabs>
              <w:jc w:val="right"/>
            </w:pPr>
            <w:r>
              <w:rPr>
                <w:rStyle w:val="TableFieldLabel"/>
              </w:rPr>
              <w:t>[ Is static True. Containment is Not Specified. ]</w:t>
            </w:r>
          </w:p>
          <w:p w14:paraId="24EE1809" w14:textId="77777777" w:rsidR="00562F87" w:rsidRDefault="00562F87">
            <w:pPr>
              <w:pStyle w:val="TableTextNormal"/>
              <w:tabs>
                <w:tab w:val="left" w:pos="720"/>
              </w:tabs>
            </w:pPr>
          </w:p>
        </w:tc>
      </w:tr>
      <w:tr w:rsidR="00562F87" w14:paraId="061B82B4"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7D95557" w14:textId="77777777" w:rsidR="00562F87" w:rsidRDefault="00562F87">
            <w:pPr>
              <w:pStyle w:val="TableTextNormal"/>
            </w:pPr>
          </w:p>
          <w:p w14:paraId="27ABAB7F" w14:textId="77777777" w:rsidR="00562F87" w:rsidRDefault="00A42A00">
            <w:pPr>
              <w:pStyle w:val="TableTextNormal"/>
            </w:pPr>
            <w:r>
              <w:rPr>
                <w:noProof/>
                <w:sz w:val="0"/>
                <w:szCs w:val="0"/>
              </w:rPr>
              <w:drawing>
                <wp:inline distT="0" distB="0" distL="0" distR="0" wp14:anchorId="72F2B3AA" wp14:editId="63E380E2">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unreliable :   Public  = 6</w:t>
            </w:r>
          </w:p>
          <w:p w14:paraId="7FDEE626" w14:textId="77777777" w:rsidR="00562F87" w:rsidRDefault="00562F87">
            <w:pPr>
              <w:pStyle w:val="TableTextNormal"/>
              <w:tabs>
                <w:tab w:val="left" w:pos="540"/>
              </w:tabs>
            </w:pPr>
          </w:p>
          <w:p w14:paraId="253036CB" w14:textId="77777777" w:rsidR="00562F87" w:rsidRDefault="00A42A00">
            <w:pPr>
              <w:pStyle w:val="TableTextNormal"/>
            </w:pPr>
            <w:r>
              <w:t>A feature's position obtained from questionable or unreliable data.</w:t>
            </w:r>
          </w:p>
          <w:p w14:paraId="45B2CE4E" w14:textId="77777777" w:rsidR="00562F87" w:rsidRDefault="00A42A00">
            <w:pPr>
              <w:pStyle w:val="TableTextNormal"/>
              <w:tabs>
                <w:tab w:val="left" w:pos="1440"/>
              </w:tabs>
              <w:jc w:val="right"/>
            </w:pPr>
            <w:r>
              <w:rPr>
                <w:rStyle w:val="TableFieldLabel"/>
              </w:rPr>
              <w:t>[ Is static True. Containment is Not Specified. ]</w:t>
            </w:r>
          </w:p>
          <w:p w14:paraId="77A167E4" w14:textId="77777777" w:rsidR="00562F87" w:rsidRDefault="00562F87">
            <w:pPr>
              <w:pStyle w:val="TableTextNormal"/>
              <w:tabs>
                <w:tab w:val="left" w:pos="720"/>
              </w:tabs>
            </w:pPr>
          </w:p>
        </w:tc>
      </w:tr>
      <w:tr w:rsidR="00562F87" w14:paraId="0214BE4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871E404" w14:textId="77777777" w:rsidR="00562F87" w:rsidRDefault="00562F87">
            <w:pPr>
              <w:pStyle w:val="TableTextNormal"/>
            </w:pPr>
          </w:p>
          <w:p w14:paraId="7445693B" w14:textId="77777777" w:rsidR="00562F87" w:rsidRDefault="00A42A00">
            <w:pPr>
              <w:pStyle w:val="TableTextNormal"/>
            </w:pPr>
            <w:r>
              <w:rPr>
                <w:noProof/>
                <w:sz w:val="0"/>
                <w:szCs w:val="0"/>
              </w:rPr>
              <w:drawing>
                <wp:inline distT="0" distB="0" distL="0" distR="0" wp14:anchorId="29D44F52" wp14:editId="50F3C1DF">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reported (not surveyed) :   Public  = 7</w:t>
            </w:r>
          </w:p>
          <w:p w14:paraId="25E2FF56" w14:textId="77777777" w:rsidR="00562F87" w:rsidRDefault="00562F87">
            <w:pPr>
              <w:pStyle w:val="TableTextNormal"/>
              <w:tabs>
                <w:tab w:val="left" w:pos="540"/>
              </w:tabs>
            </w:pPr>
          </w:p>
          <w:p w14:paraId="106A464F" w14:textId="77777777" w:rsidR="00562F87" w:rsidRDefault="00A42A00">
            <w:pPr>
              <w:pStyle w:val="TableTextNormal"/>
            </w:pPr>
            <w:r>
              <w:t>A feature whose position has been reported and its position confirmed by some means other than a formal survey such as an independent report of the same feature.</w:t>
            </w:r>
          </w:p>
          <w:p w14:paraId="581803CA" w14:textId="77777777" w:rsidR="00562F87" w:rsidRDefault="00A42A00">
            <w:pPr>
              <w:pStyle w:val="TableTextNormal"/>
              <w:tabs>
                <w:tab w:val="left" w:pos="1440"/>
              </w:tabs>
              <w:jc w:val="right"/>
            </w:pPr>
            <w:r>
              <w:rPr>
                <w:rStyle w:val="TableFieldLabel"/>
              </w:rPr>
              <w:t>[ Is static True. Containment is Not Specified. ]</w:t>
            </w:r>
          </w:p>
          <w:p w14:paraId="2C5633FA" w14:textId="77777777" w:rsidR="00562F87" w:rsidRDefault="00562F87">
            <w:pPr>
              <w:pStyle w:val="TableTextNormal"/>
              <w:tabs>
                <w:tab w:val="left" w:pos="720"/>
              </w:tabs>
            </w:pPr>
          </w:p>
        </w:tc>
      </w:tr>
      <w:tr w:rsidR="00562F87" w14:paraId="6D7425F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70D3CBE8" w14:textId="77777777" w:rsidR="00562F87" w:rsidRDefault="00562F87">
            <w:pPr>
              <w:pStyle w:val="TableTextNormal"/>
            </w:pPr>
          </w:p>
          <w:p w14:paraId="08426CA3" w14:textId="77777777" w:rsidR="00562F87" w:rsidRDefault="00A42A00">
            <w:pPr>
              <w:pStyle w:val="TableTextNormal"/>
            </w:pPr>
            <w:r>
              <w:rPr>
                <w:noProof/>
                <w:sz w:val="0"/>
                <w:szCs w:val="0"/>
              </w:rPr>
              <w:drawing>
                <wp:inline distT="0" distB="0" distL="0" distR="0" wp14:anchorId="326173FC" wp14:editId="5FAB5A92">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reported (not confirmed :   Public  = 8</w:t>
            </w:r>
          </w:p>
          <w:p w14:paraId="774E5C3D" w14:textId="77777777" w:rsidR="00562F87" w:rsidRDefault="00562F87">
            <w:pPr>
              <w:pStyle w:val="TableTextNormal"/>
              <w:tabs>
                <w:tab w:val="left" w:pos="540"/>
              </w:tabs>
            </w:pPr>
          </w:p>
          <w:p w14:paraId="143584C0" w14:textId="77777777" w:rsidR="00562F87" w:rsidRDefault="00A42A00">
            <w:pPr>
              <w:pStyle w:val="TableTextNormal"/>
            </w:pPr>
            <w:r>
              <w:t>A feature whose position has been reported and its position has not been confirmed.</w:t>
            </w:r>
          </w:p>
          <w:p w14:paraId="64328580" w14:textId="77777777" w:rsidR="00562F87" w:rsidRDefault="00A42A00">
            <w:pPr>
              <w:pStyle w:val="TableTextNormal"/>
              <w:tabs>
                <w:tab w:val="left" w:pos="1440"/>
              </w:tabs>
              <w:jc w:val="right"/>
            </w:pPr>
            <w:r>
              <w:rPr>
                <w:rStyle w:val="TableFieldLabel"/>
              </w:rPr>
              <w:t>[ Is static True. Containment is Not Specified. ]</w:t>
            </w:r>
          </w:p>
          <w:p w14:paraId="013871D8" w14:textId="77777777" w:rsidR="00562F87" w:rsidRDefault="00562F87">
            <w:pPr>
              <w:pStyle w:val="TableTextNormal"/>
              <w:tabs>
                <w:tab w:val="left" w:pos="720"/>
              </w:tabs>
            </w:pPr>
          </w:p>
        </w:tc>
      </w:tr>
      <w:tr w:rsidR="00562F87" w14:paraId="02492F1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E22F6F" w14:textId="77777777" w:rsidR="00562F87" w:rsidRDefault="00562F87">
            <w:pPr>
              <w:pStyle w:val="TableTextNormal"/>
            </w:pPr>
          </w:p>
          <w:p w14:paraId="4F427024" w14:textId="77777777" w:rsidR="00562F87" w:rsidRDefault="00A42A00">
            <w:pPr>
              <w:pStyle w:val="TableTextNormal"/>
            </w:pPr>
            <w:r>
              <w:rPr>
                <w:noProof/>
                <w:sz w:val="0"/>
                <w:szCs w:val="0"/>
              </w:rPr>
              <w:drawing>
                <wp:inline distT="0" distB="0" distL="0" distR="0" wp14:anchorId="4BBE6C94" wp14:editId="635845ED">
                  <wp:extent cx="114300" cy="11430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estimated :   Public  = 9</w:t>
            </w:r>
          </w:p>
          <w:p w14:paraId="42D50579" w14:textId="77777777" w:rsidR="00562F87" w:rsidRDefault="00562F87">
            <w:pPr>
              <w:pStyle w:val="TableTextNormal"/>
              <w:tabs>
                <w:tab w:val="left" w:pos="540"/>
              </w:tabs>
            </w:pPr>
          </w:p>
          <w:p w14:paraId="013FB81F" w14:textId="77777777" w:rsidR="00562F87" w:rsidRDefault="00A42A00">
            <w:pPr>
              <w:pStyle w:val="TableTextNormal"/>
            </w:pPr>
            <w:r>
              <w:t>The most probable position of a feature determined from incomplete data or data of questionable accuracy.</w:t>
            </w:r>
          </w:p>
          <w:p w14:paraId="0487237B" w14:textId="77777777" w:rsidR="00562F87" w:rsidRDefault="00A42A00">
            <w:pPr>
              <w:pStyle w:val="TableTextNormal"/>
              <w:tabs>
                <w:tab w:val="left" w:pos="1440"/>
              </w:tabs>
              <w:jc w:val="right"/>
            </w:pPr>
            <w:r>
              <w:rPr>
                <w:rStyle w:val="TableFieldLabel"/>
              </w:rPr>
              <w:t>[ Is static True. Containment is Not Specified. ]</w:t>
            </w:r>
          </w:p>
          <w:p w14:paraId="4F68CB39" w14:textId="77777777" w:rsidR="00562F87" w:rsidRDefault="00562F87">
            <w:pPr>
              <w:pStyle w:val="TableTextNormal"/>
              <w:tabs>
                <w:tab w:val="left" w:pos="720"/>
              </w:tabs>
            </w:pPr>
          </w:p>
        </w:tc>
      </w:tr>
      <w:tr w:rsidR="00562F87" w14:paraId="5785F01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CA17195" w14:textId="77777777" w:rsidR="00562F87" w:rsidRDefault="00562F87">
            <w:pPr>
              <w:pStyle w:val="TableTextNormal"/>
            </w:pPr>
          </w:p>
          <w:p w14:paraId="688F393F" w14:textId="77777777" w:rsidR="00562F87" w:rsidRDefault="00A42A00">
            <w:pPr>
              <w:pStyle w:val="TableTextNormal"/>
            </w:pPr>
            <w:r>
              <w:rPr>
                <w:noProof/>
                <w:sz w:val="0"/>
                <w:szCs w:val="0"/>
              </w:rPr>
              <w:drawing>
                <wp:inline distT="0" distB="0" distL="0" distR="0" wp14:anchorId="4C7F7EF9" wp14:editId="5236E32F">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precisely known :   Public  = 10</w:t>
            </w:r>
          </w:p>
          <w:p w14:paraId="599407BE" w14:textId="77777777" w:rsidR="00562F87" w:rsidRDefault="00562F87">
            <w:pPr>
              <w:pStyle w:val="TableTextNormal"/>
              <w:tabs>
                <w:tab w:val="left" w:pos="540"/>
              </w:tabs>
            </w:pPr>
          </w:p>
          <w:p w14:paraId="1EF9E668" w14:textId="77777777" w:rsidR="00562F87" w:rsidRDefault="00A42A00">
            <w:pPr>
              <w:pStyle w:val="TableTextNormal"/>
            </w:pPr>
            <w:r>
              <w:t>A position that is of a known value, such as the position of an anchor berth or other defined feature.</w:t>
            </w:r>
          </w:p>
          <w:p w14:paraId="7408EA36" w14:textId="77777777" w:rsidR="00562F87" w:rsidRDefault="00A42A00">
            <w:pPr>
              <w:pStyle w:val="TableTextNormal"/>
              <w:tabs>
                <w:tab w:val="left" w:pos="1440"/>
              </w:tabs>
              <w:jc w:val="right"/>
            </w:pPr>
            <w:r>
              <w:rPr>
                <w:rStyle w:val="TableFieldLabel"/>
              </w:rPr>
              <w:t>[ Is static True. Containment is Not Specified. ]</w:t>
            </w:r>
          </w:p>
          <w:p w14:paraId="150E0FEF" w14:textId="77777777" w:rsidR="00562F87" w:rsidRDefault="00562F87">
            <w:pPr>
              <w:pStyle w:val="TableTextNormal"/>
              <w:tabs>
                <w:tab w:val="left" w:pos="720"/>
              </w:tabs>
            </w:pPr>
          </w:p>
        </w:tc>
      </w:tr>
      <w:tr w:rsidR="00562F87" w14:paraId="34DD611B"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859230F" w14:textId="77777777" w:rsidR="00562F87" w:rsidRDefault="00562F87">
            <w:pPr>
              <w:pStyle w:val="TableTextNormal"/>
            </w:pPr>
          </w:p>
          <w:p w14:paraId="1EA2DBD4" w14:textId="77777777" w:rsidR="00562F87" w:rsidRDefault="00A42A00">
            <w:pPr>
              <w:pStyle w:val="TableTextNormal"/>
            </w:pPr>
            <w:r>
              <w:rPr>
                <w:noProof/>
                <w:sz w:val="0"/>
                <w:szCs w:val="0"/>
              </w:rPr>
              <w:drawing>
                <wp:inline distT="0" distB="0" distL="0" distR="0" wp14:anchorId="1EB65BEA" wp14:editId="54F0F1AE">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calculated :   Public  = 11</w:t>
            </w:r>
          </w:p>
          <w:p w14:paraId="68D824A3" w14:textId="77777777" w:rsidR="00562F87" w:rsidRDefault="00562F87">
            <w:pPr>
              <w:pStyle w:val="TableTextNormal"/>
              <w:tabs>
                <w:tab w:val="left" w:pos="540"/>
              </w:tabs>
            </w:pPr>
          </w:p>
          <w:p w14:paraId="47026C23" w14:textId="77777777" w:rsidR="00562F87" w:rsidRDefault="00A42A00">
            <w:pPr>
              <w:pStyle w:val="TableTextNormal"/>
            </w:pPr>
            <w:r>
              <w:t>A position that is computed from data.</w:t>
            </w:r>
          </w:p>
          <w:p w14:paraId="42FB5C46" w14:textId="77777777" w:rsidR="00562F87" w:rsidRDefault="00A42A00">
            <w:pPr>
              <w:pStyle w:val="TableTextNormal"/>
              <w:tabs>
                <w:tab w:val="left" w:pos="1440"/>
              </w:tabs>
              <w:jc w:val="right"/>
            </w:pPr>
            <w:r>
              <w:rPr>
                <w:rStyle w:val="TableFieldLabel"/>
              </w:rPr>
              <w:t>[ Is static True. Containment is Not Specified. ]</w:t>
            </w:r>
          </w:p>
          <w:p w14:paraId="400FAFF0" w14:textId="77777777" w:rsidR="00562F87" w:rsidRDefault="00562F87">
            <w:pPr>
              <w:pStyle w:val="TableTextNormal"/>
              <w:tabs>
                <w:tab w:val="left" w:pos="720"/>
              </w:tabs>
            </w:pPr>
          </w:p>
        </w:tc>
      </w:tr>
    </w:tbl>
    <w:p w14:paraId="2BE31743" w14:textId="77777777" w:rsidR="00562F87" w:rsidRDefault="00562F87">
      <w:pPr>
        <w:pStyle w:val="Notes"/>
      </w:pPr>
    </w:p>
    <w:p w14:paraId="42001FA2" w14:textId="77777777" w:rsidR="00562F87" w:rsidRDefault="00A42A00">
      <w:pPr>
        <w:pStyle w:val="Notes"/>
      </w:pPr>
      <w:r>
        <w:t xml:space="preserve">  </w:t>
      </w:r>
      <w:bookmarkEnd w:id="431"/>
    </w:p>
    <w:p w14:paraId="19CA6FD5" w14:textId="77777777" w:rsidR="00562F87" w:rsidRDefault="00562F87">
      <w:pPr>
        <w:pStyle w:val="Notes"/>
      </w:pPr>
    </w:p>
    <w:p w14:paraId="0630FA07" w14:textId="77777777" w:rsidR="00562F87" w:rsidRDefault="00A42A00">
      <w:pPr>
        <w:pStyle w:val="Heading3"/>
      </w:pPr>
      <w:bookmarkStart w:id="433" w:name="BKM_EFAA7DD7_25AA_4D14_B0B0_3D3F8287F8BF"/>
      <w:bookmarkStart w:id="434" w:name="_Toc25000251"/>
      <w:proofErr w:type="spellStart"/>
      <w:r>
        <w:t>categoryOfTemporalVariation</w:t>
      </w:r>
      <w:bookmarkEnd w:id="434"/>
      <w:proofErr w:type="spellEnd"/>
    </w:p>
    <w:p w14:paraId="1FF48223" w14:textId="77777777" w:rsidR="00562F87" w:rsidRDefault="00A42A00">
      <w:pPr>
        <w:pStyle w:val="Notes"/>
      </w:pPr>
      <w:r>
        <w:rPr>
          <w:rStyle w:val="Italics"/>
        </w:rPr>
        <w:t>Enumeration in package 'S-127 Meta Features'</w:t>
      </w:r>
    </w:p>
    <w:p w14:paraId="023136E9" w14:textId="77777777" w:rsidR="00562F87" w:rsidRDefault="00562F87">
      <w:pPr>
        <w:pStyle w:val="Notes"/>
        <w:tabs>
          <w:tab w:val="left" w:pos="720"/>
        </w:tabs>
      </w:pPr>
    </w:p>
    <w:p w14:paraId="351432FB" w14:textId="77777777" w:rsidR="00562F87" w:rsidRDefault="00A42A00">
      <w:pPr>
        <w:pStyle w:val="Notes"/>
      </w:pPr>
      <w:r>
        <w:t>An assessment of the likelihood of change over time.</w:t>
      </w:r>
    </w:p>
    <w:p w14:paraId="62F492B6" w14:textId="77777777" w:rsidR="00562F87" w:rsidRDefault="00562F87">
      <w:pPr>
        <w:pStyle w:val="Notes"/>
      </w:pPr>
    </w:p>
    <w:p w14:paraId="5BAD448E" w14:textId="77777777" w:rsidR="00562F87" w:rsidRDefault="00A42A00">
      <w:pPr>
        <w:pStyle w:val="Properties"/>
      </w:pPr>
      <w:proofErr w:type="spellStart"/>
      <w:r>
        <w:t>categoryOfTemporalVariation</w:t>
      </w:r>
      <w:proofErr w:type="spellEnd"/>
      <w:r>
        <w:t xml:space="preserve"> </w:t>
      </w:r>
    </w:p>
    <w:p w14:paraId="212BDFC4" w14:textId="77777777" w:rsidR="00562F87" w:rsidRDefault="00A42A00">
      <w:pPr>
        <w:pStyle w:val="Properties"/>
      </w:pPr>
      <w:r>
        <w:t>Version 1.0  Phase 1.0  Proposed</w:t>
      </w:r>
    </w:p>
    <w:p w14:paraId="2B34366D" w14:textId="77777777" w:rsidR="00562F87" w:rsidRDefault="00A42A00">
      <w:pPr>
        <w:pStyle w:val="Properties"/>
      </w:pPr>
      <w:proofErr w:type="spellStart"/>
      <w:r>
        <w:t>raphaelm</w:t>
      </w:r>
      <w:proofErr w:type="spellEnd"/>
      <w:r>
        <w:t xml:space="preserve"> created on 01-Jan-2018.  Last modified 20-Aug-2018</w:t>
      </w:r>
    </w:p>
    <w:p w14:paraId="0D18AD5F"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06D0809C"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6BFCAB7" w14:textId="77777777" w:rsidR="00562F87" w:rsidRDefault="00A42A00">
            <w:pPr>
              <w:pStyle w:val="TableHeadingLight"/>
            </w:pPr>
            <w:r>
              <w:t>ATTRIBUTES</w:t>
            </w:r>
          </w:p>
        </w:tc>
      </w:tr>
      <w:tr w:rsidR="00562F87" w14:paraId="47780F2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7E2A802" w14:textId="77777777" w:rsidR="00562F87" w:rsidRDefault="00562F87">
            <w:pPr>
              <w:pStyle w:val="TableTextNormal"/>
            </w:pPr>
          </w:p>
          <w:p w14:paraId="1D540535" w14:textId="77777777" w:rsidR="00562F87" w:rsidRDefault="00A42A00">
            <w:pPr>
              <w:pStyle w:val="TableTextNormal"/>
            </w:pPr>
            <w:r>
              <w:rPr>
                <w:noProof/>
                <w:sz w:val="0"/>
                <w:szCs w:val="0"/>
              </w:rPr>
              <w:drawing>
                <wp:inline distT="0" distB="0" distL="0" distR="0" wp14:anchorId="3A74799A" wp14:editId="2169D72C">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Extreme Event :   Public  = 1</w:t>
            </w:r>
          </w:p>
          <w:p w14:paraId="3B5889BC" w14:textId="77777777" w:rsidR="00562F87" w:rsidRDefault="00A42A00">
            <w:pPr>
              <w:pStyle w:val="TableTextNormal"/>
              <w:ind w:left="540"/>
            </w:pPr>
            <w:r>
              <w:rPr>
                <w:rStyle w:val="TableFieldLabel"/>
              </w:rPr>
              <w:t>Alias:</w:t>
            </w:r>
            <w:r>
              <w:t xml:space="preserve">  event</w:t>
            </w:r>
          </w:p>
          <w:p w14:paraId="4EA8D613" w14:textId="77777777" w:rsidR="00562F87" w:rsidRDefault="00562F87">
            <w:pPr>
              <w:pStyle w:val="TableTextNormal"/>
              <w:tabs>
                <w:tab w:val="left" w:pos="540"/>
              </w:tabs>
            </w:pPr>
          </w:p>
          <w:p w14:paraId="3E297C81" w14:textId="77777777" w:rsidR="00562F87" w:rsidRDefault="00A42A00">
            <w:pPr>
              <w:pStyle w:val="TableTextNormal"/>
            </w:pPr>
            <w:r>
              <w:t xml:space="preserve">Indication of the possible impact of a significant event (for example hurricane, earthquake, volcanic eruption, landslide, </w:t>
            </w:r>
            <w:proofErr w:type="spellStart"/>
            <w:r>
              <w:t>etc</w:t>
            </w:r>
            <w:proofErr w:type="spellEnd"/>
            <w:r>
              <w:t>), which is considered likely to have changed the seafloor or landscape significantly.</w:t>
            </w:r>
          </w:p>
          <w:p w14:paraId="589A4664" w14:textId="77777777" w:rsidR="00562F87" w:rsidRDefault="00A42A00">
            <w:pPr>
              <w:pStyle w:val="TableTextNormal"/>
              <w:tabs>
                <w:tab w:val="left" w:pos="1440"/>
              </w:tabs>
              <w:jc w:val="right"/>
            </w:pPr>
            <w:r>
              <w:rPr>
                <w:rStyle w:val="TableFieldLabel"/>
              </w:rPr>
              <w:t>[ Is static True. Containment is Not Specified. ]</w:t>
            </w:r>
          </w:p>
          <w:p w14:paraId="318B48E4" w14:textId="77777777" w:rsidR="00562F87" w:rsidRDefault="00562F87">
            <w:pPr>
              <w:pStyle w:val="TableTextNormal"/>
              <w:tabs>
                <w:tab w:val="left" w:pos="720"/>
              </w:tabs>
            </w:pPr>
          </w:p>
        </w:tc>
      </w:tr>
      <w:tr w:rsidR="00562F87" w14:paraId="2CD7D16D"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E9E0BF" w14:textId="77777777" w:rsidR="00562F87" w:rsidRDefault="00562F87">
            <w:pPr>
              <w:pStyle w:val="TableTextNormal"/>
            </w:pPr>
          </w:p>
          <w:p w14:paraId="1E5FE537" w14:textId="77777777" w:rsidR="00562F87" w:rsidRDefault="00A42A00">
            <w:pPr>
              <w:pStyle w:val="TableTextNormal"/>
            </w:pPr>
            <w:r>
              <w:rPr>
                <w:noProof/>
                <w:sz w:val="0"/>
                <w:szCs w:val="0"/>
              </w:rPr>
              <w:drawing>
                <wp:inline distT="0" distB="0" distL="0" distR="0" wp14:anchorId="74707EBC" wp14:editId="1ABAE4A4">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Likely to Change and Significant Shoaling Expected :   Public  = 2</w:t>
            </w:r>
          </w:p>
          <w:p w14:paraId="5FE9430C" w14:textId="77777777" w:rsidR="00562F87" w:rsidRDefault="00562F87">
            <w:pPr>
              <w:pStyle w:val="TableTextNormal"/>
              <w:tabs>
                <w:tab w:val="left" w:pos="540"/>
              </w:tabs>
            </w:pPr>
          </w:p>
          <w:p w14:paraId="12BE1BEC" w14:textId="77777777" w:rsidR="00562F87" w:rsidRDefault="00A42A00">
            <w:pPr>
              <w:pStyle w:val="TableTextNormal"/>
            </w:pPr>
            <w:r>
              <w:t>Continuous or frequent change (for example river siltation, sand waves, seasonal storms, ice bergs, etc.) that is likely to result in new significant shoaling.</w:t>
            </w:r>
          </w:p>
          <w:p w14:paraId="2241EA2D" w14:textId="77777777" w:rsidR="00562F87" w:rsidRDefault="00562F87">
            <w:pPr>
              <w:pStyle w:val="TableTextNormal"/>
              <w:rPr>
                <w:rStyle w:val="TableFieldLabel"/>
              </w:rPr>
            </w:pPr>
          </w:p>
          <w:p w14:paraId="55C19816" w14:textId="77777777" w:rsidR="00562F87" w:rsidRDefault="00A42A00">
            <w:pPr>
              <w:pStyle w:val="TableTextNormal"/>
              <w:ind w:left="540"/>
            </w:pPr>
            <w:r>
              <w:rPr>
                <w:rStyle w:val="TableFieldLabel"/>
              </w:rPr>
              <w:t>Properties:</w:t>
            </w:r>
          </w:p>
          <w:p w14:paraId="7EF478BA" w14:textId="77777777" w:rsidR="00562F87" w:rsidRDefault="00A42A00">
            <w:pPr>
              <w:pStyle w:val="TableTextNormal"/>
              <w:ind w:left="720"/>
            </w:pPr>
            <w:r>
              <w:t>S127:suppress = 1</w:t>
            </w:r>
          </w:p>
          <w:p w14:paraId="03C877A0" w14:textId="77777777" w:rsidR="00562F87" w:rsidRDefault="00A42A00">
            <w:pPr>
              <w:pStyle w:val="TableTextNormal"/>
              <w:tabs>
                <w:tab w:val="left" w:pos="1440"/>
              </w:tabs>
              <w:jc w:val="right"/>
            </w:pPr>
            <w:r>
              <w:rPr>
                <w:rStyle w:val="TableFieldLabel"/>
              </w:rPr>
              <w:t>[ Is static True. Containment is Not Specified. ]</w:t>
            </w:r>
          </w:p>
          <w:p w14:paraId="3CA1F8F0" w14:textId="77777777" w:rsidR="00562F87" w:rsidRDefault="00562F87">
            <w:pPr>
              <w:pStyle w:val="TableTextNormal"/>
              <w:tabs>
                <w:tab w:val="left" w:pos="720"/>
              </w:tabs>
            </w:pPr>
          </w:p>
        </w:tc>
      </w:tr>
      <w:tr w:rsidR="00562F87" w14:paraId="6A82185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E8A0BF3" w14:textId="77777777" w:rsidR="00562F87" w:rsidRDefault="00562F87">
            <w:pPr>
              <w:pStyle w:val="TableTextNormal"/>
            </w:pPr>
          </w:p>
          <w:p w14:paraId="40F962D0" w14:textId="77777777" w:rsidR="00562F87" w:rsidRDefault="00A42A00">
            <w:pPr>
              <w:pStyle w:val="TableTextNormal"/>
            </w:pPr>
            <w:r>
              <w:rPr>
                <w:noProof/>
                <w:sz w:val="0"/>
                <w:szCs w:val="0"/>
              </w:rPr>
              <w:drawing>
                <wp:inline distT="0" distB="0" distL="0" distR="0" wp14:anchorId="0EE22240" wp14:editId="1448AD58">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Likely to Change But Significant Shoaling Not Expected :   Public  = 3</w:t>
            </w:r>
          </w:p>
          <w:p w14:paraId="3A509104" w14:textId="77777777" w:rsidR="00562F87" w:rsidRDefault="00562F87">
            <w:pPr>
              <w:pStyle w:val="TableTextNormal"/>
              <w:tabs>
                <w:tab w:val="left" w:pos="540"/>
              </w:tabs>
            </w:pPr>
          </w:p>
          <w:p w14:paraId="3FD81CEC" w14:textId="77777777" w:rsidR="00562F87" w:rsidRDefault="00A42A00">
            <w:pPr>
              <w:pStyle w:val="TableTextNormal"/>
            </w:pPr>
            <w:r>
              <w:t>Continuous or frequent change (for example sand wave shift, seasonal storms, ice bergs, etc.) that is not likely to result in new significant shoaling.</w:t>
            </w:r>
          </w:p>
          <w:p w14:paraId="60DA54BC" w14:textId="77777777" w:rsidR="00562F87" w:rsidRDefault="00562F87">
            <w:pPr>
              <w:pStyle w:val="TableTextNormal"/>
              <w:rPr>
                <w:rStyle w:val="TableFieldLabel"/>
              </w:rPr>
            </w:pPr>
          </w:p>
          <w:p w14:paraId="32F1A9AF" w14:textId="77777777" w:rsidR="00562F87" w:rsidRDefault="00A42A00">
            <w:pPr>
              <w:pStyle w:val="TableTextNormal"/>
              <w:ind w:left="540"/>
            </w:pPr>
            <w:r>
              <w:rPr>
                <w:rStyle w:val="TableFieldLabel"/>
              </w:rPr>
              <w:t>Properties:</w:t>
            </w:r>
          </w:p>
          <w:p w14:paraId="7C075BF0" w14:textId="77777777" w:rsidR="00562F87" w:rsidRDefault="00A42A00">
            <w:pPr>
              <w:pStyle w:val="TableTextNormal"/>
              <w:ind w:left="720"/>
            </w:pPr>
            <w:r>
              <w:t>S127:suppress = 1</w:t>
            </w:r>
          </w:p>
          <w:p w14:paraId="415EFD53" w14:textId="77777777" w:rsidR="00562F87" w:rsidRDefault="00A42A00">
            <w:pPr>
              <w:pStyle w:val="TableTextNormal"/>
              <w:tabs>
                <w:tab w:val="left" w:pos="1440"/>
              </w:tabs>
              <w:jc w:val="right"/>
            </w:pPr>
            <w:r>
              <w:rPr>
                <w:rStyle w:val="TableFieldLabel"/>
              </w:rPr>
              <w:t>[ Is static True. Containment is Not Specified. ]</w:t>
            </w:r>
          </w:p>
          <w:p w14:paraId="74292BCC" w14:textId="77777777" w:rsidR="00562F87" w:rsidRDefault="00562F87">
            <w:pPr>
              <w:pStyle w:val="TableTextNormal"/>
              <w:tabs>
                <w:tab w:val="left" w:pos="720"/>
              </w:tabs>
            </w:pPr>
          </w:p>
        </w:tc>
      </w:tr>
      <w:tr w:rsidR="00562F87" w14:paraId="11E7CA17"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BED66F4" w14:textId="77777777" w:rsidR="00562F87" w:rsidRDefault="00562F87">
            <w:pPr>
              <w:pStyle w:val="TableTextNormal"/>
            </w:pPr>
          </w:p>
          <w:p w14:paraId="7D9356D5" w14:textId="77777777" w:rsidR="00562F87" w:rsidRDefault="00A42A00">
            <w:pPr>
              <w:pStyle w:val="TableTextNormal"/>
            </w:pPr>
            <w:r>
              <w:rPr>
                <w:noProof/>
                <w:sz w:val="0"/>
                <w:szCs w:val="0"/>
              </w:rPr>
              <w:drawing>
                <wp:inline distT="0" distB="0" distL="0" distR="0" wp14:anchorId="432ED65F" wp14:editId="76E2C656">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Likely to Change :   Public  = 4</w:t>
            </w:r>
          </w:p>
          <w:p w14:paraId="1877326D" w14:textId="77777777" w:rsidR="00562F87" w:rsidRDefault="00562F87">
            <w:pPr>
              <w:pStyle w:val="TableTextNormal"/>
              <w:tabs>
                <w:tab w:val="left" w:pos="540"/>
              </w:tabs>
            </w:pPr>
          </w:p>
          <w:p w14:paraId="2FD63B9E" w14:textId="77777777" w:rsidR="00562F87" w:rsidRDefault="00A42A00">
            <w:pPr>
              <w:pStyle w:val="TableTextNormal"/>
            </w:pPr>
            <w:r>
              <w:t>Continuous or frequent change to non-bathymetric features (for example river siltation, glacier creep/recession, sand dunes, buoys, marine farms, etc.).</w:t>
            </w:r>
          </w:p>
          <w:p w14:paraId="48B9E2D5" w14:textId="77777777" w:rsidR="00562F87" w:rsidRDefault="00A42A00">
            <w:pPr>
              <w:pStyle w:val="TableTextNormal"/>
              <w:tabs>
                <w:tab w:val="left" w:pos="1440"/>
              </w:tabs>
              <w:jc w:val="right"/>
            </w:pPr>
            <w:r>
              <w:rPr>
                <w:rStyle w:val="TableFieldLabel"/>
              </w:rPr>
              <w:t>[ Is static True. Containment is Not Specified. ]</w:t>
            </w:r>
          </w:p>
          <w:p w14:paraId="1E3FD554" w14:textId="77777777" w:rsidR="00562F87" w:rsidRDefault="00562F87">
            <w:pPr>
              <w:pStyle w:val="TableTextNormal"/>
              <w:tabs>
                <w:tab w:val="left" w:pos="720"/>
              </w:tabs>
            </w:pPr>
          </w:p>
        </w:tc>
      </w:tr>
      <w:tr w:rsidR="00562F87" w14:paraId="2B1EE95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4408E47" w14:textId="77777777" w:rsidR="00562F87" w:rsidRDefault="00562F87">
            <w:pPr>
              <w:pStyle w:val="TableTextNormal"/>
            </w:pPr>
          </w:p>
          <w:p w14:paraId="3B9EFCEE" w14:textId="77777777" w:rsidR="00562F87" w:rsidRDefault="00A42A00">
            <w:pPr>
              <w:pStyle w:val="TableTextNormal"/>
            </w:pPr>
            <w:r>
              <w:rPr>
                <w:noProof/>
                <w:sz w:val="0"/>
                <w:szCs w:val="0"/>
              </w:rPr>
              <w:drawing>
                <wp:inline distT="0" distB="0" distL="0" distR="0" wp14:anchorId="74DFCA8C" wp14:editId="486A600F">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Unlikely to Change :   Public  = 5</w:t>
            </w:r>
          </w:p>
          <w:p w14:paraId="5D5A06B5" w14:textId="77777777" w:rsidR="00562F87" w:rsidRDefault="00562F87">
            <w:pPr>
              <w:pStyle w:val="TableTextNormal"/>
              <w:tabs>
                <w:tab w:val="left" w:pos="540"/>
              </w:tabs>
            </w:pPr>
          </w:p>
          <w:p w14:paraId="61C03C32" w14:textId="77777777" w:rsidR="00562F87" w:rsidRDefault="00A42A00">
            <w:pPr>
              <w:pStyle w:val="TableTextNormal"/>
            </w:pPr>
            <w:r>
              <w:t>Significant change to the seafloor is not expected.</w:t>
            </w:r>
          </w:p>
          <w:p w14:paraId="26D24054" w14:textId="77777777" w:rsidR="00562F87" w:rsidRDefault="00A42A00">
            <w:pPr>
              <w:pStyle w:val="TableTextNormal"/>
              <w:tabs>
                <w:tab w:val="left" w:pos="1440"/>
              </w:tabs>
              <w:jc w:val="right"/>
            </w:pPr>
            <w:r>
              <w:rPr>
                <w:rStyle w:val="TableFieldLabel"/>
              </w:rPr>
              <w:t>[ Is static True. Containment is Not Specified. ]</w:t>
            </w:r>
          </w:p>
          <w:p w14:paraId="6AFA9B26" w14:textId="77777777" w:rsidR="00562F87" w:rsidRDefault="00562F87">
            <w:pPr>
              <w:pStyle w:val="TableTextNormal"/>
              <w:tabs>
                <w:tab w:val="left" w:pos="720"/>
              </w:tabs>
            </w:pPr>
          </w:p>
        </w:tc>
      </w:tr>
      <w:tr w:rsidR="00562F87" w14:paraId="489A608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5BEA2457" w14:textId="77777777" w:rsidR="00562F87" w:rsidRDefault="00562F87">
            <w:pPr>
              <w:pStyle w:val="TableTextNormal"/>
            </w:pPr>
          </w:p>
          <w:p w14:paraId="4080FBDE" w14:textId="77777777" w:rsidR="00562F87" w:rsidRDefault="00A42A00">
            <w:pPr>
              <w:pStyle w:val="TableTextNormal"/>
            </w:pPr>
            <w:r>
              <w:rPr>
                <w:noProof/>
                <w:sz w:val="0"/>
                <w:szCs w:val="0"/>
              </w:rPr>
              <w:drawing>
                <wp:inline distT="0" distB="0" distL="0" distR="0" wp14:anchorId="33F3FB63" wp14:editId="31FFD9EF">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Unassessed :   Public  = 6</w:t>
            </w:r>
          </w:p>
          <w:p w14:paraId="2F4B3A75" w14:textId="77777777" w:rsidR="00562F87" w:rsidRDefault="00562F87">
            <w:pPr>
              <w:pStyle w:val="TableTextNormal"/>
              <w:tabs>
                <w:tab w:val="left" w:pos="540"/>
              </w:tabs>
            </w:pPr>
          </w:p>
          <w:p w14:paraId="740E66EE" w14:textId="77777777" w:rsidR="00562F87" w:rsidRDefault="00A42A00">
            <w:pPr>
              <w:pStyle w:val="TableTextNormal"/>
            </w:pPr>
            <w:r>
              <w:t>Temporal variation not assessed or cannot be determined</w:t>
            </w:r>
          </w:p>
          <w:p w14:paraId="678F9CCA" w14:textId="77777777" w:rsidR="00562F87" w:rsidRDefault="00562F87">
            <w:pPr>
              <w:pStyle w:val="TableTextNormal"/>
              <w:rPr>
                <w:rStyle w:val="TableFieldLabel"/>
              </w:rPr>
            </w:pPr>
          </w:p>
          <w:p w14:paraId="0B7ED39E" w14:textId="77777777" w:rsidR="00562F87" w:rsidRDefault="00A42A00">
            <w:pPr>
              <w:pStyle w:val="TableTextNormal"/>
              <w:ind w:left="540"/>
            </w:pPr>
            <w:r>
              <w:rPr>
                <w:rStyle w:val="TableFieldLabel"/>
              </w:rPr>
              <w:t>Properties:</w:t>
            </w:r>
          </w:p>
          <w:p w14:paraId="1B890CE6" w14:textId="77777777" w:rsidR="00562F87" w:rsidRDefault="00A42A00">
            <w:pPr>
              <w:pStyle w:val="TableTextNormal"/>
              <w:ind w:left="720"/>
            </w:pPr>
            <w:r>
              <w:t>S127:suppress = 1</w:t>
            </w:r>
          </w:p>
          <w:p w14:paraId="73C08561" w14:textId="77777777" w:rsidR="00562F87" w:rsidRDefault="00A42A00">
            <w:pPr>
              <w:pStyle w:val="TableTextNormal"/>
              <w:tabs>
                <w:tab w:val="left" w:pos="1440"/>
              </w:tabs>
              <w:jc w:val="right"/>
            </w:pPr>
            <w:r>
              <w:rPr>
                <w:rStyle w:val="TableFieldLabel"/>
              </w:rPr>
              <w:t>[ Is static True. Containment is Not Specified. ]</w:t>
            </w:r>
          </w:p>
          <w:p w14:paraId="3BC9D26D" w14:textId="77777777" w:rsidR="00562F87" w:rsidRDefault="00562F87">
            <w:pPr>
              <w:pStyle w:val="TableTextNormal"/>
              <w:tabs>
                <w:tab w:val="left" w:pos="720"/>
              </w:tabs>
            </w:pPr>
          </w:p>
        </w:tc>
      </w:tr>
    </w:tbl>
    <w:p w14:paraId="65773A4B" w14:textId="77777777" w:rsidR="00562F87" w:rsidRDefault="00562F87">
      <w:pPr>
        <w:pStyle w:val="Notes"/>
      </w:pPr>
    </w:p>
    <w:p w14:paraId="2A04421D" w14:textId="77777777" w:rsidR="00562F87" w:rsidRDefault="00A42A00">
      <w:pPr>
        <w:pStyle w:val="Notes"/>
      </w:pPr>
      <w:r>
        <w:t xml:space="preserve">  </w:t>
      </w:r>
      <w:r>
        <w:rPr>
          <w:color w:val="5F5F5F"/>
        </w:rPr>
        <w:t xml:space="preserve">  </w:t>
      </w:r>
      <w:bookmarkEnd w:id="404"/>
      <w:bookmarkEnd w:id="405"/>
      <w:bookmarkEnd w:id="433"/>
    </w:p>
    <w:p w14:paraId="00691779" w14:textId="77777777" w:rsidR="00562F87" w:rsidRDefault="00562F87">
      <w:pPr>
        <w:pStyle w:val="Notes"/>
      </w:pPr>
    </w:p>
    <w:p w14:paraId="5AB634A1" w14:textId="77777777" w:rsidR="00562F87" w:rsidRDefault="00A42A00">
      <w:bookmarkStart w:id="435" w:name="S_127_CARTOGRAPHIC_FEATURES"/>
      <w:bookmarkStart w:id="436" w:name="BKM_D7B68DC0_4AB5_4966_93A9_EEC97E473E9A"/>
      <w:r>
        <w:rPr>
          <w:rFonts w:ascii="Times New Roman" w:eastAsia="Times New Roman" w:hAnsi="Times New Roman" w:cs="Times New Roman"/>
          <w:sz w:val="20"/>
          <w:szCs w:val="20"/>
        </w:rPr>
        <w:br w:type="page"/>
      </w:r>
    </w:p>
    <w:p w14:paraId="1B0DDCC2" w14:textId="77777777" w:rsidR="00562F87" w:rsidRDefault="00A42A00">
      <w:pPr>
        <w:pStyle w:val="Heading2"/>
      </w:pPr>
      <w:bookmarkStart w:id="437" w:name="_Toc25000252"/>
      <w:r>
        <w:lastRenderedPageBreak/>
        <w:t>S-127 Cartographic Features</w:t>
      </w:r>
      <w:bookmarkEnd w:id="437"/>
    </w:p>
    <w:p w14:paraId="7DDABF49" w14:textId="77777777" w:rsidR="00562F87" w:rsidRDefault="00A42A00">
      <w:pPr>
        <w:pStyle w:val="Notes"/>
      </w:pPr>
      <w:r>
        <w:rPr>
          <w:rStyle w:val="Italics"/>
        </w:rPr>
        <w:t>Package in package 'S-127 V1.0'</w:t>
      </w:r>
    </w:p>
    <w:p w14:paraId="4BE9584B" w14:textId="77777777" w:rsidR="00562F87" w:rsidRDefault="00562F87">
      <w:pPr>
        <w:pStyle w:val="Notes"/>
      </w:pPr>
    </w:p>
    <w:p w14:paraId="51ED09FD" w14:textId="77777777" w:rsidR="00562F87" w:rsidRDefault="00A42A00">
      <w:pPr>
        <w:pStyle w:val="Properties"/>
        <w:tabs>
          <w:tab w:val="left" w:pos="720"/>
        </w:tabs>
      </w:pPr>
      <w:r>
        <w:t>S-127 Cartographic Features</w:t>
      </w:r>
    </w:p>
    <w:p w14:paraId="0DA51976" w14:textId="77777777" w:rsidR="00562F87" w:rsidRDefault="00A42A00">
      <w:pPr>
        <w:pStyle w:val="Properties"/>
        <w:tabs>
          <w:tab w:val="left" w:pos="720"/>
        </w:tabs>
      </w:pPr>
      <w:r>
        <w:t>Version 1.0  Phase 1.0  Proposed</w:t>
      </w:r>
    </w:p>
    <w:p w14:paraId="11CE8296" w14:textId="77777777" w:rsidR="00562F87" w:rsidRDefault="00A42A00">
      <w:pPr>
        <w:pStyle w:val="Properties"/>
        <w:tabs>
          <w:tab w:val="left" w:pos="720"/>
        </w:tabs>
      </w:pPr>
      <w:proofErr w:type="spellStart"/>
      <w:r>
        <w:t>raphaelm</w:t>
      </w:r>
      <w:proofErr w:type="spellEnd"/>
      <w:r>
        <w:t xml:space="preserve"> created on 01-Jan-2018.  Last modified 01-Jan-2018</w:t>
      </w:r>
    </w:p>
    <w:p w14:paraId="3A74693E" w14:textId="77777777" w:rsidR="00562F87" w:rsidRDefault="00A42A00">
      <w:pPr>
        <w:pStyle w:val="Properties"/>
        <w:tabs>
          <w:tab w:val="left" w:pos="720"/>
        </w:tabs>
      </w:pPr>
      <w:r>
        <w:t xml:space="preserve">Alias </w:t>
      </w:r>
    </w:p>
    <w:p w14:paraId="1EF64492" w14:textId="77777777" w:rsidR="00562F87" w:rsidRDefault="00562F87">
      <w:pPr>
        <w:rPr>
          <w:sz w:val="20"/>
          <w:szCs w:val="20"/>
        </w:rPr>
      </w:pPr>
    </w:p>
    <w:p w14:paraId="68B14EBB" w14:textId="77777777" w:rsidR="00562F87" w:rsidRDefault="00562F87">
      <w:pPr>
        <w:rPr>
          <w:sz w:val="20"/>
          <w:szCs w:val="20"/>
        </w:rPr>
      </w:pPr>
    </w:p>
    <w:p w14:paraId="752656E3" w14:textId="77777777" w:rsidR="00562F87" w:rsidRDefault="00562F87">
      <w:pPr>
        <w:rPr>
          <w:sz w:val="20"/>
          <w:szCs w:val="20"/>
        </w:rPr>
      </w:pPr>
    </w:p>
    <w:p w14:paraId="5AE04570" w14:textId="77777777" w:rsidR="00562F87" w:rsidRDefault="00562F87">
      <w:pPr>
        <w:rPr>
          <w:sz w:val="20"/>
          <w:szCs w:val="20"/>
        </w:rPr>
      </w:pPr>
    </w:p>
    <w:p w14:paraId="68D4C701" w14:textId="77777777" w:rsidR="00562F87" w:rsidRDefault="00562F87">
      <w:pPr>
        <w:rPr>
          <w:sz w:val="20"/>
          <w:szCs w:val="20"/>
        </w:rPr>
      </w:pPr>
    </w:p>
    <w:p w14:paraId="45E37217" w14:textId="77777777" w:rsidR="00562F87" w:rsidRDefault="00A42A00">
      <w:pPr>
        <w:pStyle w:val="Heading3"/>
      </w:pPr>
      <w:bookmarkStart w:id="438" w:name="BKM_E689A8FA_A2A8_48A5_830F_4EB80CD8E83A"/>
      <w:bookmarkStart w:id="439" w:name="_Toc25000253"/>
      <w:r>
        <w:t>S-127 Cartographic Features diagram</w:t>
      </w:r>
      <w:bookmarkEnd w:id="439"/>
    </w:p>
    <w:p w14:paraId="419CB871" w14:textId="77777777" w:rsidR="00562F87" w:rsidRDefault="00A42A00">
      <w:pPr>
        <w:pStyle w:val="Notes"/>
      </w:pPr>
      <w:r>
        <w:rPr>
          <w:rStyle w:val="Italics"/>
        </w:rPr>
        <w:t>Class diagram in package 'S-127 Cartographic Features'</w:t>
      </w:r>
    </w:p>
    <w:p w14:paraId="345CA9F5" w14:textId="77777777" w:rsidR="00562F87" w:rsidRDefault="00562F87">
      <w:pPr>
        <w:pStyle w:val="Notes"/>
      </w:pPr>
    </w:p>
    <w:p w14:paraId="61F0ECDA" w14:textId="77777777" w:rsidR="00562F87" w:rsidRDefault="00A42A00">
      <w:pPr>
        <w:pStyle w:val="Properties"/>
        <w:tabs>
          <w:tab w:val="left" w:pos="720"/>
        </w:tabs>
      </w:pPr>
      <w:r>
        <w:t xml:space="preserve">S-127 Cartographic Features </w:t>
      </w:r>
    </w:p>
    <w:p w14:paraId="72BB40A8" w14:textId="77777777" w:rsidR="00562F87" w:rsidRDefault="00A42A00">
      <w:pPr>
        <w:pStyle w:val="Properties"/>
        <w:tabs>
          <w:tab w:val="left" w:pos="720"/>
        </w:tabs>
      </w:pPr>
      <w:r>
        <w:t>Version 1.0</w:t>
      </w:r>
    </w:p>
    <w:p w14:paraId="14AC6897" w14:textId="77777777" w:rsidR="00562F87" w:rsidRDefault="00A42A00">
      <w:pPr>
        <w:pStyle w:val="Properties"/>
        <w:tabs>
          <w:tab w:val="left" w:pos="720"/>
        </w:tabs>
      </w:pPr>
      <w:proofErr w:type="spellStart"/>
      <w:r>
        <w:t>raphaelm</w:t>
      </w:r>
      <w:proofErr w:type="spellEnd"/>
      <w:r>
        <w:t xml:space="preserve"> created on 01-Jan-2018.  Last modified 21-Aug-2018</w:t>
      </w:r>
    </w:p>
    <w:p w14:paraId="35353090" w14:textId="77777777" w:rsidR="00562F87" w:rsidRDefault="00562F87">
      <w:pPr>
        <w:rPr>
          <w:sz w:val="20"/>
          <w:szCs w:val="20"/>
        </w:rPr>
      </w:pPr>
    </w:p>
    <w:p w14:paraId="5494D7A2" w14:textId="77777777" w:rsidR="00562F87" w:rsidRDefault="00A42A00">
      <w:pPr>
        <w:pStyle w:val="DiagramImage"/>
        <w:rPr>
          <w:sz w:val="20"/>
          <w:szCs w:val="20"/>
        </w:rPr>
      </w:pPr>
      <w:r>
        <w:rPr>
          <w:noProof/>
          <w:sz w:val="0"/>
          <w:szCs w:val="0"/>
        </w:rPr>
        <w:drawing>
          <wp:inline distT="0" distB="0" distL="0" distR="0" wp14:anchorId="3F587EEA" wp14:editId="4109AFB9">
            <wp:extent cx="5387340" cy="15240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pic:cNvPicPr/>
                  </pic:nvPicPr>
                  <pic:blipFill>
                    <a:blip r:embed="rId50"/>
                    <a:stretch>
                      <a:fillRect/>
                    </a:stretch>
                  </pic:blipFill>
                  <pic:spPr bwMode="auto">
                    <a:xfrm>
                      <a:off x="0" y="0"/>
                      <a:ext cx="5387340" cy="1524000"/>
                    </a:xfrm>
                    <a:prstGeom prst="rect">
                      <a:avLst/>
                    </a:prstGeom>
                    <a:noFill/>
                    <a:ln w="9525">
                      <a:noFill/>
                      <a:miter lim="800000"/>
                      <a:headEnd/>
                      <a:tailEnd/>
                    </a:ln>
                  </pic:spPr>
                </pic:pic>
              </a:graphicData>
            </a:graphic>
          </wp:inline>
        </w:drawing>
      </w:r>
    </w:p>
    <w:p w14:paraId="6D213B17" w14:textId="77777777" w:rsidR="00562F87" w:rsidRDefault="00562F87">
      <w:pPr>
        <w:pStyle w:val="DiagramImage"/>
        <w:rPr>
          <w:sz w:val="20"/>
          <w:szCs w:val="20"/>
        </w:rPr>
      </w:pPr>
    </w:p>
    <w:p w14:paraId="2EE4C802" w14:textId="77777777" w:rsidR="00562F87" w:rsidRDefault="00A42A00">
      <w:pPr>
        <w:pStyle w:val="DiagramLabel"/>
      </w:pPr>
      <w:r>
        <w:t>S-127 Cartographic Features</w:t>
      </w:r>
    </w:p>
    <w:p w14:paraId="19D9C8E0" w14:textId="77777777" w:rsidR="00562F87" w:rsidRDefault="00562F87">
      <w:pPr>
        <w:pStyle w:val="Notes"/>
      </w:pPr>
    </w:p>
    <w:p w14:paraId="52FBEC2D" w14:textId="77777777" w:rsidR="00562F87" w:rsidRDefault="00A42A00">
      <w:pPr>
        <w:rPr>
          <w:sz w:val="20"/>
          <w:szCs w:val="20"/>
        </w:rPr>
      </w:pPr>
      <w:r>
        <w:rPr>
          <w:rFonts w:ascii="Times New Roman" w:eastAsia="Times New Roman" w:hAnsi="Times New Roman" w:cs="Times New Roman"/>
          <w:sz w:val="20"/>
          <w:szCs w:val="20"/>
        </w:rPr>
        <w:t xml:space="preserve"> </w:t>
      </w:r>
      <w:bookmarkEnd w:id="438"/>
    </w:p>
    <w:p w14:paraId="25A05A08" w14:textId="77777777" w:rsidR="00562F87" w:rsidRDefault="00562F87">
      <w:pPr>
        <w:rPr>
          <w:sz w:val="20"/>
          <w:szCs w:val="20"/>
        </w:rPr>
      </w:pPr>
    </w:p>
    <w:p w14:paraId="13AABD06" w14:textId="77777777" w:rsidR="00562F87" w:rsidRDefault="00A42A00">
      <w:pPr>
        <w:pStyle w:val="Heading3"/>
      </w:pPr>
      <w:bookmarkStart w:id="440" w:name="BKM_6F8DA7AF_BDEF_4E2B_9C51_B39CE37D1EA9"/>
      <w:bookmarkStart w:id="441" w:name="_Toc25000254"/>
      <w:proofErr w:type="spellStart"/>
      <w:r>
        <w:t>textJustification</w:t>
      </w:r>
      <w:bookmarkEnd w:id="441"/>
      <w:proofErr w:type="spellEnd"/>
    </w:p>
    <w:p w14:paraId="18225A09" w14:textId="77777777" w:rsidR="00562F87" w:rsidRDefault="00A42A00">
      <w:pPr>
        <w:pStyle w:val="Notes"/>
      </w:pPr>
      <w:r>
        <w:rPr>
          <w:rStyle w:val="Italics"/>
        </w:rPr>
        <w:t>Enumeration in package 'S-127 Cartographic Features'</w:t>
      </w:r>
    </w:p>
    <w:p w14:paraId="78E4D05A" w14:textId="77777777" w:rsidR="00562F87" w:rsidRDefault="00562F87">
      <w:pPr>
        <w:pStyle w:val="Notes"/>
        <w:tabs>
          <w:tab w:val="left" w:pos="720"/>
        </w:tabs>
      </w:pPr>
    </w:p>
    <w:p w14:paraId="7D19F8AA" w14:textId="77777777" w:rsidR="00562F87" w:rsidRDefault="00A42A00">
      <w:pPr>
        <w:pStyle w:val="Notes"/>
      </w:pPr>
      <w:r>
        <w:t>The anchor point of a text string.</w:t>
      </w:r>
    </w:p>
    <w:p w14:paraId="68658838" w14:textId="77777777" w:rsidR="00562F87" w:rsidRDefault="00562F87">
      <w:pPr>
        <w:pStyle w:val="Notes"/>
      </w:pPr>
    </w:p>
    <w:p w14:paraId="1A27ACEE" w14:textId="77777777" w:rsidR="00562F87" w:rsidRDefault="00A42A00">
      <w:pPr>
        <w:pStyle w:val="Properties"/>
      </w:pPr>
      <w:proofErr w:type="spellStart"/>
      <w:r>
        <w:t>textJustification</w:t>
      </w:r>
      <w:proofErr w:type="spellEnd"/>
      <w:r>
        <w:t xml:space="preserve"> </w:t>
      </w:r>
    </w:p>
    <w:p w14:paraId="7F21DF1A" w14:textId="77777777" w:rsidR="00562F87" w:rsidRDefault="00A42A00">
      <w:pPr>
        <w:pStyle w:val="Properties"/>
      </w:pPr>
      <w:r>
        <w:t>Version 1.0  Phase 1.0  Proposed</w:t>
      </w:r>
    </w:p>
    <w:p w14:paraId="5178F4EF" w14:textId="77777777" w:rsidR="00562F87" w:rsidRDefault="00A42A00">
      <w:pPr>
        <w:pStyle w:val="Properties"/>
      </w:pPr>
      <w:proofErr w:type="spellStart"/>
      <w:r>
        <w:t>raphaelm</w:t>
      </w:r>
      <w:proofErr w:type="spellEnd"/>
      <w:r>
        <w:t xml:space="preserve"> created on 01-Jan-2018.  Last modified 20-Aug-2018</w:t>
      </w:r>
    </w:p>
    <w:p w14:paraId="285964D8"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774741FC"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87E7B27" w14:textId="77777777" w:rsidR="00562F87" w:rsidRDefault="00A42A00">
            <w:pPr>
              <w:pStyle w:val="TableHeadingLight"/>
            </w:pPr>
            <w:r>
              <w:t>ATTRIBUTES</w:t>
            </w:r>
          </w:p>
        </w:tc>
      </w:tr>
      <w:tr w:rsidR="00562F87" w14:paraId="19611A6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03BB50F1" w14:textId="77777777" w:rsidR="00562F87" w:rsidRDefault="00562F87">
            <w:pPr>
              <w:pStyle w:val="TableTextNormal"/>
            </w:pPr>
          </w:p>
          <w:p w14:paraId="441CF2B6" w14:textId="77777777" w:rsidR="00562F87" w:rsidRDefault="00A42A00">
            <w:pPr>
              <w:pStyle w:val="TableTextNormal"/>
            </w:pPr>
            <w:r>
              <w:rPr>
                <w:noProof/>
                <w:sz w:val="0"/>
                <w:szCs w:val="0"/>
              </w:rPr>
              <w:drawing>
                <wp:inline distT="0" distB="0" distL="0" distR="0" wp14:anchorId="2BA72872" wp14:editId="46C767E5">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left :   Public  = 1</w:t>
            </w:r>
          </w:p>
          <w:p w14:paraId="2597FCB2" w14:textId="77777777" w:rsidR="00562F87" w:rsidRDefault="00562F87">
            <w:pPr>
              <w:pStyle w:val="TableTextNormal"/>
              <w:tabs>
                <w:tab w:val="left" w:pos="540"/>
              </w:tabs>
            </w:pPr>
          </w:p>
          <w:p w14:paraId="52C60491" w14:textId="77777777" w:rsidR="00562F87" w:rsidRDefault="00A42A00">
            <w:pPr>
              <w:pStyle w:val="TableTextNormal"/>
            </w:pPr>
            <w:r>
              <w:t>The anchor point is at the start of the text string.</w:t>
            </w:r>
          </w:p>
          <w:p w14:paraId="11AA089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318617F" w14:textId="77777777" w:rsidR="00562F87" w:rsidRDefault="00562F87">
            <w:pPr>
              <w:pStyle w:val="TableTextNormal"/>
              <w:tabs>
                <w:tab w:val="left" w:pos="720"/>
              </w:tabs>
            </w:pPr>
          </w:p>
        </w:tc>
      </w:tr>
      <w:tr w:rsidR="00562F87" w14:paraId="0BBAA99C"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3D3ED662" w14:textId="77777777" w:rsidR="00562F87" w:rsidRDefault="00562F87">
            <w:pPr>
              <w:pStyle w:val="TableTextNormal"/>
            </w:pPr>
          </w:p>
          <w:p w14:paraId="2EB335D5" w14:textId="77777777" w:rsidR="00562F87" w:rsidRDefault="00A42A00">
            <w:pPr>
              <w:pStyle w:val="TableTextNormal"/>
            </w:pPr>
            <w:r>
              <w:rPr>
                <w:noProof/>
                <w:sz w:val="0"/>
                <w:szCs w:val="0"/>
              </w:rPr>
              <w:drawing>
                <wp:inline distT="0" distB="0" distL="0" distR="0" wp14:anchorId="6AE984CB" wp14:editId="1B986053">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centred</w:t>
            </w:r>
            <w:proofErr w:type="spellEnd"/>
            <w:r>
              <w:t xml:space="preserve"> :   Public  = 2</w:t>
            </w:r>
          </w:p>
          <w:p w14:paraId="2C250A1E" w14:textId="77777777" w:rsidR="00562F87" w:rsidRDefault="00562F87">
            <w:pPr>
              <w:pStyle w:val="TableTextNormal"/>
              <w:tabs>
                <w:tab w:val="left" w:pos="540"/>
              </w:tabs>
            </w:pPr>
          </w:p>
          <w:p w14:paraId="2401DD4B" w14:textId="77777777" w:rsidR="00562F87" w:rsidRDefault="00A42A00">
            <w:pPr>
              <w:pStyle w:val="TableTextNormal"/>
            </w:pPr>
            <w:r>
              <w:t xml:space="preserve">The anchor point is at the </w:t>
            </w:r>
            <w:proofErr w:type="spellStart"/>
            <w:r>
              <w:t>centre</w:t>
            </w:r>
            <w:proofErr w:type="spellEnd"/>
            <w:r>
              <w:t xml:space="preserve"> of the text string.</w:t>
            </w:r>
          </w:p>
          <w:p w14:paraId="76934927"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0B6A653E" w14:textId="77777777" w:rsidR="00562F87" w:rsidRDefault="00562F87">
            <w:pPr>
              <w:pStyle w:val="TableTextNormal"/>
              <w:tabs>
                <w:tab w:val="left" w:pos="720"/>
              </w:tabs>
            </w:pPr>
          </w:p>
        </w:tc>
      </w:tr>
      <w:tr w:rsidR="00562F87" w14:paraId="4FD8E5F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13096DFD" w14:textId="77777777" w:rsidR="00562F87" w:rsidRDefault="00562F87">
            <w:pPr>
              <w:pStyle w:val="TableTextNormal"/>
            </w:pPr>
          </w:p>
          <w:p w14:paraId="6BCD2BBE" w14:textId="77777777" w:rsidR="00562F87" w:rsidRDefault="00A42A00">
            <w:pPr>
              <w:pStyle w:val="TableTextNormal"/>
            </w:pPr>
            <w:r>
              <w:rPr>
                <w:noProof/>
                <w:sz w:val="0"/>
                <w:szCs w:val="0"/>
              </w:rPr>
              <w:drawing>
                <wp:inline distT="0" distB="0" distL="0" distR="0" wp14:anchorId="3FB41E4E" wp14:editId="7BFB5B1E">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right :   Public  = 3</w:t>
            </w:r>
          </w:p>
          <w:p w14:paraId="39141800" w14:textId="77777777" w:rsidR="00562F87" w:rsidRDefault="00562F87">
            <w:pPr>
              <w:pStyle w:val="TableTextNormal"/>
              <w:tabs>
                <w:tab w:val="left" w:pos="540"/>
              </w:tabs>
            </w:pPr>
          </w:p>
          <w:p w14:paraId="52E99B21" w14:textId="77777777" w:rsidR="00562F87" w:rsidRDefault="00A42A00">
            <w:pPr>
              <w:pStyle w:val="TableTextNormal"/>
            </w:pPr>
            <w:r>
              <w:t>The anchor point is at the end of the text string.</w:t>
            </w:r>
          </w:p>
          <w:p w14:paraId="66F126BD"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4C681420" w14:textId="77777777" w:rsidR="00562F87" w:rsidRDefault="00562F87">
            <w:pPr>
              <w:pStyle w:val="TableTextNormal"/>
              <w:tabs>
                <w:tab w:val="left" w:pos="720"/>
              </w:tabs>
            </w:pPr>
          </w:p>
        </w:tc>
      </w:tr>
    </w:tbl>
    <w:p w14:paraId="4EFA31FB" w14:textId="77777777" w:rsidR="00562F87" w:rsidRDefault="00562F87">
      <w:pPr>
        <w:pStyle w:val="Notes"/>
      </w:pPr>
    </w:p>
    <w:p w14:paraId="6F5C4572" w14:textId="77777777" w:rsidR="00562F87" w:rsidRDefault="00A42A00">
      <w:pPr>
        <w:pStyle w:val="Notes"/>
      </w:pPr>
      <w:r>
        <w:t xml:space="preserve">  </w:t>
      </w:r>
      <w:bookmarkEnd w:id="440"/>
    </w:p>
    <w:p w14:paraId="41E10965" w14:textId="77777777" w:rsidR="00562F87" w:rsidRDefault="00562F87">
      <w:pPr>
        <w:pStyle w:val="Notes"/>
      </w:pPr>
    </w:p>
    <w:p w14:paraId="71323F94" w14:textId="77777777" w:rsidR="00562F87" w:rsidRDefault="00A42A00">
      <w:pPr>
        <w:pStyle w:val="Heading3"/>
      </w:pPr>
      <w:bookmarkStart w:id="442" w:name="BKM_58D96937_B682_47A2_8934_625DBE898CDD"/>
      <w:bookmarkStart w:id="443" w:name="_Toc25000255"/>
      <w:proofErr w:type="spellStart"/>
      <w:r>
        <w:t>TextPlacement</w:t>
      </w:r>
      <w:bookmarkEnd w:id="443"/>
      <w:proofErr w:type="spellEnd"/>
    </w:p>
    <w:p w14:paraId="2FBE1371" w14:textId="77777777" w:rsidR="00562F87" w:rsidRDefault="00A42A00">
      <w:pPr>
        <w:pStyle w:val="Notes"/>
      </w:pPr>
      <w:r>
        <w:rPr>
          <w:rStyle w:val="Italics"/>
        </w:rPr>
        <w:t>Class «</w:t>
      </w:r>
      <w:proofErr w:type="spellStart"/>
      <w:r>
        <w:rPr>
          <w:rStyle w:val="Italics"/>
        </w:rPr>
        <w:t>FeatureType</w:t>
      </w:r>
      <w:proofErr w:type="spellEnd"/>
      <w:r>
        <w:rPr>
          <w:rStyle w:val="Italics"/>
        </w:rPr>
        <w:t>» in package 'S-127 Cartographic Features'</w:t>
      </w:r>
    </w:p>
    <w:p w14:paraId="29FCA780" w14:textId="77777777" w:rsidR="00562F87" w:rsidRDefault="00562F87">
      <w:pPr>
        <w:pStyle w:val="Notes"/>
        <w:tabs>
          <w:tab w:val="left" w:pos="720"/>
        </w:tabs>
      </w:pPr>
    </w:p>
    <w:p w14:paraId="5CB29DFC" w14:textId="77777777" w:rsidR="00562F87" w:rsidRDefault="00A42A00">
      <w:pPr>
        <w:pStyle w:val="Notes"/>
      </w:pPr>
      <w:r>
        <w:t>The Text Placement feature is used in association with the Feature</w:t>
      </w:r>
    </w:p>
    <w:p w14:paraId="4B63A723" w14:textId="77777777" w:rsidR="00562F87" w:rsidRDefault="00A42A00">
      <w:pPr>
        <w:pStyle w:val="Notes"/>
      </w:pPr>
      <w:r>
        <w:t xml:space="preserve">Name attribute or a light description to </w:t>
      </w:r>
      <w:proofErr w:type="spellStart"/>
      <w:r>
        <w:t>optimise</w:t>
      </w:r>
      <w:proofErr w:type="spellEnd"/>
      <w:r>
        <w:t xml:space="preserve"> text positioning in ECDIS.</w:t>
      </w:r>
    </w:p>
    <w:p w14:paraId="490FB458" w14:textId="77777777" w:rsidR="00562F87" w:rsidRDefault="00562F87">
      <w:pPr>
        <w:pStyle w:val="Notes"/>
      </w:pPr>
    </w:p>
    <w:p w14:paraId="7A866A82" w14:textId="77777777" w:rsidR="00562F87" w:rsidRDefault="00A42A00">
      <w:pPr>
        <w:pStyle w:val="Notes"/>
      </w:pPr>
      <w:r>
        <w:t>Remarks:</w:t>
      </w:r>
    </w:p>
    <w:p w14:paraId="11B0F591" w14:textId="77777777" w:rsidR="00562F87" w:rsidRDefault="00A42A00">
      <w:pPr>
        <w:pStyle w:val="Notes"/>
        <w:numPr>
          <w:ilvl w:val="0"/>
          <w:numId w:val="9"/>
        </w:numPr>
        <w:ind w:left="360" w:hanging="360"/>
      </w:pPr>
      <w:r>
        <w:t xml:space="preserve">The </w:t>
      </w:r>
      <w:r>
        <w:rPr>
          <w:b/>
          <w:color w:val="000000"/>
        </w:rPr>
        <w:t xml:space="preserve">Text Placement </w:t>
      </w:r>
      <w:r>
        <w:t xml:space="preserve">feature is used by the ECDIS to position the associated text, which has been populated using an attribute(s) for the related feature. This attribute is identified by populating the attribute </w:t>
      </w:r>
      <w:r>
        <w:rPr>
          <w:b/>
          <w:color w:val="000000"/>
        </w:rPr>
        <w:t>text type</w:t>
      </w:r>
      <w:r>
        <w:t xml:space="preserve">. Alternatively, the text to be displayed may be encoded using the attribute </w:t>
      </w:r>
      <w:r>
        <w:rPr>
          <w:b/>
          <w:color w:val="000000"/>
        </w:rPr>
        <w:t>text</w:t>
      </w:r>
      <w:r>
        <w:t>.</w:t>
      </w:r>
    </w:p>
    <w:p w14:paraId="4CC9645D" w14:textId="77777777" w:rsidR="00562F87" w:rsidRDefault="00A42A00">
      <w:pPr>
        <w:pStyle w:val="Notes"/>
        <w:numPr>
          <w:ilvl w:val="0"/>
          <w:numId w:val="9"/>
        </w:numPr>
        <w:ind w:left="360" w:hanging="360"/>
      </w:pPr>
      <w:r>
        <w:t xml:space="preserve">Only one of the attributes </w:t>
      </w:r>
      <w:r>
        <w:rPr>
          <w:b/>
          <w:color w:val="000000"/>
        </w:rPr>
        <w:t xml:space="preserve">text </w:t>
      </w:r>
      <w:r>
        <w:t xml:space="preserve">or </w:t>
      </w:r>
      <w:r>
        <w:rPr>
          <w:b/>
          <w:color w:val="000000"/>
        </w:rPr>
        <w:t xml:space="preserve">text type </w:t>
      </w:r>
      <w:r>
        <w:t xml:space="preserve">are allowable for each instance of </w:t>
      </w:r>
      <w:r>
        <w:rPr>
          <w:b/>
          <w:color w:val="000000"/>
        </w:rPr>
        <w:t>Text Placement</w:t>
      </w:r>
      <w:r>
        <w:t>.</w:t>
      </w:r>
    </w:p>
    <w:p w14:paraId="651C0F76" w14:textId="77777777" w:rsidR="00562F87" w:rsidRDefault="00A42A00">
      <w:pPr>
        <w:pStyle w:val="Notes"/>
        <w:numPr>
          <w:ilvl w:val="0"/>
          <w:numId w:val="9"/>
        </w:numPr>
        <w:ind w:left="360" w:hanging="360"/>
      </w:pPr>
      <w:r>
        <w:rPr>
          <w:b/>
          <w:color w:val="000000"/>
        </w:rPr>
        <w:t xml:space="preserve">Text Placement </w:t>
      </w:r>
      <w:r>
        <w:t>should only be associated with features of type point, and used in areas where it is important that text clear navigationally relevant areas, e.g. shipping channels and dredged areas.</w:t>
      </w:r>
    </w:p>
    <w:p w14:paraId="008A0D3E" w14:textId="77777777" w:rsidR="00562F87" w:rsidRDefault="00562F87">
      <w:pPr>
        <w:pStyle w:val="Notes"/>
      </w:pPr>
    </w:p>
    <w:p w14:paraId="4B2AC22A" w14:textId="77777777" w:rsidR="00562F87" w:rsidRDefault="00A42A00">
      <w:pPr>
        <w:pStyle w:val="Properties"/>
      </w:pPr>
      <w:proofErr w:type="spellStart"/>
      <w:r>
        <w:t>TextPlacement</w:t>
      </w:r>
      <w:proofErr w:type="spellEnd"/>
      <w:r>
        <w:t xml:space="preserve"> </w:t>
      </w:r>
    </w:p>
    <w:p w14:paraId="42679967" w14:textId="77777777" w:rsidR="00562F87" w:rsidRDefault="00A42A00">
      <w:pPr>
        <w:pStyle w:val="Properties"/>
      </w:pPr>
      <w:r>
        <w:t>Version 1.0  Phase 1.0  Proposed</w:t>
      </w:r>
    </w:p>
    <w:p w14:paraId="1B74E90D" w14:textId="77777777" w:rsidR="00562F87" w:rsidRDefault="00A42A00">
      <w:pPr>
        <w:pStyle w:val="Properties"/>
      </w:pPr>
      <w:proofErr w:type="spellStart"/>
      <w:r>
        <w:t>raphaelm</w:t>
      </w:r>
      <w:proofErr w:type="spellEnd"/>
      <w:r>
        <w:t xml:space="preserve"> created on 01-Jan-2018.  Last modified 20-Aug-2018</w:t>
      </w:r>
    </w:p>
    <w:p w14:paraId="6F1D4906"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506C4029"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518758F3" w14:textId="77777777" w:rsidR="00562F87" w:rsidRDefault="00A42A00">
            <w:pPr>
              <w:pStyle w:val="TableHeadingLight"/>
            </w:pPr>
            <w:r>
              <w:t>ATTRIBUTES</w:t>
            </w:r>
          </w:p>
        </w:tc>
      </w:tr>
      <w:tr w:rsidR="00562F87" w14:paraId="00DC5C61"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3E65596" w14:textId="77777777" w:rsidR="00562F87" w:rsidRDefault="00562F87">
            <w:pPr>
              <w:pStyle w:val="TableTextNormal"/>
            </w:pPr>
          </w:p>
          <w:p w14:paraId="166E3C87" w14:textId="77777777" w:rsidR="00562F87" w:rsidRDefault="00A42A00">
            <w:pPr>
              <w:pStyle w:val="TableTextNormal"/>
            </w:pPr>
            <w:r>
              <w:rPr>
                <w:noProof/>
                <w:sz w:val="0"/>
                <w:szCs w:val="0"/>
              </w:rPr>
              <w:drawing>
                <wp:inline distT="0" distB="0" distL="0" distR="0" wp14:anchorId="74E3845B" wp14:editId="57599E01">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flipBearing</w:t>
            </w:r>
            <w:proofErr w:type="spellEnd"/>
            <w:r>
              <w:t xml:space="preserve"> : Real  Public</w:t>
            </w:r>
          </w:p>
          <w:p w14:paraId="1E14C323"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1D8EE31E" w14:textId="77777777" w:rsidR="00562F87" w:rsidRDefault="00562F87">
            <w:pPr>
              <w:pStyle w:val="TableTextNormal"/>
              <w:tabs>
                <w:tab w:val="left" w:pos="540"/>
              </w:tabs>
            </w:pPr>
          </w:p>
          <w:p w14:paraId="0DABC1BB" w14:textId="77777777" w:rsidR="00562F87" w:rsidRDefault="00A42A00">
            <w:pPr>
              <w:pStyle w:val="TableTextNormal"/>
            </w:pPr>
            <w:r>
              <w:t>The bearing at which text is re-located to the opposite side of a feature when screen display is oriented away from true north.</w:t>
            </w:r>
          </w:p>
          <w:p w14:paraId="1133CF85" w14:textId="77777777" w:rsidR="00562F87" w:rsidRDefault="00A42A00">
            <w:pPr>
              <w:pStyle w:val="TableTextNormal"/>
              <w:tabs>
                <w:tab w:val="left" w:pos="1440"/>
              </w:tabs>
              <w:jc w:val="right"/>
            </w:pPr>
            <w:r>
              <w:rPr>
                <w:rStyle w:val="TableFieldLabel"/>
              </w:rPr>
              <w:t>[ Stereotype is «S100_Simple». Is static True. Containment is Not Specified. ]</w:t>
            </w:r>
          </w:p>
          <w:p w14:paraId="0BACD7B8" w14:textId="77777777" w:rsidR="00562F87" w:rsidRDefault="00562F87">
            <w:pPr>
              <w:pStyle w:val="TableTextNormal"/>
              <w:tabs>
                <w:tab w:val="left" w:pos="720"/>
              </w:tabs>
            </w:pPr>
          </w:p>
        </w:tc>
      </w:tr>
      <w:tr w:rsidR="00562F87" w14:paraId="23DE62E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D0A100" w14:textId="77777777" w:rsidR="00562F87" w:rsidRDefault="00562F87">
            <w:pPr>
              <w:pStyle w:val="TableTextNormal"/>
            </w:pPr>
          </w:p>
          <w:p w14:paraId="7EBD3378" w14:textId="77777777" w:rsidR="00562F87" w:rsidRDefault="00A42A00">
            <w:pPr>
              <w:pStyle w:val="TableTextNormal"/>
            </w:pPr>
            <w:r>
              <w:rPr>
                <w:noProof/>
                <w:sz w:val="0"/>
                <w:szCs w:val="0"/>
              </w:rPr>
              <w:drawing>
                <wp:inline distT="0" distB="0" distL="0" distR="0" wp14:anchorId="240F6B73" wp14:editId="7E99E182">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scaleMinimum</w:t>
            </w:r>
            <w:proofErr w:type="spellEnd"/>
            <w:r>
              <w:t xml:space="preserve"> : Integer  Public</w:t>
            </w:r>
          </w:p>
          <w:p w14:paraId="3B6C9052" w14:textId="77777777" w:rsidR="00562F87" w:rsidRDefault="00A42A00">
            <w:pPr>
              <w:pStyle w:val="TableTextNormal"/>
              <w:ind w:left="540"/>
            </w:pPr>
            <w:r>
              <w:rPr>
                <w:rStyle w:val="TableFieldLabel"/>
              </w:rPr>
              <w:t>Alias:</w:t>
            </w:r>
            <w:r>
              <w:t xml:space="preserve">  SCAMIN</w:t>
            </w:r>
          </w:p>
          <w:p w14:paraId="4EE9767A"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D72F43E" w14:textId="77777777" w:rsidR="00562F87" w:rsidRDefault="00562F87">
            <w:pPr>
              <w:pStyle w:val="TableTextNormal"/>
            </w:pPr>
          </w:p>
          <w:p w14:paraId="6E10EB20" w14:textId="77777777" w:rsidR="00562F87" w:rsidRDefault="00A42A00">
            <w:pPr>
              <w:pStyle w:val="TableTextNormal"/>
              <w:ind w:left="540"/>
            </w:pPr>
            <w:r>
              <w:rPr>
                <w:rStyle w:val="TableFieldLabel"/>
              </w:rPr>
              <w:t>Constraints:</w:t>
            </w:r>
          </w:p>
          <w:p w14:paraId="1A192D87" w14:textId="77777777" w:rsidR="00562F87" w:rsidRDefault="00A42A00">
            <w:pPr>
              <w:pStyle w:val="TableTextNormal"/>
              <w:ind w:left="720"/>
            </w:pPr>
            <w:r>
              <w:t xml:space="preserve">positive : </w:t>
            </w:r>
          </w:p>
          <w:p w14:paraId="52F4541B" w14:textId="77777777" w:rsidR="00562F87" w:rsidRDefault="00A42A00">
            <w:pPr>
              <w:pStyle w:val="TableTextNormal"/>
              <w:tabs>
                <w:tab w:val="left" w:pos="1440"/>
              </w:tabs>
              <w:jc w:val="right"/>
            </w:pPr>
            <w:r>
              <w:rPr>
                <w:rStyle w:val="TableFieldLabel"/>
              </w:rPr>
              <w:t>[ Stereotype is «S100_Simple». Is static True. Containment is Not Specified. ]</w:t>
            </w:r>
          </w:p>
          <w:p w14:paraId="024B7544" w14:textId="77777777" w:rsidR="00562F87" w:rsidRDefault="00562F87">
            <w:pPr>
              <w:pStyle w:val="TableTextNormal"/>
              <w:tabs>
                <w:tab w:val="left" w:pos="720"/>
              </w:tabs>
            </w:pPr>
          </w:p>
        </w:tc>
      </w:tr>
      <w:tr w:rsidR="00562F87" w14:paraId="6833A4C3"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5862B44" w14:textId="77777777" w:rsidR="00562F87" w:rsidRDefault="00562F87">
            <w:pPr>
              <w:pStyle w:val="TableTextNormal"/>
            </w:pPr>
          </w:p>
          <w:p w14:paraId="2736A247" w14:textId="77777777" w:rsidR="00562F87" w:rsidRDefault="00A42A00">
            <w:pPr>
              <w:pStyle w:val="TableTextNormal"/>
            </w:pPr>
            <w:r>
              <w:rPr>
                <w:noProof/>
                <w:sz w:val="0"/>
                <w:szCs w:val="0"/>
              </w:rPr>
              <w:drawing>
                <wp:inline distT="0" distB="0" distL="0" distR="0" wp14:anchorId="706D240C" wp14:editId="260CC8E3">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textJustification</w:t>
            </w:r>
            <w:proofErr w:type="spellEnd"/>
            <w:r>
              <w:t xml:space="preserve"> : </w:t>
            </w:r>
            <w:proofErr w:type="spellStart"/>
            <w:r>
              <w:t>textJustification</w:t>
            </w:r>
            <w:proofErr w:type="spellEnd"/>
            <w:r>
              <w:t xml:space="preserve">  Public</w:t>
            </w:r>
          </w:p>
          <w:p w14:paraId="75FC37B6" w14:textId="77777777" w:rsidR="00562F87" w:rsidRDefault="00562F87">
            <w:pPr>
              <w:pStyle w:val="TableTextNormal"/>
              <w:tabs>
                <w:tab w:val="left" w:pos="540"/>
              </w:tabs>
            </w:pPr>
          </w:p>
          <w:p w14:paraId="67F22A9D" w14:textId="77777777" w:rsidR="00562F87" w:rsidRDefault="00A42A00">
            <w:pPr>
              <w:pStyle w:val="TableTextNormal"/>
            </w:pPr>
            <w:r>
              <w:t>The anchor point of a text string.</w:t>
            </w:r>
          </w:p>
          <w:p w14:paraId="5059BFA5" w14:textId="77777777" w:rsidR="00562F87" w:rsidRDefault="00A42A00">
            <w:pPr>
              <w:pStyle w:val="TableTextNormal"/>
              <w:tabs>
                <w:tab w:val="left" w:pos="1440"/>
              </w:tabs>
              <w:jc w:val="right"/>
            </w:pPr>
            <w:r>
              <w:rPr>
                <w:rStyle w:val="TableFieldLabel"/>
              </w:rPr>
              <w:t>[ Stereotype is «S100_Simple». Is static True. Containment is Not Specified. ]</w:t>
            </w:r>
          </w:p>
          <w:p w14:paraId="1E1A0B63" w14:textId="77777777" w:rsidR="00562F87" w:rsidRDefault="00562F87">
            <w:pPr>
              <w:pStyle w:val="TableTextNormal"/>
              <w:tabs>
                <w:tab w:val="left" w:pos="720"/>
              </w:tabs>
            </w:pPr>
          </w:p>
        </w:tc>
      </w:tr>
      <w:tr w:rsidR="00562F87" w14:paraId="704D97FF"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2044B7D7" w14:textId="77777777" w:rsidR="00562F87" w:rsidRDefault="00562F87">
            <w:pPr>
              <w:pStyle w:val="TableTextNormal"/>
            </w:pPr>
          </w:p>
          <w:p w14:paraId="074D7545" w14:textId="77777777" w:rsidR="00562F87" w:rsidRDefault="00A42A00">
            <w:pPr>
              <w:pStyle w:val="TableTextNormal"/>
            </w:pPr>
            <w:r>
              <w:rPr>
                <w:noProof/>
                <w:sz w:val="0"/>
                <w:szCs w:val="0"/>
              </w:rPr>
              <w:drawing>
                <wp:inline distT="0" distB="0" distL="0" distR="0" wp14:anchorId="53836EED" wp14:editId="7443585B">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text : text  Public</w:t>
            </w:r>
          </w:p>
          <w:p w14:paraId="41989A74" w14:textId="77777777" w:rsidR="00562F87" w:rsidRDefault="00A42A00">
            <w:pPr>
              <w:pStyle w:val="TableTextNormal"/>
              <w:ind w:left="540"/>
            </w:pPr>
            <w:r>
              <w:rPr>
                <w:rStyle w:val="TableFieldLabel"/>
              </w:rPr>
              <w:t>Alias:</w:t>
            </w:r>
            <w:r>
              <w:t xml:space="preserve">  INFORM</w:t>
            </w:r>
          </w:p>
          <w:p w14:paraId="166A2B6F"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02110C42" w14:textId="77777777" w:rsidR="00562F87" w:rsidRDefault="00562F87">
            <w:pPr>
              <w:pStyle w:val="TableTextNormal"/>
              <w:tabs>
                <w:tab w:val="left" w:pos="540"/>
              </w:tabs>
            </w:pPr>
          </w:p>
          <w:p w14:paraId="630FE5AA" w14:textId="77777777" w:rsidR="00562F87" w:rsidRDefault="00A42A00">
            <w:pPr>
              <w:pStyle w:val="TableTextNormal"/>
            </w:pPr>
            <w:r>
              <w:t>A non-formatted digital text string.</w:t>
            </w:r>
          </w:p>
          <w:p w14:paraId="73EA929C" w14:textId="77777777" w:rsidR="00562F87" w:rsidRDefault="00A42A00">
            <w:pPr>
              <w:pStyle w:val="TableTextNormal"/>
            </w:pPr>
            <w:r>
              <w:t>Remarks:</w:t>
            </w:r>
          </w:p>
          <w:p w14:paraId="09075214" w14:textId="77777777" w:rsidR="00562F87" w:rsidRDefault="00A42A00">
            <w:pPr>
              <w:pStyle w:val="TableTextNormal"/>
            </w:pPr>
            <w:r>
              <w:t>The attribute</w:t>
            </w:r>
            <w:r>
              <w:rPr>
                <w:b/>
                <w:color w:val="000000"/>
              </w:rPr>
              <w:t xml:space="preserve"> </w:t>
            </w:r>
            <w:r>
              <w:t>should be used, for example, to hold the information that is shown on paper charts by short cautionary and explanatory notes. Therefore text populated in text must not exceed 300 characters.</w:t>
            </w:r>
          </w:p>
          <w:p w14:paraId="78E46FDA" w14:textId="77777777" w:rsidR="00562F87" w:rsidRDefault="00A42A00">
            <w:pPr>
              <w:pStyle w:val="TableTextNormal"/>
            </w:pPr>
            <w:r>
              <w:t xml:space="preserve">Text may be in English or in a national language defined by the attribute </w:t>
            </w:r>
            <w:r>
              <w:rPr>
                <w:b/>
                <w:color w:val="000000"/>
              </w:rPr>
              <w:t>language</w:t>
            </w:r>
            <w:r>
              <w:t>.</w:t>
            </w:r>
          </w:p>
          <w:p w14:paraId="6EA3ECF0" w14:textId="77777777" w:rsidR="00562F87" w:rsidRDefault="00A42A00">
            <w:pPr>
              <w:pStyle w:val="TableTextNormal"/>
            </w:pPr>
            <w:r>
              <w:t xml:space="preserve">No formatting of text is possible within the sub-attribute </w:t>
            </w:r>
            <w:r>
              <w:rPr>
                <w:b/>
                <w:color w:val="000000"/>
              </w:rPr>
              <w:t>text</w:t>
            </w:r>
            <w:r>
              <w:t xml:space="preserve">. If formatted text, or text strings exceeding 300 characters, is required, then the attribute </w:t>
            </w:r>
            <w:r>
              <w:rPr>
                <w:b/>
                <w:color w:val="000000"/>
              </w:rPr>
              <w:t xml:space="preserve">file reference </w:t>
            </w:r>
            <w:r>
              <w:t>must be used.</w:t>
            </w:r>
          </w:p>
          <w:p w14:paraId="21C59F03" w14:textId="77777777" w:rsidR="00562F87" w:rsidRDefault="00A42A00">
            <w:pPr>
              <w:pStyle w:val="TableTextNormal"/>
              <w:tabs>
                <w:tab w:val="left" w:pos="1440"/>
              </w:tabs>
              <w:jc w:val="right"/>
            </w:pPr>
            <w:r>
              <w:rPr>
                <w:rStyle w:val="TableFieldLabel"/>
              </w:rPr>
              <w:t>[ Stereotype is «S100_Simple». Is static True. Containment is Not Specified. ]</w:t>
            </w:r>
          </w:p>
          <w:p w14:paraId="3571F841" w14:textId="77777777" w:rsidR="00562F87" w:rsidRDefault="00562F87">
            <w:pPr>
              <w:pStyle w:val="TableTextNormal"/>
              <w:tabs>
                <w:tab w:val="left" w:pos="720"/>
              </w:tabs>
            </w:pPr>
          </w:p>
        </w:tc>
      </w:tr>
      <w:tr w:rsidR="00562F87" w14:paraId="66C9A1E0"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BCD0F4A" w14:textId="77777777" w:rsidR="00562F87" w:rsidRDefault="00562F87">
            <w:pPr>
              <w:pStyle w:val="TableTextNormal"/>
            </w:pPr>
          </w:p>
          <w:p w14:paraId="34D07B40" w14:textId="77777777" w:rsidR="00562F87" w:rsidRDefault="00A42A00">
            <w:pPr>
              <w:pStyle w:val="TableTextNormal"/>
            </w:pPr>
            <w:r>
              <w:rPr>
                <w:noProof/>
                <w:sz w:val="0"/>
                <w:szCs w:val="0"/>
              </w:rPr>
              <w:drawing>
                <wp:inline distT="0" distB="0" distL="0" distR="0" wp14:anchorId="56A1883A" wp14:editId="0DF40BF0">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w:t>
            </w:r>
            <w:proofErr w:type="spellStart"/>
            <w:r>
              <w:t>textType</w:t>
            </w:r>
            <w:proofErr w:type="spellEnd"/>
            <w:r>
              <w:t xml:space="preserve"> : </w:t>
            </w:r>
            <w:proofErr w:type="spellStart"/>
            <w:r>
              <w:t>textType</w:t>
            </w:r>
            <w:proofErr w:type="spellEnd"/>
            <w:r>
              <w:t xml:space="preserve">  Public</w:t>
            </w:r>
          </w:p>
          <w:p w14:paraId="3D151959" w14:textId="77777777" w:rsidR="00562F87" w:rsidRDefault="00A42A00">
            <w:pPr>
              <w:pStyle w:val="TableTextNormal"/>
              <w:ind w:left="540"/>
            </w:pPr>
            <w:r>
              <w:rPr>
                <w:rStyle w:val="TableFieldLabel"/>
              </w:rPr>
              <w:t>Multiplicity:</w:t>
            </w:r>
            <w:r>
              <w:t xml:space="preserve"> (  [0..1], </w:t>
            </w:r>
            <w:r>
              <w:rPr>
                <w:rStyle w:val="TableFieldLabel"/>
              </w:rPr>
              <w:t>Allow duplicates:</w:t>
            </w:r>
            <w:r>
              <w:t xml:space="preserve"> 0, </w:t>
            </w:r>
            <w:r>
              <w:rPr>
                <w:rStyle w:val="TableFieldLabel"/>
              </w:rPr>
              <w:t>Is ordered:</w:t>
            </w:r>
            <w:r>
              <w:t xml:space="preserve"> False )</w:t>
            </w:r>
          </w:p>
          <w:p w14:paraId="6D7A2FAA" w14:textId="77777777" w:rsidR="00562F87" w:rsidRDefault="00A42A00">
            <w:pPr>
              <w:pStyle w:val="TableTextNormal"/>
              <w:tabs>
                <w:tab w:val="left" w:pos="1440"/>
              </w:tabs>
              <w:jc w:val="right"/>
            </w:pPr>
            <w:r>
              <w:rPr>
                <w:rStyle w:val="TableFieldLabel"/>
              </w:rPr>
              <w:t>[ Stereotype is «S100_Simple». Is static True. Containment is Not Specified. ]</w:t>
            </w:r>
          </w:p>
          <w:p w14:paraId="03837FC7" w14:textId="77777777" w:rsidR="00562F87" w:rsidRDefault="00562F87">
            <w:pPr>
              <w:pStyle w:val="TableTextNormal"/>
              <w:tabs>
                <w:tab w:val="left" w:pos="720"/>
              </w:tabs>
            </w:pPr>
          </w:p>
        </w:tc>
      </w:tr>
      <w:tr w:rsidR="00562F87" w14:paraId="7D888545"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6053EB22" w14:textId="77777777" w:rsidR="00562F87" w:rsidRDefault="00562F87">
            <w:pPr>
              <w:pStyle w:val="TableTextNormal"/>
            </w:pPr>
          </w:p>
          <w:p w14:paraId="0E70729D" w14:textId="77777777" w:rsidR="00562F87" w:rsidRDefault="00A42A00">
            <w:pPr>
              <w:pStyle w:val="TableTextNormal"/>
            </w:pPr>
            <w:r>
              <w:rPr>
                <w:noProof/>
                <w:sz w:val="0"/>
                <w:szCs w:val="0"/>
              </w:rPr>
              <w:drawing>
                <wp:inline distT="0" distB="0" distL="0" distR="0" wp14:anchorId="667ABB1F" wp14:editId="0D69724D">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geometry : </w:t>
            </w:r>
            <w:proofErr w:type="spellStart"/>
            <w:r>
              <w:t>GM_Point</w:t>
            </w:r>
            <w:proofErr w:type="spellEnd"/>
            <w:r>
              <w:t xml:space="preserve">  Public</w:t>
            </w:r>
          </w:p>
          <w:p w14:paraId="0AE99CCC" w14:textId="77777777" w:rsidR="00562F87" w:rsidRDefault="00A42A00">
            <w:pPr>
              <w:pStyle w:val="TableTextNormal"/>
              <w:ind w:left="540"/>
            </w:pPr>
            <w:r>
              <w:rPr>
                <w:rStyle w:val="TableFieldLabel"/>
              </w:rPr>
              <w:t>Multiplicity:</w:t>
            </w:r>
            <w:r>
              <w:t xml:space="preserve"> (  [1..*], </w:t>
            </w:r>
            <w:r>
              <w:rPr>
                <w:rStyle w:val="TableFieldLabel"/>
              </w:rPr>
              <w:t>Allow duplicates:</w:t>
            </w:r>
            <w:r>
              <w:t xml:space="preserve"> 0, </w:t>
            </w:r>
            <w:r>
              <w:rPr>
                <w:rStyle w:val="TableFieldLabel"/>
              </w:rPr>
              <w:t>Is ordered:</w:t>
            </w:r>
            <w:r>
              <w:t xml:space="preserve"> False )</w:t>
            </w:r>
          </w:p>
          <w:p w14:paraId="3F30F495" w14:textId="77777777" w:rsidR="00562F87" w:rsidRDefault="00A42A00">
            <w:pPr>
              <w:pStyle w:val="TableTextNormal"/>
              <w:tabs>
                <w:tab w:val="left" w:pos="1440"/>
              </w:tabs>
              <w:jc w:val="right"/>
            </w:pPr>
            <w:r>
              <w:rPr>
                <w:rStyle w:val="TableFieldLabel"/>
              </w:rPr>
              <w:t>[ Stereotype is «S100_Spatial». Is static True. Containment is Not Specified. ]</w:t>
            </w:r>
          </w:p>
          <w:p w14:paraId="5423D3FD" w14:textId="77777777" w:rsidR="00562F87" w:rsidRDefault="00562F87">
            <w:pPr>
              <w:pStyle w:val="TableTextNormal"/>
              <w:tabs>
                <w:tab w:val="left" w:pos="720"/>
              </w:tabs>
            </w:pPr>
          </w:p>
        </w:tc>
      </w:tr>
    </w:tbl>
    <w:p w14:paraId="796DABA3" w14:textId="77777777" w:rsidR="00562F87" w:rsidRDefault="00562F87">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562F87" w14:paraId="69043934" w14:textId="77777777">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14:paraId="7F5E8AEA" w14:textId="77777777" w:rsidR="00562F87" w:rsidRDefault="00A42A00">
            <w:pPr>
              <w:pStyle w:val="TableHeadingLight"/>
            </w:pPr>
            <w:r>
              <w:t>ASSOCIATIONS</w:t>
            </w:r>
          </w:p>
        </w:tc>
      </w:tr>
      <w:tr w:rsidR="00562F87" w14:paraId="38C837C8" w14:textId="77777777">
        <w:tc>
          <w:tcPr>
            <w:tcW w:w="9720" w:type="dxa"/>
            <w:gridSpan w:val="2"/>
            <w:tcBorders>
              <w:top w:val="single" w:sz="4" w:space="0" w:color="9F9F9F"/>
              <w:left w:val="single" w:sz="4" w:space="0" w:color="9F9F9F"/>
              <w:bottom w:val="nil"/>
              <w:right w:val="single" w:sz="4" w:space="0" w:color="9F9F9F"/>
            </w:tcBorders>
            <w:tcMar>
              <w:top w:w="0" w:type="dxa"/>
              <w:left w:w="3" w:type="dxa"/>
              <w:bottom w:w="0" w:type="dxa"/>
              <w:right w:w="10" w:type="dxa"/>
            </w:tcMar>
          </w:tcPr>
          <w:p w14:paraId="62136604" w14:textId="77777777" w:rsidR="00562F87" w:rsidRDefault="00562F87">
            <w:pPr>
              <w:pStyle w:val="TableTextNormal"/>
            </w:pPr>
          </w:p>
          <w:p w14:paraId="1D3D9766" w14:textId="77777777" w:rsidR="00562F87" w:rsidRDefault="00A42A00">
            <w:pPr>
              <w:pStyle w:val="TableTextNormal"/>
            </w:pPr>
            <w:r>
              <w:rPr>
                <w:noProof/>
                <w:sz w:val="0"/>
                <w:szCs w:val="0"/>
              </w:rPr>
              <w:drawing>
                <wp:inline distT="0" distB="0" distL="0" distR="0" wp14:anchorId="2152A5E1" wp14:editId="7AB25B29">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pic:cNvPicPr/>
                        </pic:nvPicPr>
                        <pic:blipFill>
                          <a:blip r:embed="rId44"/>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Association (</w:t>
            </w:r>
            <w:r>
              <w:rPr>
                <w:rStyle w:val="TableFieldLabel"/>
              </w:rPr>
              <w:t>direction:</w:t>
            </w:r>
            <w:r>
              <w:t xml:space="preserve"> Unspecified)  </w:t>
            </w:r>
            <w:proofErr w:type="spellStart"/>
            <w:r>
              <w:t>TextAssociation</w:t>
            </w:r>
            <w:proofErr w:type="spellEnd"/>
          </w:p>
          <w:p w14:paraId="5EE5E5C4" w14:textId="77777777" w:rsidR="00562F87" w:rsidRDefault="00562F87">
            <w:pPr>
              <w:pStyle w:val="TableTextNormal"/>
            </w:pPr>
          </w:p>
          <w:p w14:paraId="34AC7582" w14:textId="77777777" w:rsidR="00562F87" w:rsidRDefault="00A42A00">
            <w:pPr>
              <w:pStyle w:val="TableTextNormal"/>
            </w:pPr>
            <w:r>
              <w:t>A feature association for the binding between a geo feature and the cartographically positioned location for text.</w:t>
            </w:r>
          </w:p>
          <w:p w14:paraId="5724C5E1" w14:textId="77777777" w:rsidR="00562F87" w:rsidRDefault="00562F87">
            <w:pPr>
              <w:pStyle w:val="TableTextNormal"/>
            </w:pPr>
          </w:p>
        </w:tc>
      </w:tr>
      <w:tr w:rsidR="00562F87" w14:paraId="38A73387" w14:textId="77777777">
        <w:tc>
          <w:tcPr>
            <w:tcW w:w="5400" w:type="dxa"/>
            <w:tcBorders>
              <w:top w:val="nil"/>
              <w:left w:val="single" w:sz="4" w:space="0" w:color="9F9F9F"/>
              <w:bottom w:val="single" w:sz="4" w:space="0" w:color="9F9F9F"/>
              <w:right w:val="nil"/>
            </w:tcBorders>
            <w:tcMar>
              <w:top w:w="0" w:type="dxa"/>
              <w:left w:w="3" w:type="dxa"/>
              <w:bottom w:w="0" w:type="dxa"/>
              <w:right w:w="10" w:type="dxa"/>
            </w:tcMar>
          </w:tcPr>
          <w:p w14:paraId="7410D4D6" w14:textId="77777777" w:rsidR="00562F87" w:rsidRDefault="00A42A00">
            <w:pPr>
              <w:pStyle w:val="TableTextNormal"/>
            </w:pPr>
            <w:r>
              <w:t xml:space="preserve">Source: Public identifies (Class) </w:t>
            </w:r>
            <w:proofErr w:type="spellStart"/>
            <w:r>
              <w:t>FeatureType</w:t>
            </w:r>
            <w:proofErr w:type="spellEnd"/>
            <w:r>
              <w:t xml:space="preserve"> «</w:t>
            </w:r>
            <w:proofErr w:type="spellStart"/>
            <w:r>
              <w:t>FeatureType</w:t>
            </w:r>
            <w:proofErr w:type="spellEnd"/>
            <w:r>
              <w:t>»</w:t>
            </w:r>
          </w:p>
          <w:p w14:paraId="44C20622" w14:textId="77777777" w:rsidR="00562F87" w:rsidRDefault="00A42A00">
            <w:pPr>
              <w:pStyle w:val="TableTextNormal"/>
              <w:tabs>
                <w:tab w:val="left" w:pos="1800"/>
              </w:tabs>
              <w:ind w:left="540"/>
            </w:pPr>
            <w:r>
              <w:rPr>
                <w:rStyle w:val="TableFieldLabel"/>
              </w:rPr>
              <w:t xml:space="preserve">Cardinality:  </w:t>
            </w:r>
            <w:r>
              <w:t>[1]</w:t>
            </w:r>
          </w:p>
          <w:p w14:paraId="627231DF" w14:textId="77777777" w:rsidR="00562F87" w:rsidRDefault="00562F87">
            <w:pPr>
              <w:pStyle w:val="TableTextNormal"/>
              <w:tabs>
                <w:tab w:val="left" w:pos="1800"/>
              </w:tabs>
            </w:pPr>
          </w:p>
          <w:p w14:paraId="51F02AF3" w14:textId="77777777" w:rsidR="00562F87" w:rsidRDefault="00A42A00">
            <w:pPr>
              <w:pStyle w:val="TableTextNormal"/>
              <w:tabs>
                <w:tab w:val="left" w:pos="1800"/>
              </w:tabs>
            </w:pPr>
            <w:r>
              <w:t>A pointer to a specific feature(s).</w:t>
            </w:r>
          </w:p>
          <w:p w14:paraId="05AC9E8C" w14:textId="77777777" w:rsidR="00562F87" w:rsidRDefault="00562F87">
            <w:pPr>
              <w:pStyle w:val="TableTextNormal"/>
            </w:pPr>
          </w:p>
        </w:tc>
        <w:tc>
          <w:tcPr>
            <w:tcW w:w="4320" w:type="dxa"/>
            <w:tcBorders>
              <w:top w:val="nil"/>
              <w:left w:val="nil"/>
              <w:bottom w:val="single" w:sz="4" w:space="0" w:color="9F9F9F"/>
              <w:right w:val="single" w:sz="4" w:space="0" w:color="9F9F9F"/>
            </w:tcBorders>
            <w:tcMar>
              <w:top w:w="0" w:type="dxa"/>
              <w:left w:w="3" w:type="dxa"/>
              <w:bottom w:w="0" w:type="dxa"/>
              <w:right w:w="10" w:type="dxa"/>
            </w:tcMar>
          </w:tcPr>
          <w:p w14:paraId="4A4B1469" w14:textId="77777777" w:rsidR="00562F87" w:rsidRDefault="00A42A00">
            <w:pPr>
              <w:pStyle w:val="TableTextNormal"/>
            </w:pPr>
            <w:r>
              <w:t xml:space="preserve">Target: Public positions (Class) </w:t>
            </w:r>
            <w:proofErr w:type="spellStart"/>
            <w:r>
              <w:t>TextPlacement</w:t>
            </w:r>
            <w:proofErr w:type="spellEnd"/>
            <w:r>
              <w:t xml:space="preserve"> «</w:t>
            </w:r>
            <w:proofErr w:type="spellStart"/>
            <w:r>
              <w:t>FeatureType</w:t>
            </w:r>
            <w:proofErr w:type="spellEnd"/>
            <w:r>
              <w:t>»</w:t>
            </w:r>
          </w:p>
          <w:p w14:paraId="3D5AD8C9" w14:textId="77777777" w:rsidR="00562F87" w:rsidRDefault="00A42A00">
            <w:pPr>
              <w:pStyle w:val="TableTextNormal"/>
              <w:tabs>
                <w:tab w:val="left" w:pos="1440"/>
              </w:tabs>
              <w:ind w:left="540"/>
            </w:pPr>
            <w:r>
              <w:rPr>
                <w:rStyle w:val="TableFieldLabel"/>
              </w:rPr>
              <w:t xml:space="preserve">Cardinality:  </w:t>
            </w:r>
            <w:r>
              <w:t>[0..1]</w:t>
            </w:r>
          </w:p>
          <w:p w14:paraId="613B6C49" w14:textId="77777777" w:rsidR="00562F87" w:rsidRDefault="00562F87">
            <w:pPr>
              <w:pStyle w:val="TableTextNormal"/>
              <w:tabs>
                <w:tab w:val="left" w:pos="1440"/>
              </w:tabs>
            </w:pPr>
          </w:p>
          <w:p w14:paraId="3FB6217C" w14:textId="77777777" w:rsidR="00562F87" w:rsidRDefault="00A42A00">
            <w:pPr>
              <w:pStyle w:val="TableTextNormal"/>
              <w:tabs>
                <w:tab w:val="left" w:pos="1440"/>
              </w:tabs>
            </w:pPr>
            <w:r>
              <w:t>A pointer to a specific cartographically positioned location for text.</w:t>
            </w:r>
          </w:p>
          <w:p w14:paraId="492F5A47" w14:textId="77777777" w:rsidR="00562F87" w:rsidRDefault="00562F87">
            <w:pPr>
              <w:pStyle w:val="TableTextNormal"/>
            </w:pPr>
          </w:p>
        </w:tc>
      </w:tr>
    </w:tbl>
    <w:p w14:paraId="0170A4CD" w14:textId="77777777" w:rsidR="00562F87" w:rsidRDefault="00562F87">
      <w:pPr>
        <w:pStyle w:val="Notes"/>
      </w:pPr>
    </w:p>
    <w:p w14:paraId="596F0F62" w14:textId="77777777" w:rsidR="00562F87" w:rsidRDefault="00A42A00">
      <w:pPr>
        <w:pStyle w:val="Notes"/>
      </w:pPr>
      <w:r>
        <w:t xml:space="preserve">  </w:t>
      </w:r>
      <w:bookmarkEnd w:id="442"/>
    </w:p>
    <w:p w14:paraId="14AE0450" w14:textId="77777777" w:rsidR="00562F87" w:rsidRDefault="00562F87">
      <w:pPr>
        <w:pStyle w:val="Notes"/>
      </w:pPr>
    </w:p>
    <w:p w14:paraId="72E82A9B" w14:textId="77777777" w:rsidR="00562F87" w:rsidRDefault="00A42A00">
      <w:pPr>
        <w:pStyle w:val="Heading3"/>
      </w:pPr>
      <w:bookmarkStart w:id="444" w:name="BKM_ECD92949_C31C_40BF_9E29_DE0D07BBCEF7"/>
      <w:bookmarkStart w:id="445" w:name="_Toc25000256"/>
      <w:proofErr w:type="spellStart"/>
      <w:r>
        <w:t>textType</w:t>
      </w:r>
      <w:bookmarkEnd w:id="445"/>
      <w:proofErr w:type="spellEnd"/>
    </w:p>
    <w:p w14:paraId="4FB76954" w14:textId="77777777" w:rsidR="00562F87" w:rsidRDefault="00A42A00">
      <w:pPr>
        <w:pStyle w:val="Notes"/>
      </w:pPr>
      <w:r>
        <w:rPr>
          <w:rStyle w:val="Italics"/>
        </w:rPr>
        <w:t>Enumeration in package 'S-127 Cartographic Features'</w:t>
      </w:r>
    </w:p>
    <w:p w14:paraId="4A50A072" w14:textId="77777777" w:rsidR="00562F87" w:rsidRDefault="00562F87">
      <w:pPr>
        <w:pStyle w:val="Notes"/>
        <w:tabs>
          <w:tab w:val="left" w:pos="720"/>
        </w:tabs>
      </w:pPr>
    </w:p>
    <w:p w14:paraId="12280298" w14:textId="77777777" w:rsidR="00562F87" w:rsidRDefault="00A42A00">
      <w:pPr>
        <w:pStyle w:val="Notes"/>
      </w:pPr>
      <w:r>
        <w:t>The attribute from which a text string is derived.</w:t>
      </w:r>
    </w:p>
    <w:p w14:paraId="23F83825" w14:textId="77777777" w:rsidR="00562F87" w:rsidRDefault="00A42A00">
      <w:pPr>
        <w:pStyle w:val="Notes"/>
      </w:pPr>
      <w:r>
        <w:t>(S-122) Remark: S-122 does not include light features and therefore listed value '2: light characteristic' is omitted from the S-122 application schema.</w:t>
      </w:r>
    </w:p>
    <w:p w14:paraId="048E9C64" w14:textId="77777777" w:rsidR="00562F87" w:rsidRDefault="00562F87">
      <w:pPr>
        <w:pStyle w:val="Notes"/>
      </w:pPr>
    </w:p>
    <w:p w14:paraId="6E125D9A" w14:textId="77777777" w:rsidR="00562F87" w:rsidRDefault="00A42A00">
      <w:pPr>
        <w:pStyle w:val="Properties"/>
      </w:pPr>
      <w:proofErr w:type="spellStart"/>
      <w:r>
        <w:t>textType</w:t>
      </w:r>
      <w:proofErr w:type="spellEnd"/>
      <w:r>
        <w:t xml:space="preserve"> </w:t>
      </w:r>
    </w:p>
    <w:p w14:paraId="519DBC67" w14:textId="77777777" w:rsidR="00562F87" w:rsidRDefault="00A42A00">
      <w:pPr>
        <w:pStyle w:val="Properties"/>
      </w:pPr>
      <w:r>
        <w:t>Version 1.0  Phase 1.0  Proposed</w:t>
      </w:r>
    </w:p>
    <w:p w14:paraId="2B51A525" w14:textId="77777777" w:rsidR="00562F87" w:rsidRDefault="00A42A00">
      <w:pPr>
        <w:pStyle w:val="Properties"/>
      </w:pPr>
      <w:proofErr w:type="spellStart"/>
      <w:r>
        <w:t>raphaelm</w:t>
      </w:r>
      <w:proofErr w:type="spellEnd"/>
      <w:r>
        <w:t xml:space="preserve"> created on 01-Jan-2018.  Last modified 20-Aug-2018</w:t>
      </w:r>
    </w:p>
    <w:p w14:paraId="76393B3A" w14:textId="77777777" w:rsidR="00562F87" w:rsidRDefault="00562F87">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62F87" w14:paraId="43F920F3" w14:textId="77777777">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14:paraId="0CA22885" w14:textId="77777777" w:rsidR="00562F87" w:rsidRDefault="00A42A00">
            <w:pPr>
              <w:pStyle w:val="TableHeadingLight"/>
            </w:pPr>
            <w:r>
              <w:t>ATTRIBUTES</w:t>
            </w:r>
          </w:p>
        </w:tc>
      </w:tr>
      <w:tr w:rsidR="00562F87" w14:paraId="272AEB48" w14:textId="77777777">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14:paraId="4771F1AE" w14:textId="77777777" w:rsidR="00562F87" w:rsidRDefault="00562F87">
            <w:pPr>
              <w:pStyle w:val="TableTextNormal"/>
            </w:pPr>
          </w:p>
          <w:p w14:paraId="79516D29" w14:textId="77777777" w:rsidR="00562F87" w:rsidRDefault="00A42A00">
            <w:pPr>
              <w:pStyle w:val="TableTextNormal"/>
            </w:pPr>
            <w:r>
              <w:rPr>
                <w:noProof/>
                <w:sz w:val="0"/>
                <w:szCs w:val="0"/>
              </w:rPr>
              <w:drawing>
                <wp:inline distT="0" distB="0" distL="0" distR="0" wp14:anchorId="27603D77" wp14:editId="3222C497">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pic:cNvPicPr/>
                        </pic:nvPicPr>
                        <pic:blipFill>
                          <a:blip r:embed="rId43"/>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feature name :   Public  = 1</w:t>
            </w:r>
          </w:p>
          <w:p w14:paraId="43D5ACA3" w14:textId="77777777" w:rsidR="00562F87" w:rsidRDefault="00562F87">
            <w:pPr>
              <w:pStyle w:val="TableTextNormal"/>
              <w:tabs>
                <w:tab w:val="left" w:pos="540"/>
              </w:tabs>
            </w:pPr>
          </w:p>
          <w:p w14:paraId="774CD509" w14:textId="77777777" w:rsidR="00562F87" w:rsidRDefault="00A42A00">
            <w:pPr>
              <w:pStyle w:val="TableTextNormal"/>
            </w:pPr>
            <w:r>
              <w:t>The type of attribute that will be passed via the text string</w:t>
            </w:r>
          </w:p>
          <w:p w14:paraId="5995A2B8" w14:textId="77777777" w:rsidR="00562F87" w:rsidRDefault="00A42A00">
            <w:pPr>
              <w:pStyle w:val="TableTextNormal"/>
              <w:tabs>
                <w:tab w:val="left" w:pos="1440"/>
              </w:tabs>
              <w:jc w:val="right"/>
            </w:pPr>
            <w:r>
              <w:rPr>
                <w:rStyle w:val="TableFieldLabel"/>
              </w:rPr>
              <w:t>[ Stereotype is «</w:t>
            </w:r>
            <w:proofErr w:type="spellStart"/>
            <w:r>
              <w:rPr>
                <w:rStyle w:val="TableFieldLabel"/>
              </w:rPr>
              <w:t>enum</w:t>
            </w:r>
            <w:proofErr w:type="spellEnd"/>
            <w:r>
              <w:rPr>
                <w:rStyle w:val="TableFieldLabel"/>
              </w:rPr>
              <w:t>». Is static True. Containment is Not Specified. ]</w:t>
            </w:r>
          </w:p>
          <w:p w14:paraId="5C904EC6" w14:textId="77777777" w:rsidR="00562F87" w:rsidRDefault="00562F87">
            <w:pPr>
              <w:pStyle w:val="TableTextNormal"/>
              <w:tabs>
                <w:tab w:val="left" w:pos="720"/>
              </w:tabs>
            </w:pPr>
          </w:p>
        </w:tc>
      </w:tr>
    </w:tbl>
    <w:p w14:paraId="3490EB78" w14:textId="77777777" w:rsidR="00562F87" w:rsidRDefault="00562F87">
      <w:pPr>
        <w:pStyle w:val="Notes"/>
      </w:pPr>
    </w:p>
    <w:p w14:paraId="36A62AEB" w14:textId="77777777" w:rsidR="00562F87" w:rsidRDefault="00A42A00">
      <w:pPr>
        <w:pStyle w:val="Notes"/>
      </w:pPr>
      <w:r>
        <w:t xml:space="preserve">  </w:t>
      </w:r>
      <w:r>
        <w:rPr>
          <w:color w:val="5F5F5F"/>
        </w:rPr>
        <w:t xml:space="preserve">    </w:t>
      </w:r>
      <w:bookmarkEnd w:id="7"/>
      <w:bookmarkEnd w:id="8"/>
      <w:bookmarkEnd w:id="435"/>
      <w:bookmarkEnd w:id="436"/>
      <w:bookmarkEnd w:id="444"/>
    </w:p>
    <w:p w14:paraId="1FC9486C" w14:textId="77777777" w:rsidR="00562F87" w:rsidRDefault="00562F87">
      <w:pPr>
        <w:pStyle w:val="Notes"/>
      </w:pPr>
    </w:p>
    <w:p w14:paraId="07EC22EA" w14:textId="77777777" w:rsidR="00562F87" w:rsidRDefault="00562F87">
      <w:pPr>
        <w:rPr>
          <w:sz w:val="20"/>
          <w:szCs w:val="20"/>
        </w:rPr>
      </w:pPr>
    </w:p>
    <w:p w14:paraId="09043005" w14:textId="77777777" w:rsidR="00562F87" w:rsidRDefault="00562F87"/>
    <w:sectPr w:rsidR="00562F87" w:rsidSect="00187A62">
      <w:headerReference w:type="default" r:id="rId51"/>
      <w:footerReference w:type="default" r:id="rId52"/>
      <w:pgSz w:w="11902" w:h="16835"/>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0FC08" w14:textId="77777777" w:rsidR="00221594" w:rsidRDefault="00221594">
      <w:r>
        <w:separator/>
      </w:r>
    </w:p>
  </w:endnote>
  <w:endnote w:type="continuationSeparator" w:id="0">
    <w:p w14:paraId="403B0540" w14:textId="77777777" w:rsidR="00221594" w:rsidRDefault="0022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800" w:type="dxa"/>
      <w:tblCellSpacing w:w="15" w:type="dxa"/>
      <w:tblInd w:w="30" w:type="dxa"/>
      <w:tblBorders>
        <w:top w:val="nil"/>
        <w:left w:val="nil"/>
        <w:bottom w:val="nil"/>
        <w:right w:val="nil"/>
      </w:tblBorders>
      <w:tblCellMar>
        <w:top w:w="30" w:type="dxa"/>
        <w:left w:w="30" w:type="dxa"/>
        <w:bottom w:w="30" w:type="dxa"/>
        <w:right w:w="30" w:type="dxa"/>
      </w:tblCellMar>
      <w:tblLook w:val="0000" w:firstRow="0" w:lastRow="0" w:firstColumn="0" w:lastColumn="0" w:noHBand="0" w:noVBand="0"/>
    </w:tblPr>
    <w:tblGrid>
      <w:gridCol w:w="9706"/>
      <w:gridCol w:w="1094"/>
    </w:tblGrid>
    <w:tr w:rsidR="00E265A4" w14:paraId="6176F401" w14:textId="77777777" w:rsidTr="008B4A3B">
      <w:trPr>
        <w:tblCellSpacing w:w="15" w:type="dxa"/>
      </w:trPr>
      <w:tc>
        <w:tcPr>
          <w:tcW w:w="10755" w:type="dxa"/>
          <w:gridSpan w:val="2"/>
          <w:tcBorders>
            <w:top w:val="nil"/>
            <w:left w:val="nil"/>
            <w:bottom w:val="nil"/>
            <w:right w:val="nil"/>
          </w:tcBorders>
          <w:tcMar>
            <w:top w:w="0" w:type="dxa"/>
            <w:left w:w="0" w:type="dxa"/>
            <w:bottom w:w="0" w:type="dxa"/>
            <w:right w:w="0" w:type="dxa"/>
          </w:tcMar>
          <w:vAlign w:val="center"/>
        </w:tcPr>
        <w:p w14:paraId="3E767518" w14:textId="77777777" w:rsidR="00E265A4" w:rsidRDefault="00221594">
          <w:bookmarkStart w:id="2" w:name="_Hlk531305518"/>
          <w:bookmarkStart w:id="3" w:name="_Hlk531305519"/>
          <w:bookmarkStart w:id="4" w:name="_Hlk531305520"/>
          <w:bookmarkStart w:id="5" w:name="_Hlk531305521"/>
          <w:r>
            <w:rPr>
              <w:noProof/>
            </w:rPr>
            <w:pict w14:anchorId="70D81E8F">
              <v:line id="_x0000_s2050" style="position:absolute;z-index:251660288;mso-position-horizontal-relative:margin;mso-position-vertical-relative:text" from="0,6pt" to="540pt,6pt">
                <w10:wrap anchorx="margin"/>
              </v:line>
            </w:pict>
          </w:r>
        </w:p>
      </w:tc>
    </w:tr>
    <w:tr w:rsidR="00E265A4" w14:paraId="326E969C" w14:textId="77777777">
      <w:trPr>
        <w:tblCellSpacing w:w="15" w:type="dxa"/>
      </w:trPr>
      <w:tc>
        <w:tcPr>
          <w:tcW w:w="9675" w:type="dxa"/>
          <w:tcBorders>
            <w:top w:val="nil"/>
            <w:left w:val="nil"/>
            <w:bottom w:val="nil"/>
            <w:right w:val="nil"/>
          </w:tcBorders>
          <w:tcMar>
            <w:top w:w="0" w:type="dxa"/>
            <w:left w:w="0" w:type="dxa"/>
            <w:bottom w:w="0" w:type="dxa"/>
            <w:right w:w="0" w:type="dxa"/>
          </w:tcMar>
          <w:vAlign w:val="center"/>
        </w:tcPr>
        <w:p w14:paraId="2B7BC5D9" w14:textId="77777777" w:rsidR="00E265A4" w:rsidRDefault="00E265A4">
          <w:r>
            <w:rPr>
              <w:szCs w:val="20"/>
            </w:rPr>
            <w:t xml:space="preserve">Print date: 30-November-2018 </w:t>
          </w:r>
        </w:p>
      </w:tc>
      <w:tc>
        <w:tcPr>
          <w:tcW w:w="1035" w:type="dxa"/>
          <w:tcBorders>
            <w:top w:val="nil"/>
            <w:left w:val="nil"/>
            <w:bottom w:val="nil"/>
            <w:right w:val="nil"/>
          </w:tcBorders>
          <w:tcMar>
            <w:top w:w="0" w:type="dxa"/>
            <w:left w:w="0" w:type="dxa"/>
            <w:bottom w:w="0" w:type="dxa"/>
            <w:right w:w="0" w:type="dxa"/>
          </w:tcMar>
          <w:vAlign w:val="center"/>
        </w:tcPr>
        <w:p w14:paraId="4661D67F" w14:textId="77777777" w:rsidR="00E265A4" w:rsidRDefault="00E265A4">
          <w:pPr>
            <w:jc w:val="right"/>
          </w:pPr>
          <w:r>
            <w:rPr>
              <w:b/>
              <w:bCs/>
              <w:szCs w:val="20"/>
            </w:rPr>
            <w:pgNum/>
          </w:r>
        </w:p>
      </w:tc>
      <w:bookmarkEnd w:id="2"/>
      <w:bookmarkEnd w:id="3"/>
      <w:bookmarkEnd w:id="4"/>
      <w:bookmarkEnd w:id="5"/>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005D4" w14:textId="77777777" w:rsidR="00E265A4" w:rsidRDefault="00E265A4">
    <w:pPr>
      <w:pStyle w:val="Footer"/>
    </w:pPr>
  </w:p>
  <w:p w14:paraId="361C8223" w14:textId="77777777" w:rsidR="00E265A4" w:rsidRDefault="00E265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C1379" w14:textId="77777777" w:rsidR="00BB3A54" w:rsidRDefault="00BB3A54">
    <w:pPr>
      <w:pStyle w:val="Footer"/>
      <w:pBdr>
        <w:top w:val="single" w:sz="0" w:space="1" w:color="auto"/>
      </w:pBdr>
      <w:spacing w:before="20"/>
    </w:pPr>
    <w:r>
      <w:t xml:space="preserve">Page </w:t>
    </w:r>
    <w:r>
      <w:fldChar w:fldCharType="begin"/>
    </w:r>
    <w:r>
      <w:instrText xml:space="preserve">PAGE </w:instrText>
    </w:r>
    <w:r>
      <w:fldChar w:fldCharType="separate"/>
    </w:r>
    <w:r>
      <w:t>151</w:t>
    </w:r>
    <w:r>
      <w:fldChar w:fldCharType="end"/>
    </w:r>
    <w:r>
      <w:t xml:space="preserve"> of </w:t>
    </w:r>
    <w:r>
      <w:fldChar w:fldCharType="begin"/>
    </w:r>
    <w:r>
      <w:instrText xml:space="preserve">NUMPAGES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2D9E0" w14:textId="77777777" w:rsidR="00221594" w:rsidRDefault="00221594">
      <w:r>
        <w:separator/>
      </w:r>
    </w:p>
  </w:footnote>
  <w:footnote w:type="continuationSeparator" w:id="0">
    <w:p w14:paraId="44760C59" w14:textId="77777777" w:rsidR="00221594" w:rsidRDefault="002215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C5249" w14:textId="77777777" w:rsidR="00E265A4" w:rsidRDefault="00E265A4"/>
  <w:tbl>
    <w:tblPr>
      <w:tblW w:w="10800" w:type="dxa"/>
      <w:tblCellSpacing w:w="15" w:type="dxa"/>
      <w:tblInd w:w="30" w:type="dxa"/>
      <w:tblBorders>
        <w:top w:val="nil"/>
        <w:left w:val="nil"/>
        <w:bottom w:val="nil"/>
        <w:right w:val="nil"/>
      </w:tblBorders>
      <w:tblCellMar>
        <w:top w:w="30" w:type="dxa"/>
        <w:left w:w="30" w:type="dxa"/>
        <w:bottom w:w="30" w:type="dxa"/>
        <w:right w:w="30" w:type="dxa"/>
      </w:tblCellMar>
      <w:tblLook w:val="0000" w:firstRow="0" w:lastRow="0" w:firstColumn="0" w:lastColumn="0" w:noHBand="0" w:noVBand="0"/>
    </w:tblPr>
    <w:tblGrid>
      <w:gridCol w:w="8627"/>
      <w:gridCol w:w="2173"/>
    </w:tblGrid>
    <w:tr w:rsidR="00E265A4" w14:paraId="4C8FB9D5" w14:textId="77777777">
      <w:trPr>
        <w:tblCellSpacing w:w="15" w:type="dxa"/>
      </w:trPr>
      <w:tc>
        <w:tcPr>
          <w:tcW w:w="8595" w:type="dxa"/>
          <w:tcBorders>
            <w:top w:val="nil"/>
            <w:left w:val="nil"/>
            <w:bottom w:val="nil"/>
            <w:right w:val="nil"/>
          </w:tcBorders>
          <w:tcMar>
            <w:top w:w="0" w:type="dxa"/>
            <w:left w:w="0" w:type="dxa"/>
            <w:bottom w:w="0" w:type="dxa"/>
            <w:right w:w="0" w:type="dxa"/>
          </w:tcMar>
          <w:vAlign w:val="center"/>
        </w:tcPr>
        <w:p w14:paraId="2ABD7F4E" w14:textId="77777777" w:rsidR="00E265A4" w:rsidRDefault="00E265A4">
          <w:r>
            <w:rPr>
              <w:b/>
              <w:bCs/>
              <w:szCs w:val="20"/>
            </w:rPr>
            <w:t xml:space="preserve">Filename: </w:t>
          </w:r>
          <w:r>
            <w:rPr>
              <w:szCs w:val="20"/>
            </w:rPr>
            <w:t>S127FC.xml</w:t>
          </w:r>
        </w:p>
      </w:tc>
      <w:tc>
        <w:tcPr>
          <w:tcW w:w="2115" w:type="dxa"/>
          <w:tcBorders>
            <w:top w:val="nil"/>
            <w:left w:val="nil"/>
            <w:bottom w:val="nil"/>
            <w:right w:val="nil"/>
          </w:tcBorders>
          <w:tcMar>
            <w:top w:w="0" w:type="dxa"/>
            <w:left w:w="0" w:type="dxa"/>
            <w:bottom w:w="0" w:type="dxa"/>
            <w:right w:w="0" w:type="dxa"/>
          </w:tcMar>
          <w:vAlign w:val="center"/>
        </w:tcPr>
        <w:p w14:paraId="42C9A36F" w14:textId="77777777" w:rsidR="00E265A4" w:rsidRDefault="00E265A4">
          <w:pPr>
            <w:jc w:val="right"/>
          </w:pPr>
          <w:r>
            <w:rPr>
              <w:szCs w:val="20"/>
            </w:rPr>
            <w:t>Reviewing print</w:t>
          </w:r>
        </w:p>
      </w:tc>
    </w:tr>
    <w:tr w:rsidR="00E265A4" w14:paraId="5EBF0B1E" w14:textId="77777777" w:rsidTr="008B4A3B">
      <w:trPr>
        <w:tblCellSpacing w:w="15" w:type="dxa"/>
      </w:trPr>
      <w:tc>
        <w:tcPr>
          <w:tcW w:w="10755" w:type="dxa"/>
          <w:gridSpan w:val="2"/>
          <w:tcBorders>
            <w:top w:val="nil"/>
            <w:left w:val="nil"/>
            <w:bottom w:val="nil"/>
            <w:right w:val="nil"/>
          </w:tcBorders>
          <w:tcMar>
            <w:top w:w="0" w:type="dxa"/>
            <w:left w:w="0" w:type="dxa"/>
            <w:bottom w:w="0" w:type="dxa"/>
            <w:right w:w="0" w:type="dxa"/>
          </w:tcMar>
          <w:vAlign w:val="center"/>
        </w:tcPr>
        <w:p w14:paraId="40D8F86C" w14:textId="77777777" w:rsidR="00E265A4" w:rsidRDefault="00221594">
          <w:r>
            <w:rPr>
              <w:noProof/>
            </w:rPr>
            <w:pict w14:anchorId="24912F81">
              <v:line id="_x0000_s2049" style="position:absolute;z-index:251658240;mso-position-horizontal-relative:margin;mso-position-vertical-relative:text" from="0,6pt" to="540pt,6pt">
                <w10:wrap anchorx="margin"/>
              </v:line>
            </w:pic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59D4" w14:textId="77777777" w:rsidR="00E265A4" w:rsidRDefault="00E265A4">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1DC04" w14:textId="3C5ACCC7" w:rsidR="00BB3A54" w:rsidRDefault="00BB3A54">
    <w:pPr>
      <w:pStyle w:val="Header"/>
      <w:pBdr>
        <w:bottom w:val="single" w:sz="0" w:space="1" w:color="auto"/>
      </w:pBdr>
      <w:tabs>
        <w:tab w:val="right" w:pos="9720"/>
      </w:tabs>
      <w:spacing w:after="20"/>
    </w:pPr>
    <w:r>
      <w:t>Data Modeling Report</w:t>
    </w:r>
    <w:r>
      <w:tab/>
    </w:r>
    <w:r>
      <w:fldChar w:fldCharType="begin"/>
    </w:r>
    <w:r>
      <w:instrText>TIME \@ "d MMMM, yyyy"</w:instrText>
    </w:r>
    <w:r>
      <w:fldChar w:fldCharType="separate"/>
    </w:r>
    <w:r w:rsidR="00177458">
      <w:rPr>
        <w:noProof/>
      </w:rPr>
      <w:t>18 November,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ED6CD3AE"/>
    <w:name w:val="Heading"/>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1" w15:restartNumberingAfterBreak="0">
    <w:nsid w:val="00000002"/>
    <w:multiLevelType w:val="singleLevel"/>
    <w:tmpl w:val="6C1A822A"/>
    <w:name w:val="Diagram"/>
    <w:lvl w:ilvl="0">
      <w:start w:val="1"/>
      <w:numFmt w:val="decimal"/>
      <w:pStyle w:val="DiagramLabel"/>
      <w:suff w:val="space"/>
      <w:lvlText w:val="Figure %1: "/>
      <w:lvlJc w:val="left"/>
    </w:lvl>
  </w:abstractNum>
  <w:abstractNum w:abstractNumId="2" w15:restartNumberingAfterBreak="0">
    <w:nsid w:val="088F868A"/>
    <w:multiLevelType w:val="multilevel"/>
    <w:tmpl w:val="4CD6192E"/>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3" w15:restartNumberingAfterBreak="0">
    <w:nsid w:val="088F889C"/>
    <w:multiLevelType w:val="multilevel"/>
    <w:tmpl w:val="1BE46A60"/>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4" w15:restartNumberingAfterBreak="0">
    <w:nsid w:val="088FAD6A"/>
    <w:multiLevelType w:val="multilevel"/>
    <w:tmpl w:val="5EAC875C"/>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5" w15:restartNumberingAfterBreak="0">
    <w:nsid w:val="088FB67F"/>
    <w:multiLevelType w:val="multilevel"/>
    <w:tmpl w:val="5D10B2F8"/>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6" w15:restartNumberingAfterBreak="0">
    <w:nsid w:val="0890691B"/>
    <w:multiLevelType w:val="multilevel"/>
    <w:tmpl w:val="4128FE4A"/>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7" w15:restartNumberingAfterBreak="0">
    <w:nsid w:val="08907107"/>
    <w:multiLevelType w:val="multilevel"/>
    <w:tmpl w:val="2AF8DE00"/>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8" w15:restartNumberingAfterBreak="0">
    <w:nsid w:val="0890DE3A"/>
    <w:multiLevelType w:val="multilevel"/>
    <w:tmpl w:val="3C5E615E"/>
    <w:name w:val="HTML-List1"/>
    <w:lvl w:ilvl="0">
      <w:start w:val="1"/>
      <w:numFmt w:val="bullet"/>
      <w:lvlText w:val="·"/>
      <w:lvlJc w:val="left"/>
      <w:rPr>
        <w:rFonts w:ascii="Symbol" w:eastAsia="Symbol" w:hAnsi="Symbol" w:cs="Symbol"/>
        <w:color w:val="000000"/>
        <w:sz w:val="20"/>
        <w:szCs w:val="20"/>
      </w:rPr>
    </w:lvl>
    <w:lvl w:ilvl="1">
      <w:start w:val="1"/>
      <w:numFmt w:val="bullet"/>
      <w:lvlText w:val="·"/>
      <w:lvlJc w:val="left"/>
      <w:rPr>
        <w:rFonts w:ascii="Symbol" w:eastAsia="Symbol" w:hAnsi="Symbol" w:cs="Symbol"/>
        <w:color w:val="000000"/>
        <w:sz w:val="20"/>
        <w:szCs w:val="20"/>
      </w:rPr>
    </w:lvl>
    <w:lvl w:ilvl="2">
      <w:start w:val="1"/>
      <w:numFmt w:val="bullet"/>
      <w:lvlText w:val="·"/>
      <w:lvlJc w:val="left"/>
      <w:rPr>
        <w:rFonts w:ascii="Symbol" w:eastAsia="Symbol" w:hAnsi="Symbol" w:cs="Symbol"/>
        <w:color w:val="000000"/>
        <w:sz w:val="20"/>
        <w:szCs w:val="20"/>
      </w:rPr>
    </w:lvl>
    <w:lvl w:ilvl="3">
      <w:start w:val="1"/>
      <w:numFmt w:val="bullet"/>
      <w:lvlText w:val="·"/>
      <w:lvlJc w:val="left"/>
      <w:rPr>
        <w:rFonts w:ascii="Symbol" w:eastAsia="Symbol" w:hAnsi="Symbol" w:cs="Symbol"/>
        <w:color w:val="000000"/>
        <w:sz w:val="20"/>
        <w:szCs w:val="20"/>
      </w:rPr>
    </w:lvl>
    <w:lvl w:ilvl="4">
      <w:start w:val="1"/>
      <w:numFmt w:val="bullet"/>
      <w:lvlText w:val="·"/>
      <w:lvlJc w:val="left"/>
      <w:rPr>
        <w:rFonts w:ascii="Symbol" w:eastAsia="Symbol" w:hAnsi="Symbol" w:cs="Symbol"/>
        <w:color w:val="000000"/>
        <w:sz w:val="20"/>
        <w:szCs w:val="20"/>
      </w:rPr>
    </w:lvl>
    <w:lvl w:ilvl="5">
      <w:start w:val="1"/>
      <w:numFmt w:val="bullet"/>
      <w:lvlText w:val="·"/>
      <w:lvlJc w:val="left"/>
      <w:rPr>
        <w:rFonts w:ascii="Symbol" w:eastAsia="Symbol" w:hAnsi="Symbol" w:cs="Symbol"/>
        <w:color w:val="000000"/>
        <w:sz w:val="20"/>
        <w:szCs w:val="20"/>
      </w:rPr>
    </w:lvl>
    <w:lvl w:ilvl="6">
      <w:start w:val="1"/>
      <w:numFmt w:val="bullet"/>
      <w:lvlText w:val="·"/>
      <w:lvlJc w:val="left"/>
      <w:rPr>
        <w:rFonts w:ascii="Symbol" w:eastAsia="Symbol" w:hAnsi="Symbol" w:cs="Symbol"/>
        <w:color w:val="000000"/>
        <w:sz w:val="20"/>
        <w:szCs w:val="20"/>
      </w:rPr>
    </w:lvl>
    <w:lvl w:ilvl="7">
      <w:start w:val="1"/>
      <w:numFmt w:val="decimal"/>
      <w:lvlText w:val="%1.%2.%3.%4.%5.%6.%7.%8"/>
      <w:lvlJc w:val="left"/>
    </w:lvl>
    <w:lvl w:ilvl="8">
      <w:start w:val="1"/>
      <w:numFmt w:val="decimal"/>
      <w:lvlText w:val="%1.%2.%3.%4.%5.%6.%7.%8.%9"/>
      <w:lvlJc w:val="left"/>
    </w:lvl>
  </w:abstractNum>
  <w:abstractNum w:abstractNumId="9" w15:restartNumberingAfterBreak="0">
    <w:nsid w:val="0ABCDEF1"/>
    <w:multiLevelType w:val="singleLevel"/>
    <w:tmpl w:val="CCB4989C"/>
    <w:name w:val="TerOld1"/>
    <w:lvl w:ilvl="0">
      <w:numFmt w:val="decimal"/>
      <w:lvlText w:val="%1"/>
      <w:lvlJc w:val="left"/>
    </w:lvl>
  </w:abstractNum>
  <w:abstractNum w:abstractNumId="10" w15:restartNumberingAfterBreak="0">
    <w:nsid w:val="0ABCDEF2"/>
    <w:multiLevelType w:val="singleLevel"/>
    <w:tmpl w:val="090A0E18"/>
    <w:name w:val="TerOld2"/>
    <w:lvl w:ilvl="0">
      <w:numFmt w:val="decimal"/>
      <w:lvlText w:val="%1"/>
      <w:lvlJc w:val="left"/>
    </w:lvl>
  </w:abstractNum>
  <w:abstractNum w:abstractNumId="11" w15:restartNumberingAfterBreak="0">
    <w:nsid w:val="0ABCDEF3"/>
    <w:multiLevelType w:val="singleLevel"/>
    <w:tmpl w:val="114274DC"/>
    <w:name w:val="TerOld3"/>
    <w:lvl w:ilvl="0">
      <w:numFmt w:val="decimal"/>
      <w:lvlText w:val="%1"/>
      <w:lvlJc w:val="left"/>
    </w:lvl>
  </w:abstractNum>
  <w:abstractNum w:abstractNumId="12" w15:restartNumberingAfterBreak="0">
    <w:nsid w:val="0ABCDEF4"/>
    <w:multiLevelType w:val="singleLevel"/>
    <w:tmpl w:val="8B4C51A0"/>
    <w:name w:val="TerOld4"/>
    <w:lvl w:ilvl="0">
      <w:numFmt w:val="decimal"/>
      <w:lvlText w:val="%1"/>
      <w:lvlJc w:val="left"/>
    </w:lvl>
  </w:abstractNum>
  <w:abstractNum w:abstractNumId="13" w15:restartNumberingAfterBreak="0">
    <w:nsid w:val="0ABCDEF5"/>
    <w:multiLevelType w:val="singleLevel"/>
    <w:tmpl w:val="BEA8DB0A"/>
    <w:name w:val="TerOld5"/>
    <w:lvl w:ilvl="0">
      <w:numFmt w:val="decimal"/>
      <w:lvlText w:val="%1"/>
      <w:lvlJc w:val="left"/>
    </w:lvl>
  </w:abstractNum>
  <w:abstractNum w:abstractNumId="14" w15:restartNumberingAfterBreak="0">
    <w:nsid w:val="0ABCDEF6"/>
    <w:multiLevelType w:val="singleLevel"/>
    <w:tmpl w:val="C2A82B42"/>
    <w:name w:val="TerOld6"/>
    <w:lvl w:ilvl="0">
      <w:numFmt w:val="decimal"/>
      <w:lvlText w:val="%1"/>
      <w:lvlJc w:val="left"/>
    </w:lvl>
  </w:abstractNum>
  <w:abstractNum w:abstractNumId="15" w15:restartNumberingAfterBreak="0">
    <w:nsid w:val="0ABCDEF7"/>
    <w:multiLevelType w:val="singleLevel"/>
    <w:tmpl w:val="105E51A6"/>
    <w:name w:val="TerOld7"/>
    <w:lvl w:ilvl="0">
      <w:numFmt w:val="decimal"/>
      <w:lvlText w:val="%1"/>
      <w:lvlJc w:val="left"/>
    </w:lvl>
  </w:abstractNum>
  <w:abstractNum w:abstractNumId="16" w15:restartNumberingAfterBreak="0">
    <w:nsid w:val="0ABCDEF8"/>
    <w:multiLevelType w:val="singleLevel"/>
    <w:tmpl w:val="A9106788"/>
    <w:name w:val="TerOld8"/>
    <w:lvl w:ilvl="0">
      <w:numFmt w:val="decimal"/>
      <w:lvlText w:val="%1"/>
      <w:lvlJc w:val="left"/>
    </w:lvl>
  </w:abstractNum>
  <w:abstractNum w:abstractNumId="17" w15:restartNumberingAfterBreak="0">
    <w:nsid w:val="0ABCDEF9"/>
    <w:multiLevelType w:val="singleLevel"/>
    <w:tmpl w:val="6C86C292"/>
    <w:name w:val="TerOld9"/>
    <w:lvl w:ilvl="0">
      <w:numFmt w:val="decimal"/>
      <w:lvlText w:val="%1"/>
      <w:lvlJc w:val="left"/>
    </w:lvl>
  </w:abstractNum>
  <w:num w:numId="1">
    <w:abstractNumId w:val="0"/>
    <w:lvlOverride w:ilvl="0">
      <w:startOverride w:val="1"/>
      <w:lvl w:ilvl="0">
        <w:start w:val="1"/>
        <w:numFmt w:val="decimal"/>
        <w:pStyle w:val="Heading1"/>
        <w:lvlText w:val="%1"/>
        <w:lvlJc w:val="left"/>
        <w:rPr>
          <w:rFonts w:ascii="Calibri" w:eastAsia="Calibri" w:hAnsi="Calibri" w:cs="Calibri"/>
          <w:b/>
          <w:color w:val="365F91"/>
          <w:sz w:val="44"/>
          <w:szCs w:val="44"/>
        </w:rPr>
      </w:lvl>
    </w:lvlOverride>
    <w:lvlOverride w:ilvl="1">
      <w:startOverride w:val="1"/>
      <w:lvl w:ilvl="1">
        <w:start w:val="1"/>
        <w:numFmt w:val="decimal"/>
        <w:pStyle w:val="Heading2"/>
        <w:lvlText w:val="%1.%2"/>
        <w:lvlJc w:val="left"/>
        <w:rPr>
          <w:rFonts w:ascii="Calibri" w:eastAsia="Calibri" w:hAnsi="Calibri" w:cs="Calibri"/>
          <w:b/>
          <w:color w:val="4F81BC"/>
          <w:sz w:val="36"/>
          <w:szCs w:val="36"/>
        </w:rPr>
      </w:lvl>
    </w:lvlOverride>
    <w:lvlOverride w:ilvl="2">
      <w:startOverride w:val="1"/>
      <w:lvl w:ilvl="2">
        <w:start w:val="1"/>
        <w:numFmt w:val="decimal"/>
        <w:pStyle w:val="Heading3"/>
        <w:lvlText w:val="%1.%2.%3"/>
        <w:lvlJc w:val="left"/>
        <w:rPr>
          <w:rFonts w:ascii="Calibri" w:eastAsia="Calibri" w:hAnsi="Calibri" w:cs="Calibri"/>
          <w:b/>
          <w:color w:val="4F81BC"/>
          <w:sz w:val="32"/>
          <w:szCs w:val="32"/>
        </w:rPr>
      </w:lvl>
    </w:lvlOverride>
    <w:lvlOverride w:ilvl="3">
      <w:startOverride w:val="1"/>
      <w:lvl w:ilvl="3">
        <w:start w:val="1"/>
        <w:numFmt w:val="decimal"/>
        <w:pStyle w:val="Heading4"/>
        <w:lvlText w:val="%1.%2.%3.%4"/>
        <w:lvlJc w:val="left"/>
        <w:rPr>
          <w:rFonts w:ascii="Calibri" w:eastAsia="Calibri" w:hAnsi="Calibri" w:cs="Calibri"/>
          <w:b/>
          <w:color w:val="4F81BC"/>
          <w:sz w:val="28"/>
          <w:szCs w:val="28"/>
        </w:rPr>
      </w:lvl>
    </w:lvlOverride>
    <w:lvlOverride w:ilvl="4">
      <w:startOverride w:val="1"/>
      <w:lvl w:ilvl="4">
        <w:start w:val="1"/>
        <w:numFmt w:val="decimal"/>
        <w:pStyle w:val="Heading5"/>
        <w:lvlText w:val="%1.%2.%3.%4.%5"/>
        <w:lvlJc w:val="left"/>
        <w:rPr>
          <w:rFonts w:ascii="Calibri" w:eastAsia="Calibri" w:hAnsi="Calibri" w:cs="Calibri"/>
          <w:b/>
          <w:color w:val="233E5F"/>
          <w:sz w:val="24"/>
          <w:szCs w:val="24"/>
        </w:rPr>
      </w:lvl>
    </w:lvlOverride>
    <w:lvlOverride w:ilvl="5">
      <w:startOverride w:val="1"/>
      <w:lvl w:ilvl="5">
        <w:start w:val="1"/>
        <w:numFmt w:val="decimal"/>
        <w:pStyle w:val="Heading6"/>
        <w:lvlText w:val="%1.%2.%3.%4.%5.%6"/>
        <w:lvlJc w:val="left"/>
        <w:rPr>
          <w:rFonts w:ascii="Calibri" w:eastAsia="Calibri" w:hAnsi="Calibri" w:cs="Calibri"/>
          <w:b/>
          <w:color w:val="233E5F"/>
          <w:sz w:val="24"/>
          <w:szCs w:val="24"/>
        </w:rPr>
      </w:lvl>
    </w:lvlOverride>
    <w:lvlOverride w:ilvl="6">
      <w:startOverride w:val="1"/>
      <w:lvl w:ilvl="6">
        <w:start w:val="1"/>
        <w:numFmt w:val="decimal"/>
        <w:pStyle w:val="Heading7"/>
        <w:lvlText w:val="%1.%2.%3.%4.%5.%6.%7"/>
        <w:lvlJc w:val="left"/>
        <w:rPr>
          <w:rFonts w:ascii="Calibri" w:eastAsia="Calibri" w:hAnsi="Calibri" w:cs="Calibri"/>
          <w:b/>
          <w:color w:val="3F3F3F"/>
          <w:sz w:val="24"/>
          <w:szCs w:val="24"/>
        </w:rPr>
      </w:lvl>
    </w:lvlOverride>
    <w:lvlOverride w:ilvl="7">
      <w:startOverride w:val="1"/>
      <w:lvl w:ilvl="7">
        <w:start w:val="1"/>
        <w:numFmt w:val="decimal"/>
        <w:pStyle w:val="Heading8"/>
        <w:lvlText w:val="%1.%2.%3.%4.%5.%6.%7.%8"/>
        <w:lvlJc w:val="left"/>
        <w:rPr>
          <w:rFonts w:ascii="Calibri" w:eastAsia="Calibri" w:hAnsi="Calibri" w:cs="Calibri"/>
          <w:b/>
          <w:color w:val="3F3F3F"/>
          <w:sz w:val="24"/>
          <w:szCs w:val="24"/>
        </w:rPr>
      </w:lvl>
    </w:lvlOverride>
    <w:lvlOverride w:ilvl="8">
      <w:startOverride w:val="1"/>
      <w:lvl w:ilvl="8">
        <w:start w:val="1"/>
        <w:numFmt w:val="decimal"/>
        <w:pStyle w:val="Heading9"/>
        <w:lvlText w:val="%1.%2.%3.%4.%5.%6.%7.%8.%9"/>
        <w:lvlJc w:val="left"/>
        <w:rPr>
          <w:rFonts w:ascii="Calibri" w:eastAsia="Calibri" w:hAnsi="Calibri" w:cs="Calibri"/>
          <w:b/>
          <w:color w:val="3F3F3F"/>
          <w:sz w:val="24"/>
          <w:szCs w:val="24"/>
        </w:rPr>
      </w:lvl>
    </w:lvlOverride>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562F87"/>
    <w:rsid w:val="00124D08"/>
    <w:rsid w:val="00177458"/>
    <w:rsid w:val="00187A62"/>
    <w:rsid w:val="00193D39"/>
    <w:rsid w:val="00221594"/>
    <w:rsid w:val="00562F87"/>
    <w:rsid w:val="00635FBC"/>
    <w:rsid w:val="00715758"/>
    <w:rsid w:val="00745EBC"/>
    <w:rsid w:val="008268AB"/>
    <w:rsid w:val="0086721A"/>
    <w:rsid w:val="00894052"/>
    <w:rsid w:val="009E5D9F"/>
    <w:rsid w:val="00A42A00"/>
    <w:rsid w:val="00AE7A19"/>
    <w:rsid w:val="00B86FC3"/>
    <w:rsid w:val="00BB3A54"/>
    <w:rsid w:val="00C358D4"/>
    <w:rsid w:val="00C71E27"/>
    <w:rsid w:val="00DD2FB0"/>
    <w:rsid w:val="00E26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A6E088F"/>
  <w15:docId w15:val="{02BC4D7B-E6D2-4D39-8B88-F7B2865B0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numPr>
        <w:numId w:val="1"/>
      </w:numPr>
      <w:spacing w:after="80"/>
      <w:outlineLvl w:val="0"/>
    </w:pPr>
    <w:rPr>
      <w:rFonts w:ascii="Calibri" w:eastAsia="Calibri" w:hAnsi="Calibri" w:cs="Calibri"/>
      <w:b/>
      <w:color w:val="365F91"/>
      <w:sz w:val="44"/>
      <w:szCs w:val="44"/>
    </w:rPr>
  </w:style>
  <w:style w:type="paragraph" w:styleId="Heading2">
    <w:name w:val="heading 2"/>
    <w:basedOn w:val="Normal"/>
    <w:next w:val="Normal"/>
    <w:uiPriority w:val="9"/>
    <w:unhideWhenUsed/>
    <w:qFormat/>
    <w:pPr>
      <w:numPr>
        <w:ilvl w:val="1"/>
        <w:numId w:val="1"/>
      </w:numPr>
      <w:spacing w:after="80"/>
      <w:outlineLvl w:val="1"/>
    </w:pPr>
    <w:rPr>
      <w:rFonts w:ascii="Calibri" w:eastAsia="Calibri" w:hAnsi="Calibri" w:cs="Calibri"/>
      <w:b/>
      <w:color w:val="4F81BC"/>
      <w:sz w:val="36"/>
      <w:szCs w:val="36"/>
    </w:rPr>
  </w:style>
  <w:style w:type="paragraph" w:styleId="Heading3">
    <w:name w:val="heading 3"/>
    <w:basedOn w:val="Normal"/>
    <w:next w:val="Normal"/>
    <w:uiPriority w:val="9"/>
    <w:unhideWhenUsed/>
    <w:qFormat/>
    <w:pPr>
      <w:numPr>
        <w:ilvl w:val="2"/>
        <w:numId w:val="1"/>
      </w:numPr>
      <w:spacing w:after="80"/>
      <w:outlineLvl w:val="2"/>
    </w:pPr>
    <w:rPr>
      <w:rFonts w:ascii="Calibri" w:eastAsia="Calibri" w:hAnsi="Calibri" w:cs="Calibri"/>
      <w:b/>
      <w:color w:val="4F81BC"/>
      <w:sz w:val="32"/>
      <w:szCs w:val="32"/>
    </w:rPr>
  </w:style>
  <w:style w:type="paragraph" w:styleId="Heading4">
    <w:name w:val="heading 4"/>
    <w:basedOn w:val="Normal"/>
    <w:next w:val="Normal"/>
    <w:uiPriority w:val="9"/>
    <w:semiHidden/>
    <w:unhideWhenUsed/>
    <w:qFormat/>
    <w:pPr>
      <w:numPr>
        <w:ilvl w:val="3"/>
        <w:numId w:val="1"/>
      </w:numPr>
      <w:spacing w:after="80"/>
      <w:outlineLvl w:val="3"/>
    </w:pPr>
    <w:rPr>
      <w:rFonts w:ascii="Calibri" w:eastAsia="Calibri" w:hAnsi="Calibri" w:cs="Calibri"/>
      <w:b/>
      <w:color w:val="4F81BC"/>
      <w:sz w:val="28"/>
      <w:szCs w:val="28"/>
    </w:rPr>
  </w:style>
  <w:style w:type="paragraph" w:styleId="Heading5">
    <w:name w:val="heading 5"/>
    <w:basedOn w:val="Normal"/>
    <w:next w:val="Normal"/>
    <w:uiPriority w:val="9"/>
    <w:semiHidden/>
    <w:unhideWhenUsed/>
    <w:qFormat/>
    <w:pPr>
      <w:numPr>
        <w:ilvl w:val="4"/>
        <w:numId w:val="1"/>
      </w:numPr>
      <w:spacing w:after="80"/>
      <w:outlineLvl w:val="4"/>
    </w:pPr>
    <w:rPr>
      <w:rFonts w:ascii="Calibri" w:eastAsia="Calibri" w:hAnsi="Calibri" w:cs="Calibri"/>
      <w:b/>
      <w:color w:val="233E5F"/>
    </w:rPr>
  </w:style>
  <w:style w:type="paragraph" w:styleId="Heading6">
    <w:name w:val="heading 6"/>
    <w:basedOn w:val="Normal"/>
    <w:next w:val="Normal"/>
    <w:uiPriority w:val="9"/>
    <w:semiHidden/>
    <w:unhideWhenUsed/>
    <w:qFormat/>
    <w:pPr>
      <w:numPr>
        <w:ilvl w:val="5"/>
        <w:numId w:val="1"/>
      </w:numPr>
      <w:spacing w:after="80"/>
      <w:outlineLvl w:val="5"/>
    </w:pPr>
    <w:rPr>
      <w:rFonts w:ascii="Calibri" w:eastAsia="Calibri" w:hAnsi="Calibri" w:cs="Calibri"/>
      <w:b/>
      <w:color w:val="233E5F"/>
    </w:rPr>
  </w:style>
  <w:style w:type="paragraph" w:styleId="Heading7">
    <w:name w:val="heading 7"/>
    <w:basedOn w:val="Normal"/>
    <w:next w:val="Normal"/>
    <w:pPr>
      <w:numPr>
        <w:ilvl w:val="6"/>
        <w:numId w:val="1"/>
      </w:numPr>
      <w:spacing w:after="80"/>
      <w:outlineLvl w:val="6"/>
    </w:pPr>
    <w:rPr>
      <w:rFonts w:ascii="Calibri" w:eastAsia="Calibri" w:hAnsi="Calibri" w:cs="Calibri"/>
      <w:b/>
      <w:color w:val="3F3F3F"/>
    </w:rPr>
  </w:style>
  <w:style w:type="paragraph" w:styleId="Heading8">
    <w:name w:val="heading 8"/>
    <w:basedOn w:val="Normal"/>
    <w:next w:val="Normal"/>
    <w:pPr>
      <w:numPr>
        <w:ilvl w:val="7"/>
        <w:numId w:val="1"/>
      </w:numPr>
      <w:spacing w:after="80"/>
      <w:outlineLvl w:val="7"/>
    </w:pPr>
    <w:rPr>
      <w:rFonts w:ascii="Calibri" w:eastAsia="Calibri" w:hAnsi="Calibri" w:cs="Calibri"/>
      <w:b/>
      <w:color w:val="3F3F3F"/>
    </w:rPr>
  </w:style>
  <w:style w:type="paragraph" w:styleId="Heading9">
    <w:name w:val="heading 9"/>
    <w:basedOn w:val="Normal"/>
    <w:next w:val="Normal"/>
    <w:pPr>
      <w:numPr>
        <w:ilvl w:val="8"/>
        <w:numId w:val="1"/>
      </w:numPr>
      <w:spacing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4">
    <w:name w:val="toc 4"/>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5">
    <w:name w:val="toc 5"/>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6">
    <w:name w:val="toc 6"/>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7">
    <w:name w:val="toc 7"/>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8">
    <w:name w:val="toc 8"/>
    <w:basedOn w:val="Normal"/>
    <w:next w:val="Normal"/>
    <w:uiPriority w:val="39"/>
    <w:pPr>
      <w:spacing w:before="40" w:after="20"/>
      <w:ind w:right="720"/>
    </w:pPr>
    <w:rPr>
      <w:rFonts w:ascii="Times New Roman" w:eastAsia="Times New Roman" w:hAnsi="Times New Roman" w:cs="Times New Roman"/>
      <w:sz w:val="20"/>
      <w:szCs w:val="20"/>
    </w:rPr>
  </w:style>
  <w:style w:type="paragraph" w:styleId="TOC9">
    <w:name w:val="toc 9"/>
    <w:basedOn w:val="Normal"/>
    <w:next w:val="Normal"/>
    <w:uiPriority w:val="39"/>
    <w:pPr>
      <w:spacing w:before="40" w:after="20"/>
      <w:ind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pPr>
      <w:jc w:val="right"/>
    </w:pPr>
    <w:rPr>
      <w:rFonts w:ascii="Times New Roman" w:eastAsia="Times New Roman" w:hAnsi="Times New Roman" w:cs="Times New Roman"/>
      <w:color w:val="5F5F5F"/>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2"/>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80" w:after="40"/>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i/>
      <w:color w:val="3F3F3F"/>
      <w:sz w:val="20"/>
      <w:szCs w:val="20"/>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paragraph" w:styleId="PlainText">
    <w:name w:val="Plain Text"/>
    <w:basedOn w:val="Normal"/>
    <w:rPr>
      <w:color w:val="000000"/>
      <w:sz w:val="20"/>
      <w:szCs w:val="20"/>
    </w:rPr>
  </w:style>
  <w:style w:type="paragraph" w:styleId="BalloonText">
    <w:name w:val="Balloon Text"/>
    <w:basedOn w:val="Normal"/>
    <w:link w:val="BalloonTextChar"/>
    <w:uiPriority w:val="99"/>
    <w:semiHidden/>
    <w:unhideWhenUsed/>
    <w:rsid w:val="008672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721A"/>
    <w:rPr>
      <w:rFonts w:ascii="Segoe UI" w:hAnsi="Segoe UI" w:cs="Segoe UI"/>
      <w:sz w:val="18"/>
      <w:szCs w:val="18"/>
    </w:rPr>
  </w:style>
  <w:style w:type="paragraph" w:styleId="Revision">
    <w:name w:val="Revision"/>
    <w:hidden/>
    <w:uiPriority w:val="99"/>
    <w:semiHidden/>
    <w:rsid w:val="00193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emf"/><Relationship Id="rId33" Type="http://schemas.openxmlformats.org/officeDocument/2006/relationships/image" Target="media/image21.jpg"/><Relationship Id="rId38" Type="http://schemas.openxmlformats.org/officeDocument/2006/relationships/image" Target="media/image26.emf"/><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wipo.int/treaties/en/ip/berne/trtdocs_wo001.html"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D3C81-905C-45E0-9A20-F052AF984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153</Pages>
  <Words>37815</Words>
  <Characters>215549</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Raphael Malyankar</cp:lastModifiedBy>
  <cp:revision>12</cp:revision>
  <dcterms:created xsi:type="dcterms:W3CDTF">2018-11-30T00:52:00Z</dcterms:created>
  <dcterms:modified xsi:type="dcterms:W3CDTF">2019-11-19T03:05:00Z</dcterms:modified>
</cp:coreProperties>
</file>